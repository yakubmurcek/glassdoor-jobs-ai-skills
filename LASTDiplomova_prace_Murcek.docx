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42BE6" w14:textId="77777777" w:rsidR="00D36567" w:rsidRDefault="00D36567" w:rsidP="00822644">
      <w:pPr>
        <w:pStyle w:val="Titulnlistnzvy"/>
      </w:pPr>
      <w:r>
        <w:t>VYSOKÁ ŠKOLA BÁŇSKÁ – TECHNICKÁ UNIVERZITA OSTRAVA</w:t>
      </w:r>
    </w:p>
    <w:p w14:paraId="15C4E169" w14:textId="77777777" w:rsidR="00D36567" w:rsidRDefault="00D36567" w:rsidP="00822644">
      <w:pPr>
        <w:pStyle w:val="Titulnlistnzvy"/>
      </w:pPr>
      <w:r>
        <w:t>EKONOMICKÁ FAKULTA</w:t>
      </w:r>
    </w:p>
    <w:p w14:paraId="3D083E3B" w14:textId="77777777" w:rsidR="00BD5154" w:rsidRDefault="00BD5154" w:rsidP="00822644"/>
    <w:p w14:paraId="0048230C" w14:textId="77777777" w:rsidR="00606423" w:rsidRDefault="00606423" w:rsidP="00822644">
      <w:pPr>
        <w:pStyle w:val="Titulnlistnzvy"/>
      </w:pPr>
      <w:bookmarkStart w:id="0" w:name="_Hlk29904654"/>
      <w:r w:rsidRPr="00840813">
        <w:rPr>
          <w:noProof/>
        </w:rPr>
        <w:drawing>
          <wp:inline distT="0" distB="0" distL="0" distR="0" wp14:anchorId="56FB3557" wp14:editId="7E3A3214">
            <wp:extent cx="2292350" cy="1036320"/>
            <wp:effectExtent l="0" t="0" r="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92350" cy="1036320"/>
                    </a:xfrm>
                    <a:prstGeom prst="rect">
                      <a:avLst/>
                    </a:prstGeom>
                    <a:noFill/>
                    <a:ln>
                      <a:noFill/>
                    </a:ln>
                  </pic:spPr>
                </pic:pic>
              </a:graphicData>
            </a:graphic>
          </wp:inline>
        </w:drawing>
      </w:r>
      <w:bookmarkEnd w:id="0"/>
    </w:p>
    <w:p w14:paraId="6A752D04" w14:textId="77777777" w:rsidR="0099663F" w:rsidRDefault="0099663F" w:rsidP="00822644"/>
    <w:p w14:paraId="2C4CF25C" w14:textId="5F3C4C9D" w:rsidR="00D36567" w:rsidRDefault="00D36567" w:rsidP="00822644">
      <w:pPr>
        <w:pStyle w:val="Titulnlistnzvy"/>
      </w:pPr>
      <w:r>
        <w:t xml:space="preserve">KATEDRA </w:t>
      </w:r>
      <w:r w:rsidR="00BE6F61">
        <w:rPr>
          <w:rStyle w:val="Nzevkatedry"/>
        </w:rPr>
        <w:t>EKONOMIE</w:t>
      </w:r>
    </w:p>
    <w:p w14:paraId="1EFA779C" w14:textId="77777777" w:rsidR="00BD5154" w:rsidRDefault="00BD5154" w:rsidP="00822644"/>
    <w:p w14:paraId="09CB5A64" w14:textId="77777777" w:rsidR="00BD5154" w:rsidRDefault="00BD5154" w:rsidP="00822644"/>
    <w:p w14:paraId="59576314" w14:textId="77777777" w:rsidR="0099663F" w:rsidRDefault="0099663F" w:rsidP="00822644"/>
    <w:p w14:paraId="06544100" w14:textId="77777777" w:rsidR="00BD5154" w:rsidRDefault="00BD5154" w:rsidP="00822644">
      <w:pPr>
        <w:ind w:firstLine="0"/>
      </w:pPr>
    </w:p>
    <w:p w14:paraId="694E598A" w14:textId="5D272252" w:rsidR="00D36567" w:rsidRDefault="00BE6F61" w:rsidP="00822644">
      <w:pPr>
        <w:pStyle w:val="Titulnlistnzvy"/>
        <w:rPr>
          <w:noProof/>
        </w:rPr>
      </w:pPr>
      <w:r w:rsidRPr="0090577B">
        <w:rPr>
          <w:noProof/>
        </w:rPr>
        <w:t>Poptávka po dovednostech v oblasti umělé inteligence v inzerátech IT pozic</w:t>
      </w:r>
    </w:p>
    <w:p w14:paraId="7DCDFA57" w14:textId="68ABBA56" w:rsidR="00D36567" w:rsidRPr="00BE6F61" w:rsidRDefault="00BE6F61" w:rsidP="00822644">
      <w:pPr>
        <w:pStyle w:val="Titulnlistnzvy"/>
        <w:rPr>
          <w:noProof/>
        </w:rPr>
      </w:pPr>
      <w:r w:rsidRPr="0090577B">
        <w:rPr>
          <w:noProof/>
        </w:rPr>
        <w:t>Demand for Artificial Intelligence Skills in IT Job Postings</w:t>
      </w:r>
    </w:p>
    <w:p w14:paraId="6209DB6E" w14:textId="77777777" w:rsidR="00BD5154" w:rsidRDefault="00BD5154" w:rsidP="00822644"/>
    <w:p w14:paraId="2F3406AB" w14:textId="77777777" w:rsidR="00BD5154" w:rsidRDefault="00BD5154" w:rsidP="00822644"/>
    <w:p w14:paraId="79F0A3B0" w14:textId="77777777" w:rsidR="00BD5154" w:rsidRDefault="00BD5154" w:rsidP="00822644"/>
    <w:p w14:paraId="1FC4816A" w14:textId="77777777" w:rsidR="00BD5154" w:rsidRDefault="00BD5154" w:rsidP="00822644"/>
    <w:p w14:paraId="50A57754" w14:textId="77777777" w:rsidR="00BD5154" w:rsidRDefault="00BD5154" w:rsidP="00822644"/>
    <w:p w14:paraId="76DFB7B7" w14:textId="77777777" w:rsidR="00BD5154" w:rsidRDefault="00BD5154" w:rsidP="00822644"/>
    <w:p w14:paraId="7F97DE63" w14:textId="188621C4" w:rsidR="00D36567" w:rsidRDefault="00BD5154" w:rsidP="00822644">
      <w:pPr>
        <w:pStyle w:val="Titulnlistnzvy"/>
        <w:jc w:val="left"/>
      </w:pPr>
      <w:r>
        <w:t>Student:</w:t>
      </w:r>
      <w:r>
        <w:tab/>
      </w:r>
      <w:r w:rsidR="00822644">
        <w:tab/>
      </w:r>
      <w:r w:rsidR="00822644">
        <w:tab/>
      </w:r>
      <w:r w:rsidR="00BE6F61" w:rsidRPr="0090577B">
        <w:rPr>
          <w:noProof/>
        </w:rPr>
        <w:t>Bc. Jakub Murcek</w:t>
      </w:r>
    </w:p>
    <w:p w14:paraId="003B865D" w14:textId="30CF04F7" w:rsidR="00D36567" w:rsidRDefault="00D36567" w:rsidP="00822644">
      <w:pPr>
        <w:pStyle w:val="Titulnlistnzvy"/>
        <w:jc w:val="left"/>
      </w:pPr>
      <w:r>
        <w:t xml:space="preserve">Vedoucí </w:t>
      </w:r>
      <w:r w:rsidR="00375787">
        <w:t>diplomové</w:t>
      </w:r>
      <w:r>
        <w:t xml:space="preserve"> práce:</w:t>
      </w:r>
      <w:r w:rsidR="00BD5154">
        <w:tab/>
      </w:r>
      <w:r w:rsidR="00BE6F61" w:rsidRPr="0090577B">
        <w:rPr>
          <w:noProof/>
        </w:rPr>
        <w:t>doc. Ing. Jiří Balcar, Ph.D., MBA</w:t>
      </w:r>
    </w:p>
    <w:p w14:paraId="069E3DC9" w14:textId="77777777" w:rsidR="00BD5154" w:rsidRDefault="00BD5154" w:rsidP="00822644"/>
    <w:p w14:paraId="7FB4EAA2" w14:textId="77777777" w:rsidR="00AE4B97" w:rsidRDefault="00AE4B97" w:rsidP="00822644"/>
    <w:p w14:paraId="5A9A5447" w14:textId="77777777" w:rsidR="00BD5154" w:rsidRDefault="00BD5154" w:rsidP="00822644"/>
    <w:p w14:paraId="6DA0126A" w14:textId="45BF8223" w:rsidR="00F95B35" w:rsidRDefault="00D36567" w:rsidP="00822644">
      <w:pPr>
        <w:pStyle w:val="Titulnlistnzvy"/>
      </w:pPr>
      <w:r>
        <w:t xml:space="preserve">Ostrava </w:t>
      </w:r>
      <w:r w:rsidR="00BE6F61">
        <w:rPr>
          <w:rStyle w:val="Nzevkatedry"/>
        </w:rPr>
        <w:t>2026</w:t>
      </w:r>
    </w:p>
    <w:p w14:paraId="30EF588E" w14:textId="77777777" w:rsidR="00AE4B97" w:rsidRDefault="00AE4B97" w:rsidP="00822644">
      <w:pPr>
        <w:sectPr w:rsidR="00AE4B97" w:rsidSect="00D36567">
          <w:pgSz w:w="11906" w:h="16838"/>
          <w:pgMar w:top="1418" w:right="1418" w:bottom="1418" w:left="1418" w:header="709" w:footer="709" w:gutter="567"/>
          <w:cols w:space="708"/>
          <w:docGrid w:linePitch="360"/>
        </w:sectPr>
      </w:pPr>
    </w:p>
    <w:p w14:paraId="692516BA" w14:textId="77777777" w:rsidR="00A41743" w:rsidRDefault="00A41743" w:rsidP="00822644">
      <w:pPr>
        <w:pStyle w:val="Nadpisobsahu"/>
      </w:pPr>
      <w:r w:rsidRPr="001D03B5">
        <w:lastRenderedPageBreak/>
        <w:t>Obsah</w:t>
      </w:r>
    </w:p>
    <w:p w14:paraId="2576757A" w14:textId="7A937CBE" w:rsidR="00FB086C" w:rsidRDefault="00AB12BF">
      <w:pPr>
        <w:pStyle w:val="Obsah1"/>
        <w:tabs>
          <w:tab w:val="left" w:pos="1200"/>
          <w:tab w:val="right" w:leader="dot" w:pos="8493"/>
        </w:tabs>
        <w:rPr>
          <w:rFonts w:eastAsiaTheme="minorEastAsia"/>
          <w:noProof/>
          <w:kern w:val="2"/>
          <w:szCs w:val="24"/>
          <w:lang w:val="cs-US" w:eastAsia="cs-CZ"/>
          <w14:ligatures w14:val="standardContextual"/>
        </w:rPr>
      </w:pPr>
      <w:r>
        <w:fldChar w:fldCharType="begin"/>
      </w:r>
      <w:r>
        <w:instrText xml:space="preserve"> TOC \o "2-3" \h \z \t "Nadpis 1;1;Nadpis bez čísla;1" </w:instrText>
      </w:r>
      <w:r>
        <w:fldChar w:fldCharType="separate"/>
      </w:r>
      <w:hyperlink w:anchor="_Toc227445732" w:history="1">
        <w:r w:rsidR="00FB086C" w:rsidRPr="006F3EF9">
          <w:rPr>
            <w:rStyle w:val="Hypertextovodkaz"/>
            <w:noProof/>
          </w:rPr>
          <w:t>1</w:t>
        </w:r>
        <w:r w:rsidR="00FB086C">
          <w:rPr>
            <w:rFonts w:eastAsiaTheme="minorEastAsia"/>
            <w:noProof/>
            <w:kern w:val="2"/>
            <w:szCs w:val="24"/>
            <w:lang w:val="cs-US" w:eastAsia="cs-CZ"/>
            <w14:ligatures w14:val="standardContextual"/>
          </w:rPr>
          <w:tab/>
        </w:r>
        <w:r w:rsidR="00FB086C" w:rsidRPr="006F3EF9">
          <w:rPr>
            <w:rStyle w:val="Hypertextovodkaz"/>
            <w:noProof/>
          </w:rPr>
          <w:t>Úvod</w:t>
        </w:r>
        <w:r w:rsidR="00FB086C">
          <w:rPr>
            <w:noProof/>
            <w:webHidden/>
          </w:rPr>
          <w:tab/>
        </w:r>
        <w:r w:rsidR="00FB086C">
          <w:rPr>
            <w:noProof/>
            <w:webHidden/>
          </w:rPr>
          <w:fldChar w:fldCharType="begin"/>
        </w:r>
        <w:r w:rsidR="00FB086C">
          <w:rPr>
            <w:noProof/>
            <w:webHidden/>
          </w:rPr>
          <w:instrText xml:space="preserve"> PAGEREF _Toc227445732 \h </w:instrText>
        </w:r>
        <w:r w:rsidR="00FB086C">
          <w:rPr>
            <w:noProof/>
            <w:webHidden/>
          </w:rPr>
        </w:r>
        <w:r w:rsidR="00FB086C">
          <w:rPr>
            <w:noProof/>
            <w:webHidden/>
          </w:rPr>
          <w:fldChar w:fldCharType="separate"/>
        </w:r>
        <w:r w:rsidR="00FB086C">
          <w:rPr>
            <w:noProof/>
            <w:webHidden/>
          </w:rPr>
          <w:t>4</w:t>
        </w:r>
        <w:r w:rsidR="00FB086C">
          <w:rPr>
            <w:noProof/>
            <w:webHidden/>
          </w:rPr>
          <w:fldChar w:fldCharType="end"/>
        </w:r>
      </w:hyperlink>
    </w:p>
    <w:p w14:paraId="4C858C75" w14:textId="42ABF3E4" w:rsidR="00FB086C" w:rsidRDefault="00FB086C">
      <w:pPr>
        <w:pStyle w:val="Obsah1"/>
        <w:tabs>
          <w:tab w:val="left" w:pos="1200"/>
          <w:tab w:val="right" w:leader="dot" w:pos="8493"/>
        </w:tabs>
        <w:rPr>
          <w:rFonts w:eastAsiaTheme="minorEastAsia"/>
          <w:noProof/>
          <w:kern w:val="2"/>
          <w:szCs w:val="24"/>
          <w:lang w:val="cs-US" w:eastAsia="cs-CZ"/>
          <w14:ligatures w14:val="standardContextual"/>
        </w:rPr>
      </w:pPr>
      <w:hyperlink w:anchor="_Toc227445733" w:history="1">
        <w:r w:rsidRPr="006F3EF9">
          <w:rPr>
            <w:rStyle w:val="Hypertextovodkaz"/>
            <w:rFonts w:eastAsia="Times New Roman"/>
            <w:noProof/>
            <w:lang w:eastAsia="cs-CZ"/>
          </w:rPr>
          <w:t>2</w:t>
        </w:r>
        <w:r>
          <w:rPr>
            <w:rFonts w:eastAsiaTheme="minorEastAsia"/>
            <w:noProof/>
            <w:kern w:val="2"/>
            <w:szCs w:val="24"/>
            <w:lang w:val="cs-US" w:eastAsia="cs-CZ"/>
            <w14:ligatures w14:val="standardContextual"/>
          </w:rPr>
          <w:tab/>
        </w:r>
        <w:r w:rsidRPr="006F3EF9">
          <w:rPr>
            <w:rStyle w:val="Hypertextovodkaz"/>
            <w:rFonts w:eastAsia="Times New Roman"/>
            <w:noProof/>
            <w:lang w:eastAsia="cs-CZ"/>
          </w:rPr>
          <w:t>Teorie lidského kapitálu</w:t>
        </w:r>
        <w:r>
          <w:rPr>
            <w:noProof/>
            <w:webHidden/>
          </w:rPr>
          <w:tab/>
        </w:r>
        <w:r>
          <w:rPr>
            <w:noProof/>
            <w:webHidden/>
          </w:rPr>
          <w:fldChar w:fldCharType="begin"/>
        </w:r>
        <w:r>
          <w:rPr>
            <w:noProof/>
            <w:webHidden/>
          </w:rPr>
          <w:instrText xml:space="preserve"> PAGEREF _Toc227445733 \h </w:instrText>
        </w:r>
        <w:r>
          <w:rPr>
            <w:noProof/>
            <w:webHidden/>
          </w:rPr>
        </w:r>
        <w:r>
          <w:rPr>
            <w:noProof/>
            <w:webHidden/>
          </w:rPr>
          <w:fldChar w:fldCharType="separate"/>
        </w:r>
        <w:r>
          <w:rPr>
            <w:noProof/>
            <w:webHidden/>
          </w:rPr>
          <w:t>6</w:t>
        </w:r>
        <w:r>
          <w:rPr>
            <w:noProof/>
            <w:webHidden/>
          </w:rPr>
          <w:fldChar w:fldCharType="end"/>
        </w:r>
      </w:hyperlink>
    </w:p>
    <w:p w14:paraId="3A6A34C1" w14:textId="0D24DD57" w:rsidR="00FB086C" w:rsidRDefault="00FB086C">
      <w:pPr>
        <w:pStyle w:val="Obsah2"/>
        <w:tabs>
          <w:tab w:val="left" w:pos="1680"/>
          <w:tab w:val="right" w:leader="dot" w:pos="8493"/>
        </w:tabs>
        <w:rPr>
          <w:rFonts w:eastAsiaTheme="minorEastAsia"/>
          <w:noProof/>
          <w:kern w:val="2"/>
          <w:szCs w:val="24"/>
          <w:lang w:val="cs-US" w:eastAsia="cs-CZ"/>
          <w14:ligatures w14:val="standardContextual"/>
        </w:rPr>
      </w:pPr>
      <w:hyperlink w:anchor="_Toc227445734" w:history="1">
        <w:r w:rsidRPr="006F3EF9">
          <w:rPr>
            <w:rStyle w:val="Hypertextovodkaz"/>
            <w:rFonts w:eastAsia="Times New Roman"/>
            <w:noProof/>
            <w:lang w:eastAsia="cs-CZ"/>
          </w:rPr>
          <w:t>2.1</w:t>
        </w:r>
        <w:r>
          <w:rPr>
            <w:rFonts w:eastAsiaTheme="minorEastAsia"/>
            <w:noProof/>
            <w:kern w:val="2"/>
            <w:szCs w:val="24"/>
            <w:lang w:val="cs-US" w:eastAsia="cs-CZ"/>
            <w14:ligatures w14:val="standardContextual"/>
          </w:rPr>
          <w:tab/>
        </w:r>
        <w:r w:rsidRPr="006F3EF9">
          <w:rPr>
            <w:rStyle w:val="Hypertextovodkaz"/>
            <w:rFonts w:eastAsia="Times New Roman"/>
            <w:noProof/>
            <w:lang w:eastAsia="cs-CZ"/>
          </w:rPr>
          <w:t>Základy teorie lidského kapitálu</w:t>
        </w:r>
        <w:r>
          <w:rPr>
            <w:noProof/>
            <w:webHidden/>
          </w:rPr>
          <w:tab/>
        </w:r>
        <w:r>
          <w:rPr>
            <w:noProof/>
            <w:webHidden/>
          </w:rPr>
          <w:fldChar w:fldCharType="begin"/>
        </w:r>
        <w:r>
          <w:rPr>
            <w:noProof/>
            <w:webHidden/>
          </w:rPr>
          <w:instrText xml:space="preserve"> PAGEREF _Toc227445734 \h </w:instrText>
        </w:r>
        <w:r>
          <w:rPr>
            <w:noProof/>
            <w:webHidden/>
          </w:rPr>
        </w:r>
        <w:r>
          <w:rPr>
            <w:noProof/>
            <w:webHidden/>
          </w:rPr>
          <w:fldChar w:fldCharType="separate"/>
        </w:r>
        <w:r>
          <w:rPr>
            <w:noProof/>
            <w:webHidden/>
          </w:rPr>
          <w:t>6</w:t>
        </w:r>
        <w:r>
          <w:rPr>
            <w:noProof/>
            <w:webHidden/>
          </w:rPr>
          <w:fldChar w:fldCharType="end"/>
        </w:r>
      </w:hyperlink>
    </w:p>
    <w:p w14:paraId="17769832" w14:textId="33EAEA46" w:rsidR="00FB086C" w:rsidRDefault="00FB086C">
      <w:pPr>
        <w:pStyle w:val="Obsah2"/>
        <w:tabs>
          <w:tab w:val="left" w:pos="1680"/>
          <w:tab w:val="right" w:leader="dot" w:pos="8493"/>
        </w:tabs>
        <w:rPr>
          <w:rFonts w:eastAsiaTheme="minorEastAsia"/>
          <w:noProof/>
          <w:kern w:val="2"/>
          <w:szCs w:val="24"/>
          <w:lang w:val="cs-US" w:eastAsia="cs-CZ"/>
          <w14:ligatures w14:val="standardContextual"/>
        </w:rPr>
      </w:pPr>
      <w:hyperlink w:anchor="_Toc227445735" w:history="1">
        <w:r w:rsidRPr="006F3EF9">
          <w:rPr>
            <w:rStyle w:val="Hypertextovodkaz"/>
            <w:rFonts w:eastAsia="Times New Roman"/>
            <w:noProof/>
            <w:lang w:eastAsia="cs-CZ"/>
          </w:rPr>
          <w:t>2.2</w:t>
        </w:r>
        <w:r>
          <w:rPr>
            <w:rFonts w:eastAsiaTheme="minorEastAsia"/>
            <w:noProof/>
            <w:kern w:val="2"/>
            <w:szCs w:val="24"/>
            <w:lang w:val="cs-US" w:eastAsia="cs-CZ"/>
            <w14:ligatures w14:val="standardContextual"/>
          </w:rPr>
          <w:tab/>
        </w:r>
        <w:r w:rsidRPr="006F3EF9">
          <w:rPr>
            <w:rStyle w:val="Hypertextovodkaz"/>
            <w:rFonts w:eastAsia="Times New Roman"/>
            <w:noProof/>
            <w:lang w:eastAsia="cs-CZ"/>
          </w:rPr>
          <w:t>Dovednosti jako složka lidského kapitálu</w:t>
        </w:r>
        <w:r>
          <w:rPr>
            <w:noProof/>
            <w:webHidden/>
          </w:rPr>
          <w:tab/>
        </w:r>
        <w:r>
          <w:rPr>
            <w:noProof/>
            <w:webHidden/>
          </w:rPr>
          <w:fldChar w:fldCharType="begin"/>
        </w:r>
        <w:r>
          <w:rPr>
            <w:noProof/>
            <w:webHidden/>
          </w:rPr>
          <w:instrText xml:space="preserve"> PAGEREF _Toc227445735 \h </w:instrText>
        </w:r>
        <w:r>
          <w:rPr>
            <w:noProof/>
            <w:webHidden/>
          </w:rPr>
        </w:r>
        <w:r>
          <w:rPr>
            <w:noProof/>
            <w:webHidden/>
          </w:rPr>
          <w:fldChar w:fldCharType="separate"/>
        </w:r>
        <w:r>
          <w:rPr>
            <w:noProof/>
            <w:webHidden/>
          </w:rPr>
          <w:t>7</w:t>
        </w:r>
        <w:r>
          <w:rPr>
            <w:noProof/>
            <w:webHidden/>
          </w:rPr>
          <w:fldChar w:fldCharType="end"/>
        </w:r>
      </w:hyperlink>
    </w:p>
    <w:p w14:paraId="3BB985F7" w14:textId="2F063C64" w:rsidR="00FB086C" w:rsidRDefault="00FB086C">
      <w:pPr>
        <w:pStyle w:val="Obsah1"/>
        <w:tabs>
          <w:tab w:val="left" w:pos="1200"/>
          <w:tab w:val="right" w:leader="dot" w:pos="8493"/>
        </w:tabs>
        <w:rPr>
          <w:rFonts w:eastAsiaTheme="minorEastAsia"/>
          <w:noProof/>
          <w:kern w:val="2"/>
          <w:szCs w:val="24"/>
          <w:lang w:val="cs-US" w:eastAsia="cs-CZ"/>
          <w14:ligatures w14:val="standardContextual"/>
        </w:rPr>
      </w:pPr>
      <w:hyperlink w:anchor="_Toc227445736" w:history="1">
        <w:r w:rsidRPr="006F3EF9">
          <w:rPr>
            <w:rStyle w:val="Hypertextovodkaz"/>
            <w:rFonts w:eastAsia="Times New Roman"/>
            <w:noProof/>
            <w:lang w:eastAsia="cs-CZ"/>
          </w:rPr>
          <w:t>3</w:t>
        </w:r>
        <w:r>
          <w:rPr>
            <w:rFonts w:eastAsiaTheme="minorEastAsia"/>
            <w:noProof/>
            <w:kern w:val="2"/>
            <w:szCs w:val="24"/>
            <w:lang w:val="cs-US" w:eastAsia="cs-CZ"/>
            <w14:ligatures w14:val="standardContextual"/>
          </w:rPr>
          <w:tab/>
        </w:r>
        <w:r w:rsidRPr="006F3EF9">
          <w:rPr>
            <w:rStyle w:val="Hypertextovodkaz"/>
            <w:rFonts w:eastAsia="Times New Roman"/>
            <w:noProof/>
            <w:lang w:eastAsia="cs-CZ"/>
          </w:rPr>
          <w:t>AI dovednosti a pracovní trh</w:t>
        </w:r>
        <w:r>
          <w:rPr>
            <w:noProof/>
            <w:webHidden/>
          </w:rPr>
          <w:tab/>
        </w:r>
        <w:r>
          <w:rPr>
            <w:noProof/>
            <w:webHidden/>
          </w:rPr>
          <w:fldChar w:fldCharType="begin"/>
        </w:r>
        <w:r>
          <w:rPr>
            <w:noProof/>
            <w:webHidden/>
          </w:rPr>
          <w:instrText xml:space="preserve"> PAGEREF _Toc227445736 \h </w:instrText>
        </w:r>
        <w:r>
          <w:rPr>
            <w:noProof/>
            <w:webHidden/>
          </w:rPr>
        </w:r>
        <w:r>
          <w:rPr>
            <w:noProof/>
            <w:webHidden/>
          </w:rPr>
          <w:fldChar w:fldCharType="separate"/>
        </w:r>
        <w:r>
          <w:rPr>
            <w:noProof/>
            <w:webHidden/>
          </w:rPr>
          <w:t>10</w:t>
        </w:r>
        <w:r>
          <w:rPr>
            <w:noProof/>
            <w:webHidden/>
          </w:rPr>
          <w:fldChar w:fldCharType="end"/>
        </w:r>
      </w:hyperlink>
    </w:p>
    <w:p w14:paraId="5755195D" w14:textId="5CF7A1E4" w:rsidR="00FB086C" w:rsidRDefault="00FB086C">
      <w:pPr>
        <w:pStyle w:val="Obsah2"/>
        <w:tabs>
          <w:tab w:val="left" w:pos="1680"/>
          <w:tab w:val="right" w:leader="dot" w:pos="8493"/>
        </w:tabs>
        <w:rPr>
          <w:rFonts w:eastAsiaTheme="minorEastAsia"/>
          <w:noProof/>
          <w:kern w:val="2"/>
          <w:szCs w:val="24"/>
          <w:lang w:val="cs-US" w:eastAsia="cs-CZ"/>
          <w14:ligatures w14:val="standardContextual"/>
        </w:rPr>
      </w:pPr>
      <w:hyperlink w:anchor="_Toc227445737" w:history="1">
        <w:r w:rsidRPr="006F3EF9">
          <w:rPr>
            <w:rStyle w:val="Hypertextovodkaz"/>
            <w:rFonts w:eastAsia="Times New Roman"/>
            <w:noProof/>
            <w:lang w:eastAsia="cs-CZ"/>
          </w:rPr>
          <w:t>3.1</w:t>
        </w:r>
        <w:r>
          <w:rPr>
            <w:rFonts w:eastAsiaTheme="minorEastAsia"/>
            <w:noProof/>
            <w:kern w:val="2"/>
            <w:szCs w:val="24"/>
            <w:lang w:val="cs-US" w:eastAsia="cs-CZ"/>
            <w14:ligatures w14:val="standardContextual"/>
          </w:rPr>
          <w:tab/>
        </w:r>
        <w:r w:rsidRPr="006F3EF9">
          <w:rPr>
            <w:rStyle w:val="Hypertextovodkaz"/>
            <w:rFonts w:eastAsia="Times New Roman"/>
            <w:noProof/>
            <w:lang w:eastAsia="cs-CZ"/>
          </w:rPr>
          <w:t>Umělá inteligence</w:t>
        </w:r>
        <w:r>
          <w:rPr>
            <w:noProof/>
            <w:webHidden/>
          </w:rPr>
          <w:tab/>
        </w:r>
        <w:r>
          <w:rPr>
            <w:noProof/>
            <w:webHidden/>
          </w:rPr>
          <w:fldChar w:fldCharType="begin"/>
        </w:r>
        <w:r>
          <w:rPr>
            <w:noProof/>
            <w:webHidden/>
          </w:rPr>
          <w:instrText xml:space="preserve"> PAGEREF _Toc227445737 \h </w:instrText>
        </w:r>
        <w:r>
          <w:rPr>
            <w:noProof/>
            <w:webHidden/>
          </w:rPr>
        </w:r>
        <w:r>
          <w:rPr>
            <w:noProof/>
            <w:webHidden/>
          </w:rPr>
          <w:fldChar w:fldCharType="separate"/>
        </w:r>
        <w:r>
          <w:rPr>
            <w:noProof/>
            <w:webHidden/>
          </w:rPr>
          <w:t>10</w:t>
        </w:r>
        <w:r>
          <w:rPr>
            <w:noProof/>
            <w:webHidden/>
          </w:rPr>
          <w:fldChar w:fldCharType="end"/>
        </w:r>
      </w:hyperlink>
    </w:p>
    <w:p w14:paraId="76BAED4F" w14:textId="6759550E" w:rsidR="00FB086C" w:rsidRDefault="00FB086C">
      <w:pPr>
        <w:pStyle w:val="Obsah2"/>
        <w:tabs>
          <w:tab w:val="left" w:pos="1680"/>
          <w:tab w:val="right" w:leader="dot" w:pos="8493"/>
        </w:tabs>
        <w:rPr>
          <w:rFonts w:eastAsiaTheme="minorEastAsia"/>
          <w:noProof/>
          <w:kern w:val="2"/>
          <w:szCs w:val="24"/>
          <w:lang w:val="cs-US" w:eastAsia="cs-CZ"/>
          <w14:ligatures w14:val="standardContextual"/>
        </w:rPr>
      </w:pPr>
      <w:hyperlink w:anchor="_Toc227445738" w:history="1">
        <w:r w:rsidRPr="006F3EF9">
          <w:rPr>
            <w:rStyle w:val="Hypertextovodkaz"/>
            <w:rFonts w:eastAsia="Times New Roman"/>
            <w:noProof/>
            <w:lang w:eastAsia="cs-CZ"/>
          </w:rPr>
          <w:t>3.2</w:t>
        </w:r>
        <w:r>
          <w:rPr>
            <w:rFonts w:eastAsiaTheme="minorEastAsia"/>
            <w:noProof/>
            <w:kern w:val="2"/>
            <w:szCs w:val="24"/>
            <w:lang w:val="cs-US" w:eastAsia="cs-CZ"/>
            <w14:ligatures w14:val="standardContextual"/>
          </w:rPr>
          <w:tab/>
        </w:r>
        <w:r w:rsidRPr="006F3EF9">
          <w:rPr>
            <w:rStyle w:val="Hypertextovodkaz"/>
            <w:rFonts w:eastAsia="Times New Roman"/>
            <w:noProof/>
            <w:lang w:eastAsia="cs-CZ"/>
          </w:rPr>
          <w:t>AI jako zdroj technologického pokroku</w:t>
        </w:r>
        <w:r>
          <w:rPr>
            <w:noProof/>
            <w:webHidden/>
          </w:rPr>
          <w:tab/>
        </w:r>
        <w:r>
          <w:rPr>
            <w:noProof/>
            <w:webHidden/>
          </w:rPr>
          <w:fldChar w:fldCharType="begin"/>
        </w:r>
        <w:r>
          <w:rPr>
            <w:noProof/>
            <w:webHidden/>
          </w:rPr>
          <w:instrText xml:space="preserve"> PAGEREF _Toc227445738 \h </w:instrText>
        </w:r>
        <w:r>
          <w:rPr>
            <w:noProof/>
            <w:webHidden/>
          </w:rPr>
        </w:r>
        <w:r>
          <w:rPr>
            <w:noProof/>
            <w:webHidden/>
          </w:rPr>
          <w:fldChar w:fldCharType="separate"/>
        </w:r>
        <w:r>
          <w:rPr>
            <w:noProof/>
            <w:webHidden/>
          </w:rPr>
          <w:t>11</w:t>
        </w:r>
        <w:r>
          <w:rPr>
            <w:noProof/>
            <w:webHidden/>
          </w:rPr>
          <w:fldChar w:fldCharType="end"/>
        </w:r>
      </w:hyperlink>
    </w:p>
    <w:p w14:paraId="7C2ED872" w14:textId="2EF2B44B" w:rsidR="00FB086C" w:rsidRDefault="00FB086C">
      <w:pPr>
        <w:pStyle w:val="Obsah2"/>
        <w:tabs>
          <w:tab w:val="left" w:pos="1680"/>
          <w:tab w:val="right" w:leader="dot" w:pos="8493"/>
        </w:tabs>
        <w:rPr>
          <w:rFonts w:eastAsiaTheme="minorEastAsia"/>
          <w:noProof/>
          <w:kern w:val="2"/>
          <w:szCs w:val="24"/>
          <w:lang w:val="cs-US" w:eastAsia="cs-CZ"/>
          <w14:ligatures w14:val="standardContextual"/>
        </w:rPr>
      </w:pPr>
      <w:hyperlink w:anchor="_Toc227445739" w:history="1">
        <w:r w:rsidRPr="006F3EF9">
          <w:rPr>
            <w:rStyle w:val="Hypertextovodkaz"/>
            <w:noProof/>
          </w:rPr>
          <w:t>3.3</w:t>
        </w:r>
        <w:r>
          <w:rPr>
            <w:rFonts w:eastAsiaTheme="minorEastAsia"/>
            <w:noProof/>
            <w:kern w:val="2"/>
            <w:szCs w:val="24"/>
            <w:lang w:val="cs-US" w:eastAsia="cs-CZ"/>
            <w14:ligatures w14:val="standardContextual"/>
          </w:rPr>
          <w:tab/>
        </w:r>
        <w:r w:rsidRPr="006F3EF9">
          <w:rPr>
            <w:rStyle w:val="Hypertextovodkaz"/>
            <w:noProof/>
          </w:rPr>
          <w:t>Dopady AI na strukturu dovedností</w:t>
        </w:r>
        <w:r>
          <w:rPr>
            <w:noProof/>
            <w:webHidden/>
          </w:rPr>
          <w:tab/>
        </w:r>
        <w:r>
          <w:rPr>
            <w:noProof/>
            <w:webHidden/>
          </w:rPr>
          <w:fldChar w:fldCharType="begin"/>
        </w:r>
        <w:r>
          <w:rPr>
            <w:noProof/>
            <w:webHidden/>
          </w:rPr>
          <w:instrText xml:space="preserve"> PAGEREF _Toc227445739 \h </w:instrText>
        </w:r>
        <w:r>
          <w:rPr>
            <w:noProof/>
            <w:webHidden/>
          </w:rPr>
        </w:r>
        <w:r>
          <w:rPr>
            <w:noProof/>
            <w:webHidden/>
          </w:rPr>
          <w:fldChar w:fldCharType="separate"/>
        </w:r>
        <w:r>
          <w:rPr>
            <w:noProof/>
            <w:webHidden/>
          </w:rPr>
          <w:t>15</w:t>
        </w:r>
        <w:r>
          <w:rPr>
            <w:noProof/>
            <w:webHidden/>
          </w:rPr>
          <w:fldChar w:fldCharType="end"/>
        </w:r>
      </w:hyperlink>
    </w:p>
    <w:p w14:paraId="2C328B12" w14:textId="5A0796B2" w:rsidR="00FB086C" w:rsidRDefault="00FB086C">
      <w:pPr>
        <w:pStyle w:val="Obsah2"/>
        <w:tabs>
          <w:tab w:val="left" w:pos="1680"/>
          <w:tab w:val="right" w:leader="dot" w:pos="8493"/>
        </w:tabs>
        <w:rPr>
          <w:rFonts w:eastAsiaTheme="minorEastAsia"/>
          <w:noProof/>
          <w:kern w:val="2"/>
          <w:szCs w:val="24"/>
          <w:lang w:val="cs-US" w:eastAsia="cs-CZ"/>
          <w14:ligatures w14:val="standardContextual"/>
        </w:rPr>
      </w:pPr>
      <w:hyperlink w:anchor="_Toc227445740" w:history="1">
        <w:r w:rsidRPr="006F3EF9">
          <w:rPr>
            <w:rStyle w:val="Hypertextovodkaz"/>
            <w:rFonts w:eastAsia="Times New Roman"/>
            <w:noProof/>
            <w:lang w:eastAsia="cs-CZ"/>
          </w:rPr>
          <w:t>3.4</w:t>
        </w:r>
        <w:r>
          <w:rPr>
            <w:rFonts w:eastAsiaTheme="minorEastAsia"/>
            <w:noProof/>
            <w:kern w:val="2"/>
            <w:szCs w:val="24"/>
            <w:lang w:val="cs-US" w:eastAsia="cs-CZ"/>
            <w14:ligatures w14:val="standardContextual"/>
          </w:rPr>
          <w:tab/>
        </w:r>
        <w:r w:rsidRPr="006F3EF9">
          <w:rPr>
            <w:rStyle w:val="Hypertextovodkaz"/>
            <w:rFonts w:eastAsia="Times New Roman"/>
            <w:noProof/>
            <w:lang w:eastAsia="cs-CZ"/>
          </w:rPr>
          <w:t>Trendy v poptávce po AI dovednostech</w:t>
        </w:r>
        <w:r>
          <w:rPr>
            <w:noProof/>
            <w:webHidden/>
          </w:rPr>
          <w:tab/>
        </w:r>
        <w:r>
          <w:rPr>
            <w:noProof/>
            <w:webHidden/>
          </w:rPr>
          <w:fldChar w:fldCharType="begin"/>
        </w:r>
        <w:r>
          <w:rPr>
            <w:noProof/>
            <w:webHidden/>
          </w:rPr>
          <w:instrText xml:space="preserve"> PAGEREF _Toc227445740 \h </w:instrText>
        </w:r>
        <w:r>
          <w:rPr>
            <w:noProof/>
            <w:webHidden/>
          </w:rPr>
        </w:r>
        <w:r>
          <w:rPr>
            <w:noProof/>
            <w:webHidden/>
          </w:rPr>
          <w:fldChar w:fldCharType="separate"/>
        </w:r>
        <w:r>
          <w:rPr>
            <w:noProof/>
            <w:webHidden/>
          </w:rPr>
          <w:t>16</w:t>
        </w:r>
        <w:r>
          <w:rPr>
            <w:noProof/>
            <w:webHidden/>
          </w:rPr>
          <w:fldChar w:fldCharType="end"/>
        </w:r>
      </w:hyperlink>
    </w:p>
    <w:p w14:paraId="2A0DFC8B" w14:textId="09800122" w:rsidR="00FB086C" w:rsidRDefault="00FB086C">
      <w:pPr>
        <w:pStyle w:val="Obsah2"/>
        <w:tabs>
          <w:tab w:val="left" w:pos="1680"/>
          <w:tab w:val="right" w:leader="dot" w:pos="8493"/>
        </w:tabs>
        <w:rPr>
          <w:rFonts w:eastAsiaTheme="minorEastAsia"/>
          <w:noProof/>
          <w:kern w:val="2"/>
          <w:szCs w:val="24"/>
          <w:lang w:val="cs-US" w:eastAsia="cs-CZ"/>
          <w14:ligatures w14:val="standardContextual"/>
        </w:rPr>
      </w:pPr>
      <w:hyperlink w:anchor="_Toc227445741" w:history="1">
        <w:r w:rsidRPr="006F3EF9">
          <w:rPr>
            <w:rStyle w:val="Hypertextovodkaz"/>
            <w:rFonts w:eastAsia="Times New Roman"/>
            <w:noProof/>
            <w:lang w:eastAsia="cs-CZ"/>
          </w:rPr>
          <w:t>3.5</w:t>
        </w:r>
        <w:r>
          <w:rPr>
            <w:rFonts w:eastAsiaTheme="minorEastAsia"/>
            <w:noProof/>
            <w:kern w:val="2"/>
            <w:szCs w:val="24"/>
            <w:lang w:val="cs-US" w:eastAsia="cs-CZ"/>
            <w14:ligatures w14:val="standardContextual"/>
          </w:rPr>
          <w:tab/>
        </w:r>
        <w:r w:rsidRPr="006F3EF9">
          <w:rPr>
            <w:rStyle w:val="Hypertextovodkaz"/>
            <w:rFonts w:eastAsia="Times New Roman"/>
            <w:noProof/>
            <w:lang w:eastAsia="cs-CZ"/>
          </w:rPr>
          <w:t>Dopady AI na trh práce</w:t>
        </w:r>
        <w:r>
          <w:rPr>
            <w:noProof/>
            <w:webHidden/>
          </w:rPr>
          <w:tab/>
        </w:r>
        <w:r>
          <w:rPr>
            <w:noProof/>
            <w:webHidden/>
          </w:rPr>
          <w:fldChar w:fldCharType="begin"/>
        </w:r>
        <w:r>
          <w:rPr>
            <w:noProof/>
            <w:webHidden/>
          </w:rPr>
          <w:instrText xml:space="preserve"> PAGEREF _Toc227445741 \h </w:instrText>
        </w:r>
        <w:r>
          <w:rPr>
            <w:noProof/>
            <w:webHidden/>
          </w:rPr>
        </w:r>
        <w:r>
          <w:rPr>
            <w:noProof/>
            <w:webHidden/>
          </w:rPr>
          <w:fldChar w:fldCharType="separate"/>
        </w:r>
        <w:r>
          <w:rPr>
            <w:noProof/>
            <w:webHidden/>
          </w:rPr>
          <w:t>17</w:t>
        </w:r>
        <w:r>
          <w:rPr>
            <w:noProof/>
            <w:webHidden/>
          </w:rPr>
          <w:fldChar w:fldCharType="end"/>
        </w:r>
      </w:hyperlink>
    </w:p>
    <w:p w14:paraId="759E3384" w14:textId="4CB4FFA6" w:rsidR="00FB086C" w:rsidRDefault="00FB086C">
      <w:pPr>
        <w:pStyle w:val="Obsah2"/>
        <w:tabs>
          <w:tab w:val="left" w:pos="1680"/>
          <w:tab w:val="right" w:leader="dot" w:pos="8493"/>
        </w:tabs>
        <w:rPr>
          <w:rFonts w:eastAsiaTheme="minorEastAsia"/>
          <w:noProof/>
          <w:kern w:val="2"/>
          <w:szCs w:val="24"/>
          <w:lang w:val="cs-US" w:eastAsia="cs-CZ"/>
          <w14:ligatures w14:val="standardContextual"/>
        </w:rPr>
      </w:pPr>
      <w:hyperlink w:anchor="_Toc227445742" w:history="1">
        <w:r w:rsidRPr="006F3EF9">
          <w:rPr>
            <w:rStyle w:val="Hypertextovodkaz"/>
            <w:rFonts w:eastAsia="Times New Roman"/>
            <w:noProof/>
            <w:lang w:eastAsia="cs-CZ"/>
          </w:rPr>
          <w:t>3.6</w:t>
        </w:r>
        <w:r>
          <w:rPr>
            <w:rFonts w:eastAsiaTheme="minorEastAsia"/>
            <w:noProof/>
            <w:kern w:val="2"/>
            <w:szCs w:val="24"/>
            <w:lang w:val="cs-US" w:eastAsia="cs-CZ"/>
            <w14:ligatures w14:val="standardContextual"/>
          </w:rPr>
          <w:tab/>
        </w:r>
        <w:r w:rsidRPr="006F3EF9">
          <w:rPr>
            <w:rStyle w:val="Hypertextovodkaz"/>
            <w:noProof/>
          </w:rPr>
          <w:t>Studie pracovního trhu v oblasti umělé inteligence</w:t>
        </w:r>
        <w:r>
          <w:rPr>
            <w:noProof/>
            <w:webHidden/>
          </w:rPr>
          <w:tab/>
        </w:r>
        <w:r>
          <w:rPr>
            <w:noProof/>
            <w:webHidden/>
          </w:rPr>
          <w:fldChar w:fldCharType="begin"/>
        </w:r>
        <w:r>
          <w:rPr>
            <w:noProof/>
            <w:webHidden/>
          </w:rPr>
          <w:instrText xml:space="preserve"> PAGEREF _Toc227445742 \h </w:instrText>
        </w:r>
        <w:r>
          <w:rPr>
            <w:noProof/>
            <w:webHidden/>
          </w:rPr>
        </w:r>
        <w:r>
          <w:rPr>
            <w:noProof/>
            <w:webHidden/>
          </w:rPr>
          <w:fldChar w:fldCharType="separate"/>
        </w:r>
        <w:r>
          <w:rPr>
            <w:noProof/>
            <w:webHidden/>
          </w:rPr>
          <w:t>21</w:t>
        </w:r>
        <w:r>
          <w:rPr>
            <w:noProof/>
            <w:webHidden/>
          </w:rPr>
          <w:fldChar w:fldCharType="end"/>
        </w:r>
      </w:hyperlink>
    </w:p>
    <w:p w14:paraId="512B32AF" w14:textId="2DF2D868" w:rsidR="00FB086C" w:rsidRDefault="00FB086C">
      <w:pPr>
        <w:pStyle w:val="Obsah1"/>
        <w:tabs>
          <w:tab w:val="left" w:pos="1200"/>
          <w:tab w:val="right" w:leader="dot" w:pos="8493"/>
        </w:tabs>
        <w:rPr>
          <w:rFonts w:eastAsiaTheme="minorEastAsia"/>
          <w:noProof/>
          <w:kern w:val="2"/>
          <w:szCs w:val="24"/>
          <w:lang w:val="cs-US" w:eastAsia="cs-CZ"/>
          <w14:ligatures w14:val="standardContextual"/>
        </w:rPr>
      </w:pPr>
      <w:hyperlink w:anchor="_Toc227445743" w:history="1">
        <w:r w:rsidRPr="006F3EF9">
          <w:rPr>
            <w:rStyle w:val="Hypertextovodkaz"/>
            <w:noProof/>
          </w:rPr>
          <w:t>4</w:t>
        </w:r>
        <w:r>
          <w:rPr>
            <w:rFonts w:eastAsiaTheme="minorEastAsia"/>
            <w:noProof/>
            <w:kern w:val="2"/>
            <w:szCs w:val="24"/>
            <w:lang w:val="cs-US" w:eastAsia="cs-CZ"/>
            <w14:ligatures w14:val="standardContextual"/>
          </w:rPr>
          <w:tab/>
        </w:r>
        <w:r w:rsidRPr="006F3EF9">
          <w:rPr>
            <w:rStyle w:val="Hypertextovodkaz"/>
            <w:noProof/>
          </w:rPr>
          <w:t>Použité metody</w:t>
        </w:r>
        <w:r>
          <w:rPr>
            <w:noProof/>
            <w:webHidden/>
          </w:rPr>
          <w:tab/>
        </w:r>
        <w:r>
          <w:rPr>
            <w:noProof/>
            <w:webHidden/>
          </w:rPr>
          <w:fldChar w:fldCharType="begin"/>
        </w:r>
        <w:r>
          <w:rPr>
            <w:noProof/>
            <w:webHidden/>
          </w:rPr>
          <w:instrText xml:space="preserve"> PAGEREF _Toc227445743 \h </w:instrText>
        </w:r>
        <w:r>
          <w:rPr>
            <w:noProof/>
            <w:webHidden/>
          </w:rPr>
        </w:r>
        <w:r>
          <w:rPr>
            <w:noProof/>
            <w:webHidden/>
          </w:rPr>
          <w:fldChar w:fldCharType="separate"/>
        </w:r>
        <w:r>
          <w:rPr>
            <w:noProof/>
            <w:webHidden/>
          </w:rPr>
          <w:t>23</w:t>
        </w:r>
        <w:r>
          <w:rPr>
            <w:noProof/>
            <w:webHidden/>
          </w:rPr>
          <w:fldChar w:fldCharType="end"/>
        </w:r>
      </w:hyperlink>
    </w:p>
    <w:p w14:paraId="0144346D" w14:textId="2FCC2AD1" w:rsidR="00FB086C" w:rsidRDefault="00FB086C">
      <w:pPr>
        <w:pStyle w:val="Obsah2"/>
        <w:tabs>
          <w:tab w:val="left" w:pos="1680"/>
          <w:tab w:val="right" w:leader="dot" w:pos="8493"/>
        </w:tabs>
        <w:rPr>
          <w:rFonts w:eastAsiaTheme="minorEastAsia"/>
          <w:noProof/>
          <w:kern w:val="2"/>
          <w:szCs w:val="24"/>
          <w:lang w:val="cs-US" w:eastAsia="cs-CZ"/>
          <w14:ligatures w14:val="standardContextual"/>
        </w:rPr>
      </w:pPr>
      <w:hyperlink w:anchor="_Toc227445744" w:history="1">
        <w:r w:rsidRPr="006F3EF9">
          <w:rPr>
            <w:rStyle w:val="Hypertextovodkaz"/>
            <w:noProof/>
          </w:rPr>
          <w:t>4.1</w:t>
        </w:r>
        <w:r>
          <w:rPr>
            <w:rFonts w:eastAsiaTheme="minorEastAsia"/>
            <w:noProof/>
            <w:kern w:val="2"/>
            <w:szCs w:val="24"/>
            <w:lang w:val="cs-US" w:eastAsia="cs-CZ"/>
            <w14:ligatures w14:val="standardContextual"/>
          </w:rPr>
          <w:tab/>
        </w:r>
        <w:r w:rsidRPr="006F3EF9">
          <w:rPr>
            <w:rStyle w:val="Hypertextovodkaz"/>
            <w:noProof/>
          </w:rPr>
          <w:t>Zdroj dat</w:t>
        </w:r>
        <w:r>
          <w:rPr>
            <w:noProof/>
            <w:webHidden/>
          </w:rPr>
          <w:tab/>
        </w:r>
        <w:r>
          <w:rPr>
            <w:noProof/>
            <w:webHidden/>
          </w:rPr>
          <w:fldChar w:fldCharType="begin"/>
        </w:r>
        <w:r>
          <w:rPr>
            <w:noProof/>
            <w:webHidden/>
          </w:rPr>
          <w:instrText xml:space="preserve"> PAGEREF _Toc227445744 \h </w:instrText>
        </w:r>
        <w:r>
          <w:rPr>
            <w:noProof/>
            <w:webHidden/>
          </w:rPr>
        </w:r>
        <w:r>
          <w:rPr>
            <w:noProof/>
            <w:webHidden/>
          </w:rPr>
          <w:fldChar w:fldCharType="separate"/>
        </w:r>
        <w:r>
          <w:rPr>
            <w:noProof/>
            <w:webHidden/>
          </w:rPr>
          <w:t>23</w:t>
        </w:r>
        <w:r>
          <w:rPr>
            <w:noProof/>
            <w:webHidden/>
          </w:rPr>
          <w:fldChar w:fldCharType="end"/>
        </w:r>
      </w:hyperlink>
    </w:p>
    <w:p w14:paraId="309BECB3" w14:textId="20571058" w:rsidR="00FB086C" w:rsidRDefault="00FB086C">
      <w:pPr>
        <w:pStyle w:val="Obsah2"/>
        <w:tabs>
          <w:tab w:val="left" w:pos="1680"/>
          <w:tab w:val="right" w:leader="dot" w:pos="8493"/>
        </w:tabs>
        <w:rPr>
          <w:rFonts w:eastAsiaTheme="minorEastAsia"/>
          <w:noProof/>
          <w:kern w:val="2"/>
          <w:szCs w:val="24"/>
          <w:lang w:val="cs-US" w:eastAsia="cs-CZ"/>
          <w14:ligatures w14:val="standardContextual"/>
        </w:rPr>
      </w:pPr>
      <w:hyperlink w:anchor="_Toc227445745" w:history="1">
        <w:r w:rsidRPr="006F3EF9">
          <w:rPr>
            <w:rStyle w:val="Hypertextovodkaz"/>
            <w:noProof/>
          </w:rPr>
          <w:t>4.2</w:t>
        </w:r>
        <w:r>
          <w:rPr>
            <w:rFonts w:eastAsiaTheme="minorEastAsia"/>
            <w:noProof/>
            <w:kern w:val="2"/>
            <w:szCs w:val="24"/>
            <w:lang w:val="cs-US" w:eastAsia="cs-CZ"/>
            <w14:ligatures w14:val="standardContextual"/>
          </w:rPr>
          <w:tab/>
        </w:r>
        <w:r w:rsidRPr="006F3EF9">
          <w:rPr>
            <w:rStyle w:val="Hypertextovodkaz"/>
            <w:noProof/>
          </w:rPr>
          <w:t>Extrakce a klasifikace AI pozic</w:t>
        </w:r>
        <w:r>
          <w:rPr>
            <w:noProof/>
            <w:webHidden/>
          </w:rPr>
          <w:tab/>
        </w:r>
        <w:r>
          <w:rPr>
            <w:noProof/>
            <w:webHidden/>
          </w:rPr>
          <w:fldChar w:fldCharType="begin"/>
        </w:r>
        <w:r>
          <w:rPr>
            <w:noProof/>
            <w:webHidden/>
          </w:rPr>
          <w:instrText xml:space="preserve"> PAGEREF _Toc227445745 \h </w:instrText>
        </w:r>
        <w:r>
          <w:rPr>
            <w:noProof/>
            <w:webHidden/>
          </w:rPr>
        </w:r>
        <w:r>
          <w:rPr>
            <w:noProof/>
            <w:webHidden/>
          </w:rPr>
          <w:fldChar w:fldCharType="separate"/>
        </w:r>
        <w:r>
          <w:rPr>
            <w:noProof/>
            <w:webHidden/>
          </w:rPr>
          <w:t>24</w:t>
        </w:r>
        <w:r>
          <w:rPr>
            <w:noProof/>
            <w:webHidden/>
          </w:rPr>
          <w:fldChar w:fldCharType="end"/>
        </w:r>
      </w:hyperlink>
    </w:p>
    <w:p w14:paraId="68D46438" w14:textId="6873D64A" w:rsidR="00FB086C" w:rsidRDefault="00FB086C">
      <w:pPr>
        <w:pStyle w:val="Obsah2"/>
        <w:tabs>
          <w:tab w:val="left" w:pos="1680"/>
          <w:tab w:val="right" w:leader="dot" w:pos="8493"/>
        </w:tabs>
        <w:rPr>
          <w:rFonts w:eastAsiaTheme="minorEastAsia"/>
          <w:noProof/>
          <w:kern w:val="2"/>
          <w:szCs w:val="24"/>
          <w:lang w:val="cs-US" w:eastAsia="cs-CZ"/>
          <w14:ligatures w14:val="standardContextual"/>
        </w:rPr>
      </w:pPr>
      <w:hyperlink w:anchor="_Toc227445746" w:history="1">
        <w:r w:rsidRPr="006F3EF9">
          <w:rPr>
            <w:rStyle w:val="Hypertextovodkaz"/>
            <w:noProof/>
          </w:rPr>
          <w:t>4.3</w:t>
        </w:r>
        <w:r>
          <w:rPr>
            <w:rFonts w:eastAsiaTheme="minorEastAsia"/>
            <w:noProof/>
            <w:kern w:val="2"/>
            <w:szCs w:val="24"/>
            <w:lang w:val="cs-US" w:eastAsia="cs-CZ"/>
            <w14:ligatures w14:val="standardContextual"/>
          </w:rPr>
          <w:tab/>
        </w:r>
        <w:r w:rsidRPr="006F3EF9">
          <w:rPr>
            <w:rStyle w:val="Hypertextovodkaz"/>
            <w:noProof/>
          </w:rPr>
          <w:t>Konstrukce klíčových proměnných a čištění dat</w:t>
        </w:r>
        <w:r>
          <w:rPr>
            <w:noProof/>
            <w:webHidden/>
          </w:rPr>
          <w:tab/>
        </w:r>
        <w:r>
          <w:rPr>
            <w:noProof/>
            <w:webHidden/>
          </w:rPr>
          <w:fldChar w:fldCharType="begin"/>
        </w:r>
        <w:r>
          <w:rPr>
            <w:noProof/>
            <w:webHidden/>
          </w:rPr>
          <w:instrText xml:space="preserve"> PAGEREF _Toc227445746 \h </w:instrText>
        </w:r>
        <w:r>
          <w:rPr>
            <w:noProof/>
            <w:webHidden/>
          </w:rPr>
        </w:r>
        <w:r>
          <w:rPr>
            <w:noProof/>
            <w:webHidden/>
          </w:rPr>
          <w:fldChar w:fldCharType="separate"/>
        </w:r>
        <w:r>
          <w:rPr>
            <w:noProof/>
            <w:webHidden/>
          </w:rPr>
          <w:t>25</w:t>
        </w:r>
        <w:r>
          <w:rPr>
            <w:noProof/>
            <w:webHidden/>
          </w:rPr>
          <w:fldChar w:fldCharType="end"/>
        </w:r>
      </w:hyperlink>
    </w:p>
    <w:p w14:paraId="3715B1D7" w14:textId="33B37223" w:rsidR="00FB086C" w:rsidRDefault="00FB086C">
      <w:pPr>
        <w:pStyle w:val="Obsah2"/>
        <w:tabs>
          <w:tab w:val="left" w:pos="1680"/>
          <w:tab w:val="right" w:leader="dot" w:pos="8493"/>
        </w:tabs>
        <w:rPr>
          <w:rFonts w:eastAsiaTheme="minorEastAsia"/>
          <w:noProof/>
          <w:kern w:val="2"/>
          <w:szCs w:val="24"/>
          <w:lang w:val="cs-US" w:eastAsia="cs-CZ"/>
          <w14:ligatures w14:val="standardContextual"/>
        </w:rPr>
      </w:pPr>
      <w:hyperlink w:anchor="_Toc227445747" w:history="1">
        <w:r w:rsidRPr="006F3EF9">
          <w:rPr>
            <w:rStyle w:val="Hypertextovodkaz"/>
            <w:noProof/>
          </w:rPr>
          <w:t>4.4</w:t>
        </w:r>
        <w:r>
          <w:rPr>
            <w:rFonts w:eastAsiaTheme="minorEastAsia"/>
            <w:noProof/>
            <w:kern w:val="2"/>
            <w:szCs w:val="24"/>
            <w:lang w:val="cs-US" w:eastAsia="cs-CZ"/>
            <w14:ligatures w14:val="standardContextual"/>
          </w:rPr>
          <w:tab/>
        </w:r>
        <w:r w:rsidRPr="006F3EF9">
          <w:rPr>
            <w:rStyle w:val="Hypertextovodkaz"/>
            <w:noProof/>
          </w:rPr>
          <w:t>Ekonometrické metody</w:t>
        </w:r>
        <w:r>
          <w:rPr>
            <w:noProof/>
            <w:webHidden/>
          </w:rPr>
          <w:tab/>
        </w:r>
        <w:r>
          <w:rPr>
            <w:noProof/>
            <w:webHidden/>
          </w:rPr>
          <w:fldChar w:fldCharType="begin"/>
        </w:r>
        <w:r>
          <w:rPr>
            <w:noProof/>
            <w:webHidden/>
          </w:rPr>
          <w:instrText xml:space="preserve"> PAGEREF _Toc227445747 \h </w:instrText>
        </w:r>
        <w:r>
          <w:rPr>
            <w:noProof/>
            <w:webHidden/>
          </w:rPr>
        </w:r>
        <w:r>
          <w:rPr>
            <w:noProof/>
            <w:webHidden/>
          </w:rPr>
          <w:fldChar w:fldCharType="separate"/>
        </w:r>
        <w:r>
          <w:rPr>
            <w:noProof/>
            <w:webHidden/>
          </w:rPr>
          <w:t>26</w:t>
        </w:r>
        <w:r>
          <w:rPr>
            <w:noProof/>
            <w:webHidden/>
          </w:rPr>
          <w:fldChar w:fldCharType="end"/>
        </w:r>
      </w:hyperlink>
    </w:p>
    <w:p w14:paraId="56546024" w14:textId="3FD7E454" w:rsidR="00FB086C" w:rsidRDefault="00FB086C">
      <w:pPr>
        <w:pStyle w:val="Obsah2"/>
        <w:tabs>
          <w:tab w:val="left" w:pos="1680"/>
          <w:tab w:val="right" w:leader="dot" w:pos="8493"/>
        </w:tabs>
        <w:rPr>
          <w:rFonts w:eastAsiaTheme="minorEastAsia"/>
          <w:noProof/>
          <w:kern w:val="2"/>
          <w:szCs w:val="24"/>
          <w:lang w:val="cs-US" w:eastAsia="cs-CZ"/>
          <w14:ligatures w14:val="standardContextual"/>
        </w:rPr>
      </w:pPr>
      <w:hyperlink w:anchor="_Toc227445748" w:history="1">
        <w:r w:rsidRPr="006F3EF9">
          <w:rPr>
            <w:rStyle w:val="Hypertextovodkaz"/>
            <w:noProof/>
          </w:rPr>
          <w:t>4.5</w:t>
        </w:r>
        <w:r>
          <w:rPr>
            <w:rFonts w:eastAsiaTheme="minorEastAsia"/>
            <w:noProof/>
            <w:kern w:val="2"/>
            <w:szCs w:val="24"/>
            <w:lang w:val="cs-US" w:eastAsia="cs-CZ"/>
            <w14:ligatures w14:val="standardContextual"/>
          </w:rPr>
          <w:tab/>
        </w:r>
        <w:r w:rsidRPr="006F3EF9">
          <w:rPr>
            <w:rStyle w:val="Hypertextovodkaz"/>
            <w:noProof/>
          </w:rPr>
          <w:t>Limitace</w:t>
        </w:r>
        <w:r>
          <w:rPr>
            <w:noProof/>
            <w:webHidden/>
          </w:rPr>
          <w:tab/>
        </w:r>
        <w:r>
          <w:rPr>
            <w:noProof/>
            <w:webHidden/>
          </w:rPr>
          <w:fldChar w:fldCharType="begin"/>
        </w:r>
        <w:r>
          <w:rPr>
            <w:noProof/>
            <w:webHidden/>
          </w:rPr>
          <w:instrText xml:space="preserve"> PAGEREF _Toc227445748 \h </w:instrText>
        </w:r>
        <w:r>
          <w:rPr>
            <w:noProof/>
            <w:webHidden/>
          </w:rPr>
        </w:r>
        <w:r>
          <w:rPr>
            <w:noProof/>
            <w:webHidden/>
          </w:rPr>
          <w:fldChar w:fldCharType="separate"/>
        </w:r>
        <w:r>
          <w:rPr>
            <w:noProof/>
            <w:webHidden/>
          </w:rPr>
          <w:t>26</w:t>
        </w:r>
        <w:r>
          <w:rPr>
            <w:noProof/>
            <w:webHidden/>
          </w:rPr>
          <w:fldChar w:fldCharType="end"/>
        </w:r>
      </w:hyperlink>
    </w:p>
    <w:p w14:paraId="7DF93983" w14:textId="5AC55D9B" w:rsidR="00FB086C" w:rsidRDefault="00FB086C">
      <w:pPr>
        <w:pStyle w:val="Obsah1"/>
        <w:tabs>
          <w:tab w:val="left" w:pos="1200"/>
          <w:tab w:val="right" w:leader="dot" w:pos="8493"/>
        </w:tabs>
        <w:rPr>
          <w:rFonts w:eastAsiaTheme="minorEastAsia"/>
          <w:noProof/>
          <w:kern w:val="2"/>
          <w:szCs w:val="24"/>
          <w:lang w:val="cs-US" w:eastAsia="cs-CZ"/>
          <w14:ligatures w14:val="standardContextual"/>
        </w:rPr>
      </w:pPr>
      <w:hyperlink w:anchor="_Toc227445749" w:history="1">
        <w:r w:rsidRPr="006F3EF9">
          <w:rPr>
            <w:rStyle w:val="Hypertextovodkaz"/>
            <w:noProof/>
          </w:rPr>
          <w:t>5</w:t>
        </w:r>
        <w:r>
          <w:rPr>
            <w:rFonts w:eastAsiaTheme="minorEastAsia"/>
            <w:noProof/>
            <w:kern w:val="2"/>
            <w:szCs w:val="24"/>
            <w:lang w:val="cs-US" w:eastAsia="cs-CZ"/>
            <w14:ligatures w14:val="standardContextual"/>
          </w:rPr>
          <w:tab/>
        </w:r>
        <w:r w:rsidRPr="006F3EF9">
          <w:rPr>
            <w:rStyle w:val="Hypertextovodkaz"/>
            <w:noProof/>
          </w:rPr>
          <w:t>Výsledky</w:t>
        </w:r>
        <w:r>
          <w:rPr>
            <w:noProof/>
            <w:webHidden/>
          </w:rPr>
          <w:tab/>
        </w:r>
        <w:r>
          <w:rPr>
            <w:noProof/>
            <w:webHidden/>
          </w:rPr>
          <w:fldChar w:fldCharType="begin"/>
        </w:r>
        <w:r>
          <w:rPr>
            <w:noProof/>
            <w:webHidden/>
          </w:rPr>
          <w:instrText xml:space="preserve"> PAGEREF _Toc227445749 \h </w:instrText>
        </w:r>
        <w:r>
          <w:rPr>
            <w:noProof/>
            <w:webHidden/>
          </w:rPr>
        </w:r>
        <w:r>
          <w:rPr>
            <w:noProof/>
            <w:webHidden/>
          </w:rPr>
          <w:fldChar w:fldCharType="separate"/>
        </w:r>
        <w:r>
          <w:rPr>
            <w:noProof/>
            <w:webHidden/>
          </w:rPr>
          <w:t>28</w:t>
        </w:r>
        <w:r>
          <w:rPr>
            <w:noProof/>
            <w:webHidden/>
          </w:rPr>
          <w:fldChar w:fldCharType="end"/>
        </w:r>
      </w:hyperlink>
    </w:p>
    <w:p w14:paraId="5D206121" w14:textId="34149AD1" w:rsidR="00FB086C" w:rsidRDefault="00FB086C">
      <w:pPr>
        <w:pStyle w:val="Obsah2"/>
        <w:tabs>
          <w:tab w:val="left" w:pos="1680"/>
          <w:tab w:val="right" w:leader="dot" w:pos="8493"/>
        </w:tabs>
        <w:rPr>
          <w:rFonts w:eastAsiaTheme="minorEastAsia"/>
          <w:noProof/>
          <w:kern w:val="2"/>
          <w:szCs w:val="24"/>
          <w:lang w:val="cs-US" w:eastAsia="cs-CZ"/>
          <w14:ligatures w14:val="standardContextual"/>
        </w:rPr>
      </w:pPr>
      <w:hyperlink w:anchor="_Toc227445750" w:history="1">
        <w:r w:rsidRPr="006F3EF9">
          <w:rPr>
            <w:rStyle w:val="Hypertextovodkaz"/>
            <w:noProof/>
            <w:highlight w:val="magenta"/>
          </w:rPr>
          <w:t>5.1</w:t>
        </w:r>
        <w:r>
          <w:rPr>
            <w:rFonts w:eastAsiaTheme="minorEastAsia"/>
            <w:noProof/>
            <w:kern w:val="2"/>
            <w:szCs w:val="24"/>
            <w:lang w:val="cs-US" w:eastAsia="cs-CZ"/>
            <w14:ligatures w14:val="standardContextual"/>
          </w:rPr>
          <w:tab/>
        </w:r>
        <w:r w:rsidRPr="006F3EF9">
          <w:rPr>
            <w:rStyle w:val="Hypertextovodkaz"/>
            <w:noProof/>
            <w:highlight w:val="magenta"/>
          </w:rPr>
          <w:t>Deskriptivní statistika</w:t>
        </w:r>
        <w:r>
          <w:rPr>
            <w:noProof/>
            <w:webHidden/>
          </w:rPr>
          <w:tab/>
        </w:r>
        <w:r>
          <w:rPr>
            <w:noProof/>
            <w:webHidden/>
          </w:rPr>
          <w:fldChar w:fldCharType="begin"/>
        </w:r>
        <w:r>
          <w:rPr>
            <w:noProof/>
            <w:webHidden/>
          </w:rPr>
          <w:instrText xml:space="preserve"> PAGEREF _Toc227445750 \h </w:instrText>
        </w:r>
        <w:r>
          <w:rPr>
            <w:noProof/>
            <w:webHidden/>
          </w:rPr>
        </w:r>
        <w:r>
          <w:rPr>
            <w:noProof/>
            <w:webHidden/>
          </w:rPr>
          <w:fldChar w:fldCharType="separate"/>
        </w:r>
        <w:r>
          <w:rPr>
            <w:noProof/>
            <w:webHidden/>
          </w:rPr>
          <w:t>28</w:t>
        </w:r>
        <w:r>
          <w:rPr>
            <w:noProof/>
            <w:webHidden/>
          </w:rPr>
          <w:fldChar w:fldCharType="end"/>
        </w:r>
      </w:hyperlink>
    </w:p>
    <w:p w14:paraId="3E3B29A5" w14:textId="06F58B35" w:rsidR="00FB086C" w:rsidRDefault="00FB086C">
      <w:pPr>
        <w:pStyle w:val="Obsah2"/>
        <w:tabs>
          <w:tab w:val="left" w:pos="1680"/>
          <w:tab w:val="right" w:leader="dot" w:pos="8493"/>
        </w:tabs>
        <w:rPr>
          <w:rFonts w:eastAsiaTheme="minorEastAsia"/>
          <w:noProof/>
          <w:kern w:val="2"/>
          <w:szCs w:val="24"/>
          <w:lang w:val="cs-US" w:eastAsia="cs-CZ"/>
          <w14:ligatures w14:val="standardContextual"/>
        </w:rPr>
      </w:pPr>
      <w:hyperlink w:anchor="_Toc227445751" w:history="1">
        <w:r w:rsidRPr="006F3EF9">
          <w:rPr>
            <w:rStyle w:val="Hypertextovodkaz"/>
            <w:noProof/>
          </w:rPr>
          <w:t>5.2</w:t>
        </w:r>
        <w:r>
          <w:rPr>
            <w:rFonts w:eastAsiaTheme="minorEastAsia"/>
            <w:noProof/>
            <w:kern w:val="2"/>
            <w:szCs w:val="24"/>
            <w:lang w:val="cs-US" w:eastAsia="cs-CZ"/>
            <w14:ligatures w14:val="standardContextual"/>
          </w:rPr>
          <w:tab/>
        </w:r>
        <w:r w:rsidRPr="006F3EF9">
          <w:rPr>
            <w:rStyle w:val="Hypertextovodkaz"/>
            <w:noProof/>
          </w:rPr>
          <w:t>Komparativní analýza zemí (USA, Německo, Indie)</w:t>
        </w:r>
        <w:r>
          <w:rPr>
            <w:noProof/>
            <w:webHidden/>
          </w:rPr>
          <w:tab/>
        </w:r>
        <w:r>
          <w:rPr>
            <w:noProof/>
            <w:webHidden/>
          </w:rPr>
          <w:fldChar w:fldCharType="begin"/>
        </w:r>
        <w:r>
          <w:rPr>
            <w:noProof/>
            <w:webHidden/>
          </w:rPr>
          <w:instrText xml:space="preserve"> PAGEREF _Toc227445751 \h </w:instrText>
        </w:r>
        <w:r>
          <w:rPr>
            <w:noProof/>
            <w:webHidden/>
          </w:rPr>
        </w:r>
        <w:r>
          <w:rPr>
            <w:noProof/>
            <w:webHidden/>
          </w:rPr>
          <w:fldChar w:fldCharType="separate"/>
        </w:r>
        <w:r>
          <w:rPr>
            <w:noProof/>
            <w:webHidden/>
          </w:rPr>
          <w:t>29</w:t>
        </w:r>
        <w:r>
          <w:rPr>
            <w:noProof/>
            <w:webHidden/>
          </w:rPr>
          <w:fldChar w:fldCharType="end"/>
        </w:r>
      </w:hyperlink>
    </w:p>
    <w:p w14:paraId="7EB9860A" w14:textId="779CF541" w:rsidR="00FB086C" w:rsidRDefault="00FB086C">
      <w:pPr>
        <w:pStyle w:val="Obsah1"/>
        <w:tabs>
          <w:tab w:val="left" w:pos="1200"/>
          <w:tab w:val="right" w:leader="dot" w:pos="8493"/>
        </w:tabs>
        <w:rPr>
          <w:rFonts w:eastAsiaTheme="minorEastAsia"/>
          <w:noProof/>
          <w:kern w:val="2"/>
          <w:szCs w:val="24"/>
          <w:lang w:val="cs-US" w:eastAsia="cs-CZ"/>
          <w14:ligatures w14:val="standardContextual"/>
        </w:rPr>
      </w:pPr>
      <w:hyperlink w:anchor="_Toc227445752" w:history="1">
        <w:r w:rsidRPr="006F3EF9">
          <w:rPr>
            <w:rStyle w:val="Hypertextovodkaz"/>
            <w:noProof/>
          </w:rPr>
          <w:t>6</w:t>
        </w:r>
        <w:r>
          <w:rPr>
            <w:rFonts w:eastAsiaTheme="minorEastAsia"/>
            <w:noProof/>
            <w:kern w:val="2"/>
            <w:szCs w:val="24"/>
            <w:lang w:val="cs-US" w:eastAsia="cs-CZ"/>
            <w14:ligatures w14:val="standardContextual"/>
          </w:rPr>
          <w:tab/>
        </w:r>
        <w:r w:rsidRPr="006F3EF9">
          <w:rPr>
            <w:rStyle w:val="Hypertextovodkaz"/>
            <w:noProof/>
          </w:rPr>
          <w:t>Nadpis 1</w:t>
        </w:r>
        <w:r>
          <w:rPr>
            <w:noProof/>
            <w:webHidden/>
          </w:rPr>
          <w:tab/>
        </w:r>
        <w:r>
          <w:rPr>
            <w:noProof/>
            <w:webHidden/>
          </w:rPr>
          <w:fldChar w:fldCharType="begin"/>
        </w:r>
        <w:r>
          <w:rPr>
            <w:noProof/>
            <w:webHidden/>
          </w:rPr>
          <w:instrText xml:space="preserve"> PAGEREF _Toc227445752 \h </w:instrText>
        </w:r>
        <w:r>
          <w:rPr>
            <w:noProof/>
            <w:webHidden/>
          </w:rPr>
        </w:r>
        <w:r>
          <w:rPr>
            <w:noProof/>
            <w:webHidden/>
          </w:rPr>
          <w:fldChar w:fldCharType="separate"/>
        </w:r>
        <w:r>
          <w:rPr>
            <w:noProof/>
            <w:webHidden/>
          </w:rPr>
          <w:t>43</w:t>
        </w:r>
        <w:r>
          <w:rPr>
            <w:noProof/>
            <w:webHidden/>
          </w:rPr>
          <w:fldChar w:fldCharType="end"/>
        </w:r>
      </w:hyperlink>
    </w:p>
    <w:p w14:paraId="2E582B70" w14:textId="68386E11" w:rsidR="00FB086C" w:rsidRDefault="00FB086C">
      <w:pPr>
        <w:pStyle w:val="Obsah2"/>
        <w:tabs>
          <w:tab w:val="left" w:pos="1680"/>
          <w:tab w:val="right" w:leader="dot" w:pos="8493"/>
        </w:tabs>
        <w:rPr>
          <w:rFonts w:eastAsiaTheme="minorEastAsia"/>
          <w:noProof/>
          <w:kern w:val="2"/>
          <w:szCs w:val="24"/>
          <w:lang w:val="cs-US" w:eastAsia="cs-CZ"/>
          <w14:ligatures w14:val="standardContextual"/>
        </w:rPr>
      </w:pPr>
      <w:hyperlink w:anchor="_Toc227445753" w:history="1">
        <w:r w:rsidRPr="006F3EF9">
          <w:rPr>
            <w:rStyle w:val="Hypertextovodkaz"/>
            <w:noProof/>
          </w:rPr>
          <w:t>6.1</w:t>
        </w:r>
        <w:r>
          <w:rPr>
            <w:rFonts w:eastAsiaTheme="minorEastAsia"/>
            <w:noProof/>
            <w:kern w:val="2"/>
            <w:szCs w:val="24"/>
            <w:lang w:val="cs-US" w:eastAsia="cs-CZ"/>
            <w14:ligatures w14:val="standardContextual"/>
          </w:rPr>
          <w:tab/>
        </w:r>
        <w:r w:rsidRPr="006F3EF9">
          <w:rPr>
            <w:rStyle w:val="Hypertextovodkaz"/>
            <w:noProof/>
          </w:rPr>
          <w:t>Nadpis 2</w:t>
        </w:r>
        <w:r>
          <w:rPr>
            <w:noProof/>
            <w:webHidden/>
          </w:rPr>
          <w:tab/>
        </w:r>
        <w:r>
          <w:rPr>
            <w:noProof/>
            <w:webHidden/>
          </w:rPr>
          <w:fldChar w:fldCharType="begin"/>
        </w:r>
        <w:r>
          <w:rPr>
            <w:noProof/>
            <w:webHidden/>
          </w:rPr>
          <w:instrText xml:space="preserve"> PAGEREF _Toc227445753 \h </w:instrText>
        </w:r>
        <w:r>
          <w:rPr>
            <w:noProof/>
            <w:webHidden/>
          </w:rPr>
        </w:r>
        <w:r>
          <w:rPr>
            <w:noProof/>
            <w:webHidden/>
          </w:rPr>
          <w:fldChar w:fldCharType="separate"/>
        </w:r>
        <w:r>
          <w:rPr>
            <w:noProof/>
            <w:webHidden/>
          </w:rPr>
          <w:t>43</w:t>
        </w:r>
        <w:r>
          <w:rPr>
            <w:noProof/>
            <w:webHidden/>
          </w:rPr>
          <w:fldChar w:fldCharType="end"/>
        </w:r>
      </w:hyperlink>
    </w:p>
    <w:p w14:paraId="078740A2" w14:textId="4D0800AE" w:rsidR="00FB086C" w:rsidRDefault="00FB086C">
      <w:pPr>
        <w:pStyle w:val="Obsah3"/>
        <w:tabs>
          <w:tab w:val="left" w:pos="1951"/>
          <w:tab w:val="right" w:leader="dot" w:pos="8493"/>
        </w:tabs>
        <w:rPr>
          <w:rFonts w:eastAsiaTheme="minorEastAsia"/>
          <w:noProof/>
          <w:kern w:val="2"/>
          <w:szCs w:val="24"/>
          <w:lang w:val="cs-US" w:eastAsia="cs-CZ"/>
          <w14:ligatures w14:val="standardContextual"/>
        </w:rPr>
      </w:pPr>
      <w:hyperlink w:anchor="_Toc227445754" w:history="1">
        <w:r w:rsidRPr="006F3EF9">
          <w:rPr>
            <w:rStyle w:val="Hypertextovodkaz"/>
            <w:noProof/>
          </w:rPr>
          <w:t>6.1.1</w:t>
        </w:r>
        <w:r>
          <w:rPr>
            <w:rFonts w:eastAsiaTheme="minorEastAsia"/>
            <w:noProof/>
            <w:kern w:val="2"/>
            <w:szCs w:val="24"/>
            <w:lang w:val="cs-US" w:eastAsia="cs-CZ"/>
            <w14:ligatures w14:val="standardContextual"/>
          </w:rPr>
          <w:tab/>
        </w:r>
        <w:r w:rsidRPr="006F3EF9">
          <w:rPr>
            <w:rStyle w:val="Hypertextovodkaz"/>
            <w:noProof/>
          </w:rPr>
          <w:t>Nadpis 3</w:t>
        </w:r>
        <w:r>
          <w:rPr>
            <w:noProof/>
            <w:webHidden/>
          </w:rPr>
          <w:tab/>
        </w:r>
        <w:r>
          <w:rPr>
            <w:noProof/>
            <w:webHidden/>
          </w:rPr>
          <w:fldChar w:fldCharType="begin"/>
        </w:r>
        <w:r>
          <w:rPr>
            <w:noProof/>
            <w:webHidden/>
          </w:rPr>
          <w:instrText xml:space="preserve"> PAGEREF _Toc227445754 \h </w:instrText>
        </w:r>
        <w:r>
          <w:rPr>
            <w:noProof/>
            <w:webHidden/>
          </w:rPr>
        </w:r>
        <w:r>
          <w:rPr>
            <w:noProof/>
            <w:webHidden/>
          </w:rPr>
          <w:fldChar w:fldCharType="separate"/>
        </w:r>
        <w:r>
          <w:rPr>
            <w:noProof/>
            <w:webHidden/>
          </w:rPr>
          <w:t>43</w:t>
        </w:r>
        <w:r>
          <w:rPr>
            <w:noProof/>
            <w:webHidden/>
          </w:rPr>
          <w:fldChar w:fldCharType="end"/>
        </w:r>
      </w:hyperlink>
    </w:p>
    <w:p w14:paraId="6AC72B44" w14:textId="214D0D0C" w:rsidR="00FB086C" w:rsidRDefault="00FB086C">
      <w:pPr>
        <w:pStyle w:val="Obsah1"/>
        <w:tabs>
          <w:tab w:val="left" w:pos="1200"/>
          <w:tab w:val="right" w:leader="dot" w:pos="8493"/>
        </w:tabs>
        <w:rPr>
          <w:rFonts w:eastAsiaTheme="minorEastAsia"/>
          <w:noProof/>
          <w:kern w:val="2"/>
          <w:szCs w:val="24"/>
          <w:lang w:val="cs-US" w:eastAsia="cs-CZ"/>
          <w14:ligatures w14:val="standardContextual"/>
        </w:rPr>
      </w:pPr>
      <w:hyperlink w:anchor="_Toc227445755" w:history="1">
        <w:r w:rsidRPr="006F3EF9">
          <w:rPr>
            <w:rStyle w:val="Hypertextovodkaz"/>
            <w:noProof/>
          </w:rPr>
          <w:t>7</w:t>
        </w:r>
        <w:r>
          <w:rPr>
            <w:rFonts w:eastAsiaTheme="minorEastAsia"/>
            <w:noProof/>
            <w:kern w:val="2"/>
            <w:szCs w:val="24"/>
            <w:lang w:val="cs-US" w:eastAsia="cs-CZ"/>
            <w14:ligatures w14:val="standardContextual"/>
          </w:rPr>
          <w:tab/>
        </w:r>
        <w:r w:rsidRPr="006F3EF9">
          <w:rPr>
            <w:rStyle w:val="Hypertextovodkaz"/>
            <w:noProof/>
          </w:rPr>
          <w:t>Závěr</w:t>
        </w:r>
        <w:r>
          <w:rPr>
            <w:noProof/>
            <w:webHidden/>
          </w:rPr>
          <w:tab/>
        </w:r>
        <w:r>
          <w:rPr>
            <w:noProof/>
            <w:webHidden/>
          </w:rPr>
          <w:fldChar w:fldCharType="begin"/>
        </w:r>
        <w:r>
          <w:rPr>
            <w:noProof/>
            <w:webHidden/>
          </w:rPr>
          <w:instrText xml:space="preserve"> PAGEREF _Toc227445755 \h </w:instrText>
        </w:r>
        <w:r>
          <w:rPr>
            <w:noProof/>
            <w:webHidden/>
          </w:rPr>
        </w:r>
        <w:r>
          <w:rPr>
            <w:noProof/>
            <w:webHidden/>
          </w:rPr>
          <w:fldChar w:fldCharType="separate"/>
        </w:r>
        <w:r>
          <w:rPr>
            <w:noProof/>
            <w:webHidden/>
          </w:rPr>
          <w:t>44</w:t>
        </w:r>
        <w:r>
          <w:rPr>
            <w:noProof/>
            <w:webHidden/>
          </w:rPr>
          <w:fldChar w:fldCharType="end"/>
        </w:r>
      </w:hyperlink>
    </w:p>
    <w:p w14:paraId="75D3B42E" w14:textId="514F1C52" w:rsidR="00FB086C" w:rsidRDefault="00FB086C">
      <w:pPr>
        <w:pStyle w:val="Obsah1"/>
        <w:tabs>
          <w:tab w:val="right" w:leader="dot" w:pos="8493"/>
        </w:tabs>
        <w:rPr>
          <w:rFonts w:eastAsiaTheme="minorEastAsia"/>
          <w:noProof/>
          <w:kern w:val="2"/>
          <w:szCs w:val="24"/>
          <w:lang w:val="cs-US" w:eastAsia="cs-CZ"/>
          <w14:ligatures w14:val="standardContextual"/>
        </w:rPr>
      </w:pPr>
      <w:hyperlink w:anchor="_Toc227445756" w:history="1">
        <w:r w:rsidRPr="006F3EF9">
          <w:rPr>
            <w:rStyle w:val="Hypertextovodkaz"/>
            <w:noProof/>
          </w:rPr>
          <w:t>Seznam použité literatury</w:t>
        </w:r>
        <w:r>
          <w:rPr>
            <w:noProof/>
            <w:webHidden/>
          </w:rPr>
          <w:tab/>
        </w:r>
        <w:r>
          <w:rPr>
            <w:noProof/>
            <w:webHidden/>
          </w:rPr>
          <w:fldChar w:fldCharType="begin"/>
        </w:r>
        <w:r>
          <w:rPr>
            <w:noProof/>
            <w:webHidden/>
          </w:rPr>
          <w:instrText xml:space="preserve"> PAGEREF _Toc227445756 \h </w:instrText>
        </w:r>
        <w:r>
          <w:rPr>
            <w:noProof/>
            <w:webHidden/>
          </w:rPr>
        </w:r>
        <w:r>
          <w:rPr>
            <w:noProof/>
            <w:webHidden/>
          </w:rPr>
          <w:fldChar w:fldCharType="separate"/>
        </w:r>
        <w:r>
          <w:rPr>
            <w:noProof/>
            <w:webHidden/>
          </w:rPr>
          <w:t>45</w:t>
        </w:r>
        <w:r>
          <w:rPr>
            <w:noProof/>
            <w:webHidden/>
          </w:rPr>
          <w:fldChar w:fldCharType="end"/>
        </w:r>
      </w:hyperlink>
    </w:p>
    <w:p w14:paraId="55B438E1" w14:textId="4FC3565C" w:rsidR="00FB086C" w:rsidRDefault="00FB086C">
      <w:pPr>
        <w:pStyle w:val="Obsah1"/>
        <w:tabs>
          <w:tab w:val="right" w:leader="dot" w:pos="8493"/>
        </w:tabs>
        <w:rPr>
          <w:rFonts w:eastAsiaTheme="minorEastAsia"/>
          <w:noProof/>
          <w:kern w:val="2"/>
          <w:szCs w:val="24"/>
          <w:lang w:val="cs-US" w:eastAsia="cs-CZ"/>
          <w14:ligatures w14:val="standardContextual"/>
        </w:rPr>
      </w:pPr>
      <w:hyperlink w:anchor="_Toc227445757" w:history="1">
        <w:r w:rsidRPr="006F3EF9">
          <w:rPr>
            <w:rStyle w:val="Hypertextovodkaz"/>
            <w:noProof/>
          </w:rPr>
          <w:t>Seznam zkratek</w:t>
        </w:r>
        <w:r>
          <w:rPr>
            <w:noProof/>
            <w:webHidden/>
          </w:rPr>
          <w:tab/>
        </w:r>
        <w:r>
          <w:rPr>
            <w:noProof/>
            <w:webHidden/>
          </w:rPr>
          <w:fldChar w:fldCharType="begin"/>
        </w:r>
        <w:r>
          <w:rPr>
            <w:noProof/>
            <w:webHidden/>
          </w:rPr>
          <w:instrText xml:space="preserve"> PAGEREF _Toc227445757 \h </w:instrText>
        </w:r>
        <w:r>
          <w:rPr>
            <w:noProof/>
            <w:webHidden/>
          </w:rPr>
        </w:r>
        <w:r>
          <w:rPr>
            <w:noProof/>
            <w:webHidden/>
          </w:rPr>
          <w:fldChar w:fldCharType="separate"/>
        </w:r>
        <w:r>
          <w:rPr>
            <w:noProof/>
            <w:webHidden/>
          </w:rPr>
          <w:t>50</w:t>
        </w:r>
        <w:r>
          <w:rPr>
            <w:noProof/>
            <w:webHidden/>
          </w:rPr>
          <w:fldChar w:fldCharType="end"/>
        </w:r>
      </w:hyperlink>
    </w:p>
    <w:p w14:paraId="7CE2EE4D" w14:textId="7DF6E66D" w:rsidR="0020206D" w:rsidRPr="0020206D" w:rsidRDefault="00AB12BF" w:rsidP="00667CF6">
      <w:pPr>
        <w:pStyle w:val="Titulnlistnzvy"/>
        <w:jc w:val="left"/>
      </w:pPr>
      <w:r>
        <w:fldChar w:fldCharType="end"/>
      </w:r>
      <w:r w:rsidR="0020206D" w:rsidRPr="0020206D">
        <w:t>Seznam příloh</w:t>
      </w:r>
    </w:p>
    <w:p w14:paraId="28DCF7C9" w14:textId="77777777" w:rsidR="0020411E" w:rsidRPr="0020411E" w:rsidRDefault="0020206D" w:rsidP="00667CF6">
      <w:pPr>
        <w:pStyle w:val="Titulnlistnzvy"/>
        <w:jc w:val="left"/>
      </w:pPr>
      <w:r w:rsidRPr="0020206D">
        <w:t>Přílohy</w:t>
      </w:r>
    </w:p>
    <w:p w14:paraId="401A9E94" w14:textId="77777777" w:rsidR="00A41743" w:rsidRDefault="00A41743" w:rsidP="00822644">
      <w:pPr>
        <w:pStyle w:val="Nadpis1"/>
      </w:pPr>
      <w:bookmarkStart w:id="1" w:name="_Toc22112410"/>
      <w:bookmarkStart w:id="2" w:name="_Toc227445732"/>
      <w:r w:rsidRPr="001D03B5">
        <w:lastRenderedPageBreak/>
        <w:t>Úvod</w:t>
      </w:r>
      <w:bookmarkEnd w:id="1"/>
      <w:bookmarkEnd w:id="2"/>
    </w:p>
    <w:p w14:paraId="09987E2E" w14:textId="77777777" w:rsidR="00E42DA0" w:rsidRDefault="00E42DA0" w:rsidP="00822644">
      <w:bookmarkStart w:id="3" w:name="_Hlk226021265"/>
      <w:bookmarkStart w:id="4" w:name="_Toc218851985"/>
      <w:r w:rsidRPr="00CC655E">
        <w:t>V posledních letech dochází v důsledku digitalizace, automatizace a rozvoje umělé inteligence k</w:t>
      </w:r>
      <w:r>
        <w:t> </w:t>
      </w:r>
      <w:r w:rsidRPr="00CC655E">
        <w:t>výrazn</w:t>
      </w:r>
      <w:r>
        <w:t xml:space="preserve">ému nárůstu </w:t>
      </w:r>
      <w:r w:rsidRPr="00CC655E">
        <w:t>poptáv</w:t>
      </w:r>
      <w:r>
        <w:t>ky</w:t>
      </w:r>
      <w:r w:rsidRPr="00CC655E">
        <w:t xml:space="preserve"> po </w:t>
      </w:r>
      <w:r>
        <w:t xml:space="preserve">AI </w:t>
      </w:r>
      <w:r w:rsidRPr="00CC655E">
        <w:t>dovednostech na trhu práce</w:t>
      </w:r>
      <w:r>
        <w:t xml:space="preserve"> (Acemoglu et al., 2020).</w:t>
      </w:r>
      <w:r w:rsidRPr="00CC655E">
        <w:t xml:space="preserve"> </w:t>
      </w:r>
      <w:r>
        <w:t>Literatura i m</w:t>
      </w:r>
      <w:r w:rsidRPr="00CC655E">
        <w:t>ezinárodní organizace</w:t>
      </w:r>
      <w:r>
        <w:t xml:space="preserve"> jako O</w:t>
      </w:r>
      <w:r w:rsidRPr="00CC655E">
        <w:t>ECD</w:t>
      </w:r>
      <w:r>
        <w:t xml:space="preserve"> na tento nový trend</w:t>
      </w:r>
      <w:r w:rsidRPr="00CC655E">
        <w:t xml:space="preserve"> upozorňují.</w:t>
      </w:r>
      <w:r>
        <w:t xml:space="preserve"> </w:t>
      </w:r>
      <w:r w:rsidRPr="00E31376">
        <w:rPr>
          <w:rFonts w:ascii="Times New Roman" w:eastAsia="Times New Roman" w:hAnsi="Times New Roman" w:cs="Times New Roman"/>
          <w:noProof/>
          <w:lang w:eastAsia="cs-CZ"/>
        </w:rPr>
        <w:t xml:space="preserve">Tyto změny se odehrávají rychleji než kdy předtím, a to </w:t>
      </w:r>
      <w:r>
        <w:rPr>
          <w:rFonts w:ascii="Times New Roman" w:eastAsia="Times New Roman" w:hAnsi="Times New Roman" w:cs="Times New Roman"/>
          <w:noProof/>
          <w:lang w:eastAsia="cs-CZ"/>
        </w:rPr>
        <w:t xml:space="preserve">často </w:t>
      </w:r>
      <w:r w:rsidRPr="00E31376">
        <w:rPr>
          <w:rFonts w:ascii="Times New Roman" w:eastAsia="Times New Roman" w:hAnsi="Times New Roman" w:cs="Times New Roman"/>
          <w:noProof/>
          <w:lang w:eastAsia="cs-CZ"/>
        </w:rPr>
        <w:t>v měřítku pouhých měsíců</w:t>
      </w:r>
      <w:r>
        <w:rPr>
          <w:rFonts w:ascii="Times New Roman" w:eastAsia="Times New Roman" w:hAnsi="Times New Roman" w:cs="Times New Roman"/>
          <w:noProof/>
          <w:lang w:eastAsia="cs-CZ"/>
        </w:rPr>
        <w:t xml:space="preserve"> </w:t>
      </w:r>
      <w:commentRangeStart w:id="5"/>
      <w:r>
        <w:t>(OECD, 2019; McKinsey, 2023)</w:t>
      </w:r>
      <w:commentRangeEnd w:id="5"/>
      <w:r>
        <w:rPr>
          <w:rStyle w:val="Odkaznakoment"/>
          <w:rFonts w:ascii="Times New Roman" w:eastAsia="Times New Roman" w:hAnsi="Times New Roman" w:cs="Times New Roman"/>
          <w:noProof/>
          <w:sz w:val="24"/>
          <w:szCs w:val="22"/>
          <w:lang w:eastAsia="cs-CZ"/>
        </w:rPr>
        <w:commentReference w:id="5"/>
      </w:r>
      <w:r>
        <w:rPr>
          <w:rFonts w:ascii="Times New Roman" w:eastAsia="Times New Roman" w:hAnsi="Times New Roman" w:cs="Times New Roman"/>
          <w:noProof/>
          <w:lang w:eastAsia="cs-CZ"/>
        </w:rPr>
        <w:t xml:space="preserve">. </w:t>
      </w:r>
      <w:r w:rsidRPr="00531242">
        <w:rPr>
          <w:rFonts w:ascii="Times New Roman" w:eastAsia="Times New Roman" w:hAnsi="Times New Roman" w:cs="Times New Roman"/>
          <w:noProof/>
          <w:lang w:eastAsia="cs-CZ"/>
        </w:rPr>
        <w:t xml:space="preserve">Umělá inteligence patří v současnosti mezi nejvýznamnější technologické změny ovlivňující fungování trhu práce, zejména v profesích s vysokým podílem kognitivních a digitálních </w:t>
      </w:r>
      <w:r>
        <w:rPr>
          <w:rFonts w:ascii="Times New Roman" w:eastAsia="Times New Roman" w:hAnsi="Times New Roman" w:cs="Times New Roman"/>
          <w:noProof/>
          <w:lang w:eastAsia="cs-CZ"/>
        </w:rPr>
        <w:t>činností</w:t>
      </w:r>
      <w:r>
        <w:t xml:space="preserve"> (</w:t>
      </w:r>
      <w:r>
        <w:rPr>
          <w:rFonts w:ascii="Times New Roman" w:eastAsia="Times New Roman" w:hAnsi="Times New Roman" w:cs="Times New Roman"/>
          <w:noProof/>
          <w:lang w:eastAsia="cs-CZ"/>
        </w:rPr>
        <w:t>Arnz et al.</w:t>
      </w:r>
      <w:r>
        <w:t xml:space="preserve">, 2016). </w:t>
      </w:r>
      <w:r w:rsidRPr="00F360FB">
        <w:t>V tomto kontextu se nabízí otázka, jak se tyto změny konkrétně promítají do reálné poptávky zaměstnavatelů</w:t>
      </w:r>
      <w:r>
        <w:t>. Je proto vhodné zkoumat, jak se tyto změny projevují v reálné poptávce zaměstnavatelů.</w:t>
      </w:r>
    </w:p>
    <w:p w14:paraId="3A2D6ADA" w14:textId="77777777" w:rsidR="00E42DA0" w:rsidRPr="00274D2D" w:rsidRDefault="00E42DA0" w:rsidP="00822644">
      <w:pPr>
        <w:rPr>
          <w:rFonts w:eastAsia="Times New Roman"/>
          <w:noProof/>
          <w:lang w:eastAsia="cs-CZ"/>
        </w:rPr>
      </w:pPr>
      <w:bookmarkStart w:id="6" w:name="_Hlk223355225"/>
      <w:r>
        <w:rPr>
          <w:rFonts w:eastAsia="Times New Roman"/>
          <w:noProof/>
          <w:lang w:eastAsia="cs-CZ"/>
        </w:rPr>
        <w:t xml:space="preserve">Ve Velké Británii je sledován nárůst </w:t>
      </w:r>
      <w:r w:rsidRPr="0090577B">
        <w:rPr>
          <w:rFonts w:eastAsia="Times New Roman"/>
          <w:noProof/>
          <w:lang w:eastAsia="cs-CZ"/>
        </w:rPr>
        <w:t xml:space="preserve">AI pozic </w:t>
      </w:r>
      <w:r>
        <w:rPr>
          <w:rFonts w:eastAsia="Times New Roman"/>
          <w:noProof/>
          <w:lang w:eastAsia="cs-CZ"/>
        </w:rPr>
        <w:t xml:space="preserve">o 21 procent </w:t>
      </w:r>
      <w:r w:rsidRPr="0090577B">
        <w:rPr>
          <w:rFonts w:eastAsia="Times New Roman"/>
          <w:noProof/>
          <w:lang w:eastAsia="cs-CZ"/>
        </w:rPr>
        <w:t>mezi 2018</w:t>
      </w:r>
      <w:r>
        <w:t>–</w:t>
      </w:r>
      <w:r w:rsidRPr="0090577B">
        <w:rPr>
          <w:rFonts w:eastAsia="Times New Roman"/>
          <w:noProof/>
          <w:lang w:eastAsia="cs-CZ"/>
        </w:rPr>
        <w:t>2023</w:t>
      </w:r>
      <w:bookmarkEnd w:id="6"/>
      <w:r>
        <w:rPr>
          <w:rFonts w:eastAsia="Times New Roman"/>
          <w:noProof/>
          <w:lang w:eastAsia="cs-CZ"/>
        </w:rPr>
        <w:t xml:space="preserve"> (</w:t>
      </w:r>
      <w:r w:rsidRPr="0090577B">
        <w:rPr>
          <w:rFonts w:eastAsia="Times New Roman"/>
          <w:noProof/>
          <w:lang w:eastAsia="cs-CZ"/>
        </w:rPr>
        <w:t>Bone et al.</w:t>
      </w:r>
      <w:r>
        <w:rPr>
          <w:rFonts w:eastAsia="Times New Roman"/>
          <w:noProof/>
          <w:lang w:eastAsia="cs-CZ"/>
        </w:rPr>
        <w:t xml:space="preserve">, </w:t>
      </w:r>
      <w:r w:rsidRPr="0090577B">
        <w:rPr>
          <w:rFonts w:eastAsia="Times New Roman"/>
          <w:noProof/>
          <w:lang w:eastAsia="cs-CZ"/>
        </w:rPr>
        <w:t>2025)</w:t>
      </w:r>
      <w:r>
        <w:rPr>
          <w:rFonts w:eastAsia="Times New Roman"/>
          <w:noProof/>
          <w:lang w:eastAsia="cs-CZ"/>
        </w:rPr>
        <w:t xml:space="preserve">. </w:t>
      </w:r>
      <w:bookmarkStart w:id="7" w:name="_Hlk225864641"/>
      <w:bookmarkStart w:id="8" w:name="_Hlk226362965"/>
      <w:r>
        <w:rPr>
          <w:rFonts w:eastAsia="Times New Roman"/>
          <w:noProof/>
          <w:lang w:eastAsia="cs-CZ"/>
        </w:rPr>
        <w:t xml:space="preserve">Také dle </w:t>
      </w:r>
      <w:r w:rsidRPr="0090577B">
        <w:rPr>
          <w:rFonts w:eastAsia="Times New Roman"/>
          <w:noProof/>
          <w:lang w:eastAsia="cs-CZ"/>
        </w:rPr>
        <w:t>World Economic Forum</w:t>
      </w:r>
      <w:r>
        <w:rPr>
          <w:rFonts w:eastAsia="Times New Roman"/>
          <w:noProof/>
          <w:lang w:eastAsia="cs-CZ"/>
        </w:rPr>
        <w:t xml:space="preserve"> patří </w:t>
      </w:r>
      <w:r w:rsidRPr="0090577B">
        <w:rPr>
          <w:rFonts w:eastAsia="Times New Roman"/>
          <w:noProof/>
          <w:lang w:eastAsia="cs-CZ"/>
        </w:rPr>
        <w:t xml:space="preserve">AI </w:t>
      </w:r>
      <w:r>
        <w:rPr>
          <w:rFonts w:eastAsia="Times New Roman"/>
          <w:noProof/>
          <w:lang w:eastAsia="cs-CZ"/>
        </w:rPr>
        <w:t>mezi</w:t>
      </w:r>
      <w:r w:rsidRPr="0090577B">
        <w:rPr>
          <w:rFonts w:eastAsia="Times New Roman"/>
          <w:noProof/>
          <w:lang w:eastAsia="cs-CZ"/>
        </w:rPr>
        <w:t xml:space="preserve"> </w:t>
      </w:r>
      <w:commentRangeStart w:id="9"/>
      <w:r w:rsidRPr="0090577B">
        <w:rPr>
          <w:rFonts w:eastAsia="Times New Roman"/>
          <w:noProof/>
          <w:lang w:eastAsia="cs-CZ"/>
        </w:rPr>
        <w:t xml:space="preserve">top 10 </w:t>
      </w:r>
      <w:bookmarkEnd w:id="7"/>
      <w:commentRangeEnd w:id="9"/>
      <w:r>
        <w:rPr>
          <w:rStyle w:val="Odkaznakoment"/>
          <w:rFonts w:eastAsia="Times New Roman"/>
          <w:noProof/>
          <w:sz w:val="24"/>
          <w:szCs w:val="22"/>
          <w:lang w:eastAsia="cs-CZ"/>
        </w:rPr>
        <w:commentReference w:id="9"/>
      </w:r>
      <w:r>
        <w:rPr>
          <w:rFonts w:eastAsia="Times New Roman"/>
          <w:noProof/>
          <w:lang w:eastAsia="cs-CZ"/>
        </w:rPr>
        <w:t>nových nej</w:t>
      </w:r>
      <w:r>
        <w:t>rychleji rostoucích dovedností</w:t>
      </w:r>
      <w:r>
        <w:rPr>
          <w:rFonts w:eastAsia="Times New Roman"/>
          <w:noProof/>
          <w:lang w:eastAsia="cs-CZ"/>
        </w:rPr>
        <w:t xml:space="preserve"> (</w:t>
      </w:r>
      <w:r w:rsidRPr="00E843F5">
        <w:rPr>
          <w:rFonts w:eastAsia="Times New Roman"/>
          <w:noProof/>
          <w:lang w:eastAsia="cs-CZ"/>
        </w:rPr>
        <w:t>W</w:t>
      </w:r>
      <w:r>
        <w:rPr>
          <w:rFonts w:eastAsia="Times New Roman"/>
          <w:noProof/>
          <w:lang w:eastAsia="cs-CZ"/>
        </w:rPr>
        <w:t>orld</w:t>
      </w:r>
      <w:r w:rsidRPr="00E843F5">
        <w:rPr>
          <w:rFonts w:eastAsia="Times New Roman"/>
          <w:noProof/>
          <w:lang w:eastAsia="cs-CZ"/>
        </w:rPr>
        <w:t xml:space="preserve"> E</w:t>
      </w:r>
      <w:r>
        <w:rPr>
          <w:rFonts w:eastAsia="Times New Roman"/>
          <w:noProof/>
          <w:lang w:eastAsia="cs-CZ"/>
        </w:rPr>
        <w:t>conomic</w:t>
      </w:r>
      <w:r w:rsidRPr="00E843F5">
        <w:rPr>
          <w:rFonts w:eastAsia="Times New Roman"/>
          <w:noProof/>
          <w:lang w:eastAsia="cs-CZ"/>
        </w:rPr>
        <w:t xml:space="preserve"> F</w:t>
      </w:r>
      <w:r>
        <w:rPr>
          <w:rFonts w:eastAsia="Times New Roman"/>
          <w:noProof/>
          <w:lang w:eastAsia="cs-CZ"/>
        </w:rPr>
        <w:t>orum, 2025</w:t>
      </w:r>
      <w:bookmarkEnd w:id="8"/>
      <w:r>
        <w:rPr>
          <w:rFonts w:eastAsia="Times New Roman"/>
          <w:noProof/>
          <w:lang w:eastAsia="cs-CZ"/>
        </w:rPr>
        <w:t xml:space="preserve">). </w:t>
      </w:r>
      <w:r w:rsidRPr="00F360FB">
        <w:rPr>
          <w:rFonts w:eastAsia="Times New Roman"/>
          <w:noProof/>
          <w:lang w:eastAsia="cs-CZ"/>
        </w:rPr>
        <w:t>Současně se však projevují problémy tzv. skill gap a nedostatku AI talentů, což naznačuje nesoulad mezi nabídkou a poptávkou po těchto dovednostech.</w:t>
      </w:r>
      <w:r w:rsidRPr="00090204">
        <w:t xml:space="preserve"> </w:t>
      </w:r>
      <w:r w:rsidRPr="00090204">
        <w:rPr>
          <w:rFonts w:eastAsia="Times New Roman"/>
          <w:noProof/>
          <w:lang w:eastAsia="cs-CZ"/>
        </w:rPr>
        <w:t>Tyto skutečnosti mohou naznačovat existenci mzdové prémie spojené s AI dovednostmi, kterou je však třeba empiricky ověřit</w:t>
      </w:r>
      <w:r>
        <w:rPr>
          <w:rFonts w:eastAsia="Times New Roman"/>
          <w:noProof/>
          <w:lang w:eastAsia="cs-CZ"/>
        </w:rPr>
        <w:t>.</w:t>
      </w:r>
    </w:p>
    <w:p w14:paraId="7B68F340" w14:textId="77777777" w:rsidR="00E42DA0" w:rsidRPr="00E02D6A" w:rsidRDefault="00E42DA0" w:rsidP="00822644">
      <w:pPr>
        <w:pStyle w:val="Zkladntext"/>
        <w:rPr>
          <w:rFonts w:ascii="Times New Roman" w:eastAsia="Times New Roman" w:hAnsi="Times New Roman" w:cs="Times New Roman"/>
          <w:noProof/>
          <w:lang w:eastAsia="cs-CZ"/>
        </w:rPr>
      </w:pPr>
      <w:bookmarkStart w:id="10" w:name="_Hlk225782201"/>
      <w:bookmarkEnd w:id="3"/>
      <w:r>
        <w:t>Odvětví IT je místem, kde se adopce nových technologií, zejména spjatých právě s informačními technologiemi, projevuje často nejdříve a intenzivněji než v jiných odvětvích.</w:t>
      </w:r>
      <w:r w:rsidRPr="003B52D5">
        <w:t xml:space="preserve"> </w:t>
      </w:r>
      <w:r>
        <w:t>Je tak</w:t>
      </w:r>
      <w:r w:rsidRPr="003B52D5">
        <w:t xml:space="preserve"> vhodné sledo</w:t>
      </w:r>
      <w:r>
        <w:t>vat</w:t>
      </w:r>
      <w:r w:rsidRPr="003B52D5">
        <w:t xml:space="preserve"> dopad</w:t>
      </w:r>
      <w:r>
        <w:t>y</w:t>
      </w:r>
      <w:r w:rsidRPr="003B52D5">
        <w:t xml:space="preserve"> nových technologií</w:t>
      </w:r>
      <w:r>
        <w:t xml:space="preserve"> právě v tomto odvětví</w:t>
      </w:r>
      <w:r w:rsidRPr="003B52D5">
        <w:t>.</w:t>
      </w:r>
      <w:r>
        <w:t xml:space="preserve"> (McKinsey, 2023) Disciplína umělé inteligence je navíc s IT oborem velice úzce propojena. </w:t>
      </w:r>
      <w:r w:rsidRPr="00606B30">
        <w:t>Z těchto důvodů j</w:t>
      </w:r>
      <w:r>
        <w:t xml:space="preserve">sou </w:t>
      </w:r>
      <w:r w:rsidRPr="00606B30">
        <w:t>zvolen</w:t>
      </w:r>
      <w:r>
        <w:t xml:space="preserve">y pracovní inzeráty </w:t>
      </w:r>
      <w:r w:rsidRPr="00606B30">
        <w:t xml:space="preserve">IT </w:t>
      </w:r>
      <w:r>
        <w:t>pozic</w:t>
      </w:r>
      <w:r w:rsidRPr="00606B30">
        <w:t xml:space="preserve"> jako analytický rámec pro </w:t>
      </w:r>
      <w:r>
        <w:t>analýzu poptávky po</w:t>
      </w:r>
      <w:r w:rsidRPr="00606B30">
        <w:t xml:space="preserve"> AI dovednostech</w:t>
      </w:r>
      <w:r>
        <w:t xml:space="preserve">, neboť </w:t>
      </w:r>
      <w:r>
        <w:rPr>
          <w:rFonts w:ascii="Times New Roman" w:eastAsia="Times New Roman" w:hAnsi="Times New Roman" w:cs="Times New Roman"/>
          <w:noProof/>
          <w:lang w:eastAsia="cs-CZ"/>
        </w:rPr>
        <w:t>slouží jako</w:t>
      </w:r>
      <w:r w:rsidRPr="0090577B">
        <w:rPr>
          <w:rFonts w:ascii="Times New Roman" w:eastAsia="Times New Roman" w:hAnsi="Times New Roman" w:cs="Times New Roman"/>
          <w:noProof/>
          <w:lang w:eastAsia="cs-CZ"/>
        </w:rPr>
        <w:t xml:space="preserve"> proxy reáln</w:t>
      </w:r>
      <w:r>
        <w:rPr>
          <w:rFonts w:ascii="Times New Roman" w:eastAsia="Times New Roman" w:hAnsi="Times New Roman" w:cs="Times New Roman"/>
          <w:noProof/>
          <w:lang w:eastAsia="cs-CZ"/>
        </w:rPr>
        <w:t>é</w:t>
      </w:r>
      <w:r w:rsidRPr="0090577B">
        <w:rPr>
          <w:rFonts w:ascii="Times New Roman" w:eastAsia="Times New Roman" w:hAnsi="Times New Roman" w:cs="Times New Roman"/>
          <w:noProof/>
          <w:lang w:eastAsia="cs-CZ"/>
        </w:rPr>
        <w:t xml:space="preserve"> poptávk</w:t>
      </w:r>
      <w:r>
        <w:rPr>
          <w:rFonts w:ascii="Times New Roman" w:eastAsia="Times New Roman" w:hAnsi="Times New Roman" w:cs="Times New Roman"/>
          <w:noProof/>
          <w:lang w:eastAsia="cs-CZ"/>
        </w:rPr>
        <w:t>y</w:t>
      </w:r>
      <w:r w:rsidRPr="0090577B">
        <w:rPr>
          <w:rFonts w:ascii="Times New Roman" w:eastAsia="Times New Roman" w:hAnsi="Times New Roman" w:cs="Times New Roman"/>
          <w:noProof/>
          <w:lang w:eastAsia="cs-CZ"/>
        </w:rPr>
        <w:t xml:space="preserve"> zaměstnavatelů</w:t>
      </w:r>
      <w:r>
        <w:rPr>
          <w:rFonts w:ascii="Times New Roman" w:eastAsia="Times New Roman" w:hAnsi="Times New Roman" w:cs="Times New Roman"/>
          <w:noProof/>
          <w:lang w:eastAsia="cs-CZ"/>
        </w:rPr>
        <w:t xml:space="preserve"> na trhu práce.</w:t>
      </w:r>
    </w:p>
    <w:bookmarkEnd w:id="4"/>
    <w:bookmarkEnd w:id="10"/>
    <w:p w14:paraId="0448D816" w14:textId="77777777" w:rsidR="00E42DA0" w:rsidRPr="00320C9B" w:rsidRDefault="00E42DA0" w:rsidP="00822644">
      <w:pPr>
        <w:rPr>
          <w:rFonts w:eastAsia="Times New Roman"/>
          <w:noProof/>
          <w:lang w:eastAsia="cs-CZ"/>
        </w:rPr>
      </w:pPr>
      <w:commentRangeStart w:id="11"/>
      <w:r w:rsidRPr="0090577B">
        <w:rPr>
          <w:rFonts w:eastAsia="Times New Roman"/>
          <w:noProof/>
          <w:lang w:eastAsia="cs-CZ"/>
        </w:rPr>
        <w:t>Hlavní</w:t>
      </w:r>
      <w:r>
        <w:rPr>
          <w:rFonts w:eastAsia="Times New Roman"/>
          <w:noProof/>
          <w:lang w:eastAsia="cs-CZ"/>
        </w:rPr>
        <w:t xml:space="preserve"> náplní a </w:t>
      </w:r>
      <w:r w:rsidRPr="0090577B">
        <w:rPr>
          <w:rFonts w:eastAsia="Times New Roman"/>
          <w:noProof/>
          <w:lang w:eastAsia="cs-CZ"/>
        </w:rPr>
        <w:t xml:space="preserve">cílem </w:t>
      </w:r>
      <w:commentRangeEnd w:id="11"/>
      <w:r w:rsidRPr="0090577B">
        <w:rPr>
          <w:rStyle w:val="Odkaznakoment"/>
          <w:rFonts w:eastAsia="Times New Roman"/>
          <w:noProof/>
          <w:sz w:val="24"/>
          <w:szCs w:val="22"/>
          <w:lang w:eastAsia="cs-CZ"/>
        </w:rPr>
        <w:commentReference w:id="11"/>
      </w:r>
      <w:r w:rsidRPr="0090577B">
        <w:rPr>
          <w:rFonts w:eastAsia="Times New Roman"/>
          <w:noProof/>
          <w:lang w:eastAsia="cs-CZ"/>
        </w:rPr>
        <w:t>této práce je analyzovat</w:t>
      </w:r>
      <w:r>
        <w:rPr>
          <w:rFonts w:eastAsia="Times New Roman"/>
          <w:noProof/>
          <w:lang w:eastAsia="cs-CZ"/>
        </w:rPr>
        <w:t xml:space="preserve"> současný stav pracovního trhu z hlediska</w:t>
      </w:r>
      <w:r w:rsidRPr="0090577B">
        <w:rPr>
          <w:rFonts w:eastAsia="Times New Roman"/>
          <w:noProof/>
          <w:lang w:eastAsia="cs-CZ"/>
        </w:rPr>
        <w:t xml:space="preserve"> poptáv</w:t>
      </w:r>
      <w:r>
        <w:rPr>
          <w:rFonts w:eastAsia="Times New Roman"/>
          <w:noProof/>
          <w:lang w:eastAsia="cs-CZ"/>
        </w:rPr>
        <w:t xml:space="preserve">ky </w:t>
      </w:r>
      <w:r w:rsidRPr="0090577B">
        <w:rPr>
          <w:rFonts w:eastAsia="Times New Roman"/>
          <w:noProof/>
          <w:lang w:eastAsia="cs-CZ"/>
        </w:rPr>
        <w:t xml:space="preserve">po AI dovednostech v inzerátech IT pozic </w:t>
      </w:r>
      <w:r>
        <w:rPr>
          <w:rFonts w:eastAsia="Times New Roman"/>
          <w:noProof/>
          <w:lang w:eastAsia="cs-CZ"/>
        </w:rPr>
        <w:t xml:space="preserve">ve </w:t>
      </w:r>
      <w:r w:rsidRPr="0090577B">
        <w:rPr>
          <w:rFonts w:eastAsia="Times New Roman"/>
          <w:noProof/>
          <w:lang w:eastAsia="cs-CZ"/>
        </w:rPr>
        <w:t>Spojených stát</w:t>
      </w:r>
      <w:r>
        <w:rPr>
          <w:rFonts w:eastAsia="Times New Roman"/>
          <w:noProof/>
          <w:lang w:eastAsia="cs-CZ"/>
        </w:rPr>
        <w:t>ech</w:t>
      </w:r>
      <w:r w:rsidRPr="0090577B">
        <w:rPr>
          <w:rFonts w:eastAsia="Times New Roman"/>
          <w:noProof/>
          <w:lang w:eastAsia="cs-CZ"/>
        </w:rPr>
        <w:t xml:space="preserve"> Amerických, Německ</w:t>
      </w:r>
      <w:r>
        <w:rPr>
          <w:rFonts w:eastAsia="Times New Roman"/>
          <w:noProof/>
          <w:lang w:eastAsia="cs-CZ"/>
        </w:rPr>
        <w:t>u</w:t>
      </w:r>
      <w:r w:rsidRPr="0090577B">
        <w:rPr>
          <w:rFonts w:eastAsia="Times New Roman"/>
          <w:noProof/>
          <w:lang w:eastAsia="cs-CZ"/>
        </w:rPr>
        <w:t xml:space="preserve"> a Indi</w:t>
      </w:r>
      <w:r>
        <w:rPr>
          <w:rFonts w:eastAsia="Times New Roman"/>
          <w:noProof/>
          <w:lang w:eastAsia="cs-CZ"/>
        </w:rPr>
        <w:t>i</w:t>
      </w:r>
      <w:r w:rsidRPr="0090577B">
        <w:rPr>
          <w:rFonts w:eastAsia="Times New Roman"/>
          <w:noProof/>
          <w:lang w:eastAsia="cs-CZ"/>
        </w:rPr>
        <w:t xml:space="preserve"> napříč firemními sektory</w:t>
      </w:r>
      <w:r>
        <w:rPr>
          <w:rFonts w:eastAsia="Times New Roman"/>
          <w:noProof/>
          <w:lang w:eastAsia="cs-CZ"/>
        </w:rPr>
        <w:t>. To bude provedeno kvantifikací</w:t>
      </w:r>
      <w:r w:rsidRPr="0090577B">
        <w:rPr>
          <w:rFonts w:eastAsia="Times New Roman"/>
          <w:noProof/>
          <w:lang w:eastAsia="cs-CZ"/>
        </w:rPr>
        <w:t xml:space="preserve"> </w:t>
      </w:r>
      <w:r>
        <w:rPr>
          <w:rFonts w:eastAsia="Times New Roman"/>
          <w:noProof/>
          <w:lang w:eastAsia="cs-CZ"/>
        </w:rPr>
        <w:t>AI dovedností</w:t>
      </w:r>
      <w:r>
        <w:t xml:space="preserve">. </w:t>
      </w:r>
      <w:r>
        <w:rPr>
          <w:rFonts w:eastAsia="Times New Roman"/>
          <w:noProof/>
          <w:lang w:eastAsia="cs-CZ"/>
        </w:rPr>
        <w:t>Bude provedena analýza</w:t>
      </w:r>
      <w:r w:rsidRPr="0090577B">
        <w:rPr>
          <w:rFonts w:eastAsia="Times New Roman"/>
          <w:noProof/>
          <w:lang w:eastAsia="cs-CZ"/>
        </w:rPr>
        <w:t xml:space="preserve"> vztah</w:t>
      </w:r>
      <w:r>
        <w:rPr>
          <w:rFonts w:eastAsia="Times New Roman"/>
          <w:noProof/>
          <w:lang w:eastAsia="cs-CZ"/>
        </w:rPr>
        <w:t>ů</w:t>
      </w:r>
      <w:r w:rsidRPr="0090577B">
        <w:rPr>
          <w:rFonts w:eastAsia="Times New Roman"/>
          <w:noProof/>
          <w:lang w:eastAsia="cs-CZ"/>
        </w:rPr>
        <w:t xml:space="preserve"> mezi AI dovednostmi a dalšími faktory jako jsou vzdělání, zkušenosti či mzdy, </w:t>
      </w:r>
      <w:r>
        <w:rPr>
          <w:rFonts w:eastAsia="Times New Roman"/>
          <w:noProof/>
          <w:lang w:eastAsia="cs-CZ"/>
        </w:rPr>
        <w:t xml:space="preserve">načež bude vyhodnoceno, </w:t>
      </w:r>
      <w:r w:rsidRPr="0090577B">
        <w:rPr>
          <w:rFonts w:eastAsia="Times New Roman"/>
          <w:noProof/>
          <w:lang w:eastAsia="cs-CZ"/>
        </w:rPr>
        <w:t>kolik inzerátů</w:t>
      </w:r>
      <w:r>
        <w:rPr>
          <w:rFonts w:eastAsia="Times New Roman"/>
          <w:noProof/>
          <w:lang w:eastAsia="cs-CZ"/>
        </w:rPr>
        <w:t xml:space="preserve"> IT pozic</w:t>
      </w:r>
      <w:r w:rsidRPr="0090577B">
        <w:rPr>
          <w:rFonts w:eastAsia="Times New Roman"/>
          <w:noProof/>
          <w:lang w:eastAsia="cs-CZ"/>
        </w:rPr>
        <w:t xml:space="preserve"> skutečně obsahuje a vyžaduje skutečnou práci a porozumění AI, nikoli pouze její užívání na uživatelské, či trochu pokročilejší uživatelské úrovni</w:t>
      </w:r>
      <w:bookmarkStart w:id="12" w:name="_Hlk223347379"/>
      <w:r>
        <w:rPr>
          <w:rFonts w:eastAsia="Times New Roman"/>
          <w:noProof/>
          <w:lang w:eastAsia="cs-CZ"/>
        </w:rPr>
        <w:t xml:space="preserve">. Součástí je analýza mzdové výnosnosti ve spojení s požadavky na AI. Mezinárodní srovnání bude provedeno pro </w:t>
      </w:r>
      <w:r>
        <w:rPr>
          <w:rFonts w:eastAsia="Times New Roman"/>
          <w:noProof/>
          <w:lang w:eastAsia="cs-CZ"/>
        </w:rPr>
        <w:lastRenderedPageBreak/>
        <w:t xml:space="preserve">vybrané následující tři země. </w:t>
      </w:r>
      <w:r w:rsidRPr="00F34C59">
        <w:rPr>
          <w:rFonts w:eastAsia="Times New Roman"/>
          <w:noProof/>
          <w:lang w:eastAsia="cs-CZ"/>
        </w:rPr>
        <w:t>Spojené státy byly zvoleny pro</w:t>
      </w:r>
      <w:r>
        <w:rPr>
          <w:rFonts w:eastAsia="Times New Roman"/>
          <w:noProof/>
          <w:lang w:eastAsia="cs-CZ"/>
        </w:rPr>
        <w:t xml:space="preserve"> jejich signifikantnost na trhu a ve světové ekonomice, a mimo jiné také proto</w:t>
      </w:r>
      <w:r w:rsidRPr="00F34C59">
        <w:rPr>
          <w:rFonts w:eastAsia="Times New Roman"/>
          <w:noProof/>
          <w:lang w:eastAsia="cs-CZ"/>
        </w:rPr>
        <w:t xml:space="preserve">, že dlouhodobě patří </w:t>
      </w:r>
      <w:r w:rsidRPr="002774E5">
        <w:t>mezi technologicky nejdynamičtější trhy a významná centra vývoje digitálních inovací. (OECD, 2019). Německo představuje vyspělou evropskou ekonomiku, jednu z největších na světě a je dlouhodobě nejdůležitější klíčovou ekonomikou pro Evropu. (OECD, 2019). Indie</w:t>
      </w:r>
      <w:r>
        <w:t xml:space="preserve"> je pak pohled na velmi odlišný trh asijské rozvojové ekonomiky</w:t>
      </w:r>
      <w:bookmarkEnd w:id="12"/>
      <w:r>
        <w:t>, ve kterém je IT rychle rostoucím odvětvím. Tato kombinace umožňuje zachytit rozdíly napříč odlišným institucionálním a ekonomickým prostředím.</w:t>
      </w:r>
    </w:p>
    <w:p w14:paraId="799684CD" w14:textId="77777777" w:rsidR="00E42DA0" w:rsidRPr="0090577B" w:rsidRDefault="00E42DA0" w:rsidP="00822644">
      <w:pPr>
        <w:rPr>
          <w:rFonts w:eastAsia="Times New Roman"/>
          <w:noProof/>
          <w:lang w:eastAsia="cs-CZ"/>
        </w:rPr>
      </w:pPr>
      <w:r>
        <w:rPr>
          <w:rFonts w:eastAsia="Times New Roman"/>
          <w:noProof/>
          <w:lang w:eastAsia="cs-CZ"/>
        </w:rPr>
        <w:t>K</w:t>
      </w:r>
      <w:commentRangeStart w:id="13"/>
      <w:r w:rsidRPr="0090577B">
        <w:rPr>
          <w:rFonts w:eastAsia="Times New Roman"/>
          <w:noProof/>
          <w:lang w:eastAsia="cs-CZ"/>
        </w:rPr>
        <w:t xml:space="preserve">lasické pojetí lidského kapitálu </w:t>
      </w:r>
      <w:bookmarkStart w:id="14" w:name="_Hlk225757892"/>
      <w:r w:rsidRPr="0090577B">
        <w:rPr>
          <w:rFonts w:eastAsia="Times New Roman"/>
          <w:noProof/>
          <w:lang w:eastAsia="cs-CZ"/>
        </w:rPr>
        <w:t xml:space="preserve">(Becker, 1964) </w:t>
      </w:r>
      <w:bookmarkEnd w:id="14"/>
      <w:r w:rsidRPr="0090577B">
        <w:rPr>
          <w:rFonts w:eastAsia="Times New Roman"/>
          <w:noProof/>
          <w:lang w:eastAsia="cs-CZ"/>
        </w:rPr>
        <w:t xml:space="preserve">se zaměřovalo především na formální vzdělání a obecné dovednosti, tato práce pracuje s AI dovednostmi jako s novou, dynamicky se rozvíjející složkou lidského kapitálu, jež má rostoucí význam </w:t>
      </w:r>
      <w:r>
        <w:rPr>
          <w:rFonts w:eastAsia="Times New Roman"/>
          <w:noProof/>
          <w:lang w:eastAsia="cs-CZ"/>
        </w:rPr>
        <w:t>pro</w:t>
      </w:r>
      <w:r w:rsidRPr="0090577B">
        <w:rPr>
          <w:rFonts w:eastAsia="Times New Roman"/>
          <w:noProof/>
          <w:lang w:eastAsia="cs-CZ"/>
        </w:rPr>
        <w:t xml:space="preserve"> produktivitu práce a mzdovou úroveň pracovníků </w:t>
      </w:r>
      <w:r>
        <w:rPr>
          <w:rFonts w:eastAsia="Times New Roman"/>
          <w:noProof/>
          <w:lang w:eastAsia="cs-CZ"/>
        </w:rPr>
        <w:t>(</w:t>
      </w:r>
      <w:r w:rsidRPr="0090577B">
        <w:rPr>
          <w:rFonts w:ascii="Times New Roman" w:eastAsia="Times New Roman" w:hAnsi="Times New Roman" w:cs="Times New Roman"/>
          <w:noProof/>
          <w:lang w:eastAsia="cs-CZ"/>
        </w:rPr>
        <w:t>Engberg et al.</w:t>
      </w:r>
      <w:r>
        <w:rPr>
          <w:rFonts w:ascii="Times New Roman" w:eastAsia="Times New Roman" w:hAnsi="Times New Roman" w:cs="Times New Roman"/>
          <w:noProof/>
          <w:lang w:eastAsia="cs-CZ"/>
        </w:rPr>
        <w:t>, 2025</w:t>
      </w:r>
      <w:r>
        <w:rPr>
          <w:rFonts w:eastAsia="Times New Roman"/>
          <w:noProof/>
          <w:lang w:eastAsia="cs-CZ"/>
        </w:rPr>
        <w:t xml:space="preserve">). </w:t>
      </w:r>
      <w:commentRangeEnd w:id="13"/>
      <w:r w:rsidRPr="0090577B">
        <w:rPr>
          <w:rStyle w:val="Odkaznakoment"/>
          <w:rFonts w:eastAsia="Times New Roman"/>
          <w:noProof/>
          <w:sz w:val="24"/>
          <w:szCs w:val="22"/>
          <w:lang w:eastAsia="cs-CZ"/>
        </w:rPr>
        <w:commentReference w:id="13"/>
      </w:r>
      <w:r w:rsidRPr="0090577B">
        <w:rPr>
          <w:rFonts w:eastAsia="Times New Roman"/>
          <w:noProof/>
          <w:lang w:eastAsia="cs-CZ"/>
        </w:rPr>
        <w:t xml:space="preserve">Význam nabývá také mezinárodní přístup k lidskému kapitálu v práci, tedy komparativní perspektiva, </w:t>
      </w:r>
      <w:r>
        <w:rPr>
          <w:rFonts w:eastAsia="Times New Roman"/>
          <w:noProof/>
          <w:lang w:eastAsia="cs-CZ"/>
        </w:rPr>
        <w:t>založena na</w:t>
      </w:r>
      <w:r w:rsidRPr="0090577B">
        <w:rPr>
          <w:rFonts w:eastAsia="Times New Roman"/>
          <w:noProof/>
          <w:lang w:eastAsia="cs-CZ"/>
        </w:rPr>
        <w:t xml:space="preserve"> srovnání tří ekonomicky</w:t>
      </w:r>
      <w:r>
        <w:rPr>
          <w:rFonts w:eastAsia="Times New Roman"/>
          <w:noProof/>
          <w:lang w:eastAsia="cs-CZ"/>
        </w:rPr>
        <w:t>,</w:t>
      </w:r>
      <w:r w:rsidRPr="0090577B">
        <w:rPr>
          <w:rFonts w:eastAsia="Times New Roman"/>
          <w:noProof/>
          <w:lang w:eastAsia="cs-CZ"/>
        </w:rPr>
        <w:t xml:space="preserve"> </w:t>
      </w:r>
      <w:r>
        <w:rPr>
          <w:rFonts w:eastAsia="Times New Roman"/>
          <w:noProof/>
          <w:lang w:eastAsia="cs-CZ"/>
        </w:rPr>
        <w:t>institucionálně a kulturně</w:t>
      </w:r>
      <w:r w:rsidRPr="0090577B">
        <w:rPr>
          <w:rFonts w:eastAsia="Times New Roman"/>
          <w:noProof/>
          <w:lang w:eastAsia="cs-CZ"/>
        </w:rPr>
        <w:t xml:space="preserve"> odlišných pracovních trhů, Spojený</w:t>
      </w:r>
      <w:r>
        <w:rPr>
          <w:rFonts w:eastAsia="Times New Roman"/>
          <w:noProof/>
          <w:lang w:eastAsia="cs-CZ"/>
        </w:rPr>
        <w:t>ch</w:t>
      </w:r>
      <w:r w:rsidRPr="0090577B">
        <w:rPr>
          <w:rFonts w:eastAsia="Times New Roman"/>
          <w:noProof/>
          <w:lang w:eastAsia="cs-CZ"/>
        </w:rPr>
        <w:t xml:space="preserve"> států</w:t>
      </w:r>
      <w:r>
        <w:rPr>
          <w:rFonts w:eastAsia="Times New Roman"/>
          <w:noProof/>
          <w:lang w:eastAsia="cs-CZ"/>
        </w:rPr>
        <w:t>, Německa</w:t>
      </w:r>
      <w:r w:rsidRPr="0090577B">
        <w:rPr>
          <w:rFonts w:eastAsia="Times New Roman"/>
          <w:noProof/>
          <w:lang w:eastAsia="cs-CZ"/>
        </w:rPr>
        <w:t xml:space="preserve"> a Indi</w:t>
      </w:r>
      <w:r>
        <w:rPr>
          <w:rFonts w:eastAsia="Times New Roman"/>
          <w:noProof/>
          <w:lang w:eastAsia="cs-CZ"/>
        </w:rPr>
        <w:t>e</w:t>
      </w:r>
      <w:r w:rsidRPr="0090577B">
        <w:rPr>
          <w:rFonts w:eastAsia="Times New Roman"/>
          <w:noProof/>
          <w:lang w:eastAsia="cs-CZ"/>
        </w:rPr>
        <w:t xml:space="preserve">. </w:t>
      </w:r>
      <w:r w:rsidRPr="00D94D70">
        <w:rPr>
          <w:rFonts w:eastAsia="Times New Roman"/>
          <w:noProof/>
          <w:lang w:eastAsia="cs-CZ"/>
        </w:rPr>
        <w:t xml:space="preserve">Práce současně přispívá k debatě o </w:t>
      </w:r>
      <w:r>
        <w:rPr>
          <w:rFonts w:eastAsia="Times New Roman"/>
          <w:noProof/>
          <w:lang w:eastAsia="cs-CZ"/>
        </w:rPr>
        <w:t>mezinárodní</w:t>
      </w:r>
      <w:r w:rsidRPr="00D94D70">
        <w:rPr>
          <w:rFonts w:eastAsia="Times New Roman"/>
          <w:noProof/>
          <w:lang w:eastAsia="cs-CZ"/>
        </w:rPr>
        <w:t xml:space="preserve"> poptáv</w:t>
      </w:r>
      <w:r>
        <w:rPr>
          <w:rFonts w:eastAsia="Times New Roman"/>
          <w:noProof/>
          <w:lang w:eastAsia="cs-CZ"/>
        </w:rPr>
        <w:t>ce</w:t>
      </w:r>
      <w:r w:rsidRPr="00D94D70">
        <w:rPr>
          <w:rFonts w:eastAsia="Times New Roman"/>
          <w:noProof/>
          <w:lang w:eastAsia="cs-CZ"/>
        </w:rPr>
        <w:t xml:space="preserve"> po </w:t>
      </w:r>
      <w:r>
        <w:rPr>
          <w:rFonts w:eastAsia="Times New Roman"/>
          <w:noProof/>
          <w:lang w:eastAsia="cs-CZ"/>
        </w:rPr>
        <w:t>AI</w:t>
      </w:r>
      <w:r w:rsidRPr="00D94D70">
        <w:rPr>
          <w:rFonts w:eastAsia="Times New Roman"/>
          <w:noProof/>
          <w:lang w:eastAsia="cs-CZ"/>
        </w:rPr>
        <w:t xml:space="preserve"> dovednostech a rozdílech mezi </w:t>
      </w:r>
      <w:r>
        <w:rPr>
          <w:rFonts w:eastAsia="Times New Roman"/>
          <w:noProof/>
          <w:lang w:eastAsia="cs-CZ"/>
        </w:rPr>
        <w:t>těmito</w:t>
      </w:r>
      <w:r w:rsidRPr="00D94D70">
        <w:rPr>
          <w:rFonts w:eastAsia="Times New Roman"/>
          <w:noProof/>
          <w:lang w:eastAsia="cs-CZ"/>
        </w:rPr>
        <w:t xml:space="preserve"> pracovními trhy.</w:t>
      </w:r>
    </w:p>
    <w:p w14:paraId="1E71B13F" w14:textId="77777777" w:rsidR="00E42DA0" w:rsidRPr="0082332A" w:rsidRDefault="00E42DA0" w:rsidP="00822644">
      <w:r w:rsidRPr="0090577B">
        <w:rPr>
          <w:rFonts w:eastAsia="Times New Roman"/>
          <w:noProof/>
          <w:lang w:eastAsia="cs-CZ"/>
        </w:rPr>
        <w:t>Práce přispívá k analýze trhu práce tak, že zkoumá,</w:t>
      </w:r>
      <w:r>
        <w:t xml:space="preserve"> jak se požadavky na AI dovednosti liší v závislosti na typu pracovní role, profilu firmy a charakteristikách uchazeče</w:t>
      </w:r>
      <w:r w:rsidRPr="0090577B">
        <w:rPr>
          <w:rFonts w:eastAsia="Times New Roman"/>
          <w:noProof/>
          <w:lang w:eastAsia="cs-CZ"/>
        </w:rPr>
        <w:t xml:space="preserve"> v rámci IT pozic. Navazuje t</w:t>
      </w:r>
      <w:r>
        <w:rPr>
          <w:rFonts w:eastAsia="Times New Roman"/>
          <w:noProof/>
          <w:lang w:eastAsia="cs-CZ"/>
        </w:rPr>
        <w:t xml:space="preserve">ím na </w:t>
      </w:r>
      <w:r w:rsidRPr="0090577B">
        <w:rPr>
          <w:rFonts w:eastAsia="Times New Roman"/>
          <w:noProof/>
          <w:lang w:eastAsia="cs-CZ"/>
        </w:rPr>
        <w:t xml:space="preserve">Engberg et al. (2025), kde </w:t>
      </w:r>
      <w:r>
        <w:rPr>
          <w:rFonts w:eastAsia="Times New Roman"/>
          <w:noProof/>
          <w:lang w:eastAsia="cs-CZ"/>
        </w:rPr>
        <w:t xml:space="preserve">jsou </w:t>
      </w:r>
      <w:r w:rsidRPr="0090577B">
        <w:rPr>
          <w:rFonts w:eastAsia="Times New Roman"/>
          <w:noProof/>
          <w:lang w:eastAsia="cs-CZ"/>
        </w:rPr>
        <w:t>analyz</w:t>
      </w:r>
      <w:r>
        <w:rPr>
          <w:rFonts w:eastAsia="Times New Roman"/>
          <w:noProof/>
          <w:lang w:eastAsia="cs-CZ"/>
        </w:rPr>
        <w:t>ovány</w:t>
      </w:r>
      <w:r w:rsidRPr="0090577B">
        <w:rPr>
          <w:rFonts w:eastAsia="Times New Roman"/>
          <w:noProof/>
          <w:lang w:eastAsia="cs-CZ"/>
        </w:rPr>
        <w:t xml:space="preserve"> dopady AI expozice na kompozici úkolů uvnitř povolání na německém trhu práce</w:t>
      </w:r>
      <w:r>
        <w:rPr>
          <w:rFonts w:eastAsia="Times New Roman"/>
          <w:noProof/>
          <w:lang w:eastAsia="cs-CZ"/>
        </w:rPr>
        <w:t xml:space="preserve"> či či Agrawal (2025), při zkoumání změn mzdy na základě extrakce specifických dovedností</w:t>
      </w:r>
      <w:r w:rsidRPr="0090577B">
        <w:rPr>
          <w:rFonts w:eastAsia="Times New Roman"/>
          <w:noProof/>
          <w:lang w:eastAsia="cs-CZ"/>
        </w:rPr>
        <w:t xml:space="preserve">. </w:t>
      </w:r>
    </w:p>
    <w:p w14:paraId="0AA992A2" w14:textId="77777777" w:rsidR="00E42DA0" w:rsidRPr="003118EF" w:rsidRDefault="00E42DA0" w:rsidP="00822644">
      <w:pPr>
        <w:rPr>
          <w:rFonts w:eastAsia="Times New Roman"/>
          <w:noProof/>
          <w:lang w:eastAsia="cs-CZ"/>
        </w:rPr>
      </w:pPr>
      <w:r w:rsidRPr="0090577B">
        <w:rPr>
          <w:rFonts w:eastAsia="Times New Roman"/>
          <w:noProof/>
          <w:lang w:eastAsia="cs-CZ"/>
        </w:rPr>
        <w:t>V neposlední řadě práce rozvíjí metodologii klasifikace AI pozic, a to kombinací deterministick</w:t>
      </w:r>
      <w:r>
        <w:rPr>
          <w:rFonts w:eastAsia="Times New Roman"/>
          <w:noProof/>
          <w:lang w:eastAsia="cs-CZ"/>
        </w:rPr>
        <w:t>ého</w:t>
      </w:r>
      <w:r w:rsidRPr="0090577B">
        <w:rPr>
          <w:rFonts w:eastAsia="Times New Roman"/>
          <w:noProof/>
          <w:lang w:eastAsia="cs-CZ"/>
        </w:rPr>
        <w:t xml:space="preserve"> přístup</w:t>
      </w:r>
      <w:r>
        <w:rPr>
          <w:rFonts w:eastAsia="Times New Roman"/>
          <w:noProof/>
          <w:lang w:eastAsia="cs-CZ"/>
        </w:rPr>
        <w:t>u</w:t>
      </w:r>
      <w:r w:rsidRPr="0090577B">
        <w:rPr>
          <w:rFonts w:eastAsia="Times New Roman"/>
          <w:noProof/>
          <w:lang w:eastAsia="cs-CZ"/>
        </w:rPr>
        <w:t xml:space="preserve"> (pattern matching na základě taxonomie AI dovedností) a přístupu založeného na velkých jazykových modelech (LLM)</w:t>
      </w:r>
      <w:r>
        <w:rPr>
          <w:rFonts w:eastAsia="Times New Roman"/>
          <w:noProof/>
          <w:lang w:eastAsia="cs-CZ"/>
        </w:rPr>
        <w:t xml:space="preserve">. </w:t>
      </w:r>
      <w:r>
        <w:t>Tato kombinace umožňuje nejen identifikovat pozice vyžadující AI dovednosti, ale také je kategorizovat do různých úrovní intenzity</w:t>
      </w:r>
      <w:r w:rsidRPr="0090577B">
        <w:rPr>
          <w:rFonts w:eastAsia="Times New Roman"/>
          <w:noProof/>
          <w:lang w:eastAsia="cs-CZ"/>
        </w:rPr>
        <w:t>.</w:t>
      </w:r>
      <w:r>
        <w:rPr>
          <w:rFonts w:eastAsia="Times New Roman"/>
          <w:noProof/>
          <w:lang w:eastAsia="cs-CZ"/>
        </w:rPr>
        <w:t xml:space="preserve"> </w:t>
      </w:r>
      <w:r w:rsidRPr="003118EF">
        <w:rPr>
          <w:rFonts w:eastAsia="Times New Roman"/>
          <w:noProof/>
          <w:lang w:eastAsia="cs-CZ"/>
        </w:rPr>
        <w:t>Z</w:t>
      </w:r>
      <w:r>
        <w:rPr>
          <w:rFonts w:eastAsia="Times New Roman"/>
          <w:noProof/>
          <w:lang w:eastAsia="cs-CZ"/>
        </w:rPr>
        <w:t> </w:t>
      </w:r>
      <w:r w:rsidRPr="003118EF">
        <w:rPr>
          <w:rFonts w:eastAsia="Times New Roman"/>
          <w:noProof/>
          <w:lang w:eastAsia="cs-CZ"/>
        </w:rPr>
        <w:t>praktickéh</w:t>
      </w:r>
      <w:r>
        <w:rPr>
          <w:rFonts w:eastAsia="Times New Roman"/>
          <w:noProof/>
          <w:lang w:eastAsia="cs-CZ"/>
        </w:rPr>
        <w:t>o hlediska</w:t>
      </w:r>
      <w:r w:rsidRPr="003118EF">
        <w:rPr>
          <w:rFonts w:eastAsia="Times New Roman"/>
          <w:noProof/>
          <w:lang w:eastAsia="cs-CZ"/>
        </w:rPr>
        <w:t xml:space="preserve"> </w:t>
      </w:r>
      <w:r>
        <w:t>mohou výsledky posloužit uchazečům o zaměstnání, vzdělávacím institucím i tvůrcům politik při orientaci v měnících se nárocích trhu práce.</w:t>
      </w:r>
    </w:p>
    <w:p w14:paraId="266B150A" w14:textId="77777777" w:rsidR="00E42DA0" w:rsidRDefault="00E42DA0" w:rsidP="00822644">
      <w:pPr>
        <w:pStyle w:val="Nadpis1"/>
        <w:rPr>
          <w:rFonts w:eastAsia="Times New Roman"/>
          <w:noProof/>
          <w:lang w:eastAsia="cs-CZ"/>
        </w:rPr>
      </w:pPr>
      <w:bookmarkStart w:id="15" w:name="_Toc218851988"/>
      <w:bookmarkStart w:id="16" w:name="_Toc227445733"/>
      <w:r w:rsidRPr="0090577B">
        <w:rPr>
          <w:rFonts w:eastAsia="Times New Roman"/>
          <w:noProof/>
          <w:lang w:eastAsia="cs-CZ"/>
        </w:rPr>
        <w:lastRenderedPageBreak/>
        <w:t>Teorie lidského kapitálu</w:t>
      </w:r>
      <w:bookmarkEnd w:id="15"/>
      <w:bookmarkEnd w:id="16"/>
    </w:p>
    <w:p w14:paraId="7512DF58" w14:textId="77777777" w:rsidR="00E42DA0" w:rsidRPr="00853933" w:rsidRDefault="00E42DA0" w:rsidP="000C4A5D">
      <w:pPr>
        <w:rPr>
          <w:lang w:eastAsia="cs-CZ"/>
        </w:rPr>
      </w:pPr>
      <w:bookmarkStart w:id="17" w:name="_Hlk226371436"/>
      <w:commentRangeStart w:id="18"/>
      <w:r>
        <w:rPr>
          <w:lang w:eastAsia="cs-CZ"/>
        </w:rPr>
        <w:t>Pro porozumění stávající situace na trhu práce a požadovaným dovednostem je vhodné nejprve zmínit samotné základy a formování lidského kapitálu, které umožní lépe pochopit aktuální situaci a budoucí vývoj. Je nahlédnuto na lidský kapitál jako takový, dovednostem jako jeho složce a spojení těchto poznatků v kontextu AI a novodobého trhu práce.</w:t>
      </w:r>
      <w:commentRangeEnd w:id="18"/>
      <w:r w:rsidRPr="00853933">
        <w:rPr>
          <w:rStyle w:val="Odkaznakoment"/>
          <w:sz w:val="24"/>
          <w:szCs w:val="22"/>
          <w:lang w:eastAsia="cs-CZ"/>
        </w:rPr>
        <w:commentReference w:id="18"/>
      </w:r>
    </w:p>
    <w:p w14:paraId="700F3471" w14:textId="77777777" w:rsidR="00E42DA0" w:rsidRDefault="00E42DA0" w:rsidP="00822644">
      <w:pPr>
        <w:pStyle w:val="Nadpis2"/>
        <w:rPr>
          <w:rFonts w:eastAsia="Times New Roman"/>
          <w:noProof/>
          <w:lang w:eastAsia="cs-CZ"/>
        </w:rPr>
      </w:pPr>
      <w:bookmarkStart w:id="19" w:name="_Toc218851989"/>
      <w:bookmarkStart w:id="20" w:name="_Toc226103380"/>
      <w:bookmarkStart w:id="21" w:name="_Toc227445734"/>
      <w:bookmarkEnd w:id="17"/>
      <w:r w:rsidRPr="0090577B">
        <w:rPr>
          <w:rFonts w:eastAsia="Times New Roman"/>
          <w:noProof/>
          <w:lang w:eastAsia="cs-CZ"/>
        </w:rPr>
        <w:t>Základy teorie lidského kapitálu</w:t>
      </w:r>
      <w:bookmarkEnd w:id="19"/>
      <w:bookmarkEnd w:id="20"/>
      <w:bookmarkEnd w:id="21"/>
    </w:p>
    <w:p w14:paraId="125BCE76" w14:textId="77777777" w:rsidR="00E42DA0" w:rsidRPr="00230C64" w:rsidRDefault="00E42DA0" w:rsidP="00822644">
      <w:bookmarkStart w:id="22" w:name="_Hlk223378995"/>
      <w:r>
        <w:t>V</w:t>
      </w:r>
      <w:r w:rsidRPr="00E57485">
        <w:t xml:space="preserve">ýznam lidského kapitálu je univerzální </w:t>
      </w:r>
      <w:commentRangeStart w:id="23"/>
      <w:r w:rsidRPr="00E57485">
        <w:t>napříč kulturami</w:t>
      </w:r>
      <w:r>
        <w:t>,</w:t>
      </w:r>
      <w:r w:rsidRPr="00E57485">
        <w:t xml:space="preserve"> ekonomickými systémy </w:t>
      </w:r>
      <w:commentRangeEnd w:id="23"/>
      <w:r>
        <w:rPr>
          <w:rStyle w:val="Odkaznakoment"/>
          <w:sz w:val="24"/>
          <w:szCs w:val="22"/>
        </w:rPr>
        <w:commentReference w:id="23"/>
      </w:r>
      <w:r>
        <w:t xml:space="preserve">a </w:t>
      </w:r>
      <w:r w:rsidRPr="00E57485">
        <w:t xml:space="preserve">ekonomické stimuly k získávání dovedností fungují </w:t>
      </w:r>
      <w:r>
        <w:t xml:space="preserve">obdobně. </w:t>
      </w:r>
      <w:r w:rsidRPr="00C27B82">
        <w:rPr>
          <w:noProof/>
          <w:shd w:val="clear" w:color="auto" w:fill="FFFFFF"/>
        </w:rPr>
        <w:t xml:space="preserve">Zájem o teorii lidského kapitálu vyvstal ze zjištění, že samotný </w:t>
      </w:r>
      <w:commentRangeStart w:id="24"/>
      <w:r w:rsidRPr="00C27B82">
        <w:rPr>
          <w:noProof/>
          <w:shd w:val="clear" w:color="auto" w:fill="FFFFFF"/>
        </w:rPr>
        <w:t>růst fyzického kapitálu dokázal vysvětlit jen relativně malou část hospodářského růstu</w:t>
      </w:r>
      <w:r>
        <w:rPr>
          <w:noProof/>
          <w:shd w:val="clear" w:color="auto" w:fill="FFFFFF"/>
        </w:rPr>
        <w:t xml:space="preserve">. </w:t>
      </w:r>
      <w:r w:rsidRPr="00C27B82">
        <w:rPr>
          <w:noProof/>
          <w:shd w:val="clear" w:color="auto" w:fill="FFFFFF"/>
        </w:rPr>
        <w:t>K pochopení bylo nutné zahrnout nehmotné faktory, jako jsou technologické změny a lidský kapitál, a to zejména proto,</w:t>
      </w:r>
      <w:commentRangeEnd w:id="24"/>
      <w:r w:rsidRPr="00C27B82">
        <w:rPr>
          <w:rStyle w:val="Odkaznakoment"/>
          <w:noProof/>
          <w:sz w:val="24"/>
          <w:szCs w:val="22"/>
          <w:shd w:val="clear" w:color="auto" w:fill="FFFFFF"/>
        </w:rPr>
        <w:commentReference w:id="24"/>
      </w:r>
      <w:r w:rsidRPr="00C27B82">
        <w:rPr>
          <w:noProof/>
          <w:shd w:val="clear" w:color="auto" w:fill="FFFFFF"/>
        </w:rPr>
        <w:t xml:space="preserve"> že moderní technologie silně závisí na vzdělání a dovednostech</w:t>
      </w:r>
      <w:r>
        <w:rPr>
          <w:noProof/>
          <w:shd w:val="clear" w:color="auto" w:fill="FFFFFF"/>
        </w:rPr>
        <w:t xml:space="preserve">. </w:t>
      </w:r>
      <w:r>
        <w:t xml:space="preserve">Tradičně se pod pojmem kapitál rozumí fyzická a finanční aktiva, jako jsou bankovní účty, akcie nebo továrny. </w:t>
      </w:r>
      <w:r>
        <w:rPr>
          <w:lang w:eastAsia="cs-CZ"/>
        </w:rPr>
        <w:t>Becker (1964)</w:t>
      </w:r>
      <w:r w:rsidRPr="00461CFF">
        <w:rPr>
          <w:lang w:eastAsia="cs-CZ"/>
        </w:rPr>
        <w:t xml:space="preserve"> </w:t>
      </w:r>
      <w:r>
        <w:rPr>
          <w:lang w:eastAsia="cs-CZ"/>
        </w:rPr>
        <w:t xml:space="preserve">lidský kapitál definuje </w:t>
      </w:r>
      <w:r w:rsidRPr="00461CFF">
        <w:rPr>
          <w:lang w:eastAsia="cs-CZ"/>
        </w:rPr>
        <w:t>jako investici do znalostí a dovedností, které zvyšují budoucí příjmy a produktivitu</w:t>
      </w:r>
      <w:r>
        <w:rPr>
          <w:lang w:eastAsia="cs-CZ"/>
        </w:rPr>
        <w:t xml:space="preserve"> jedince</w:t>
      </w:r>
      <w:r>
        <w:t>. Zahrnuje primárně vzdělání či kurzy, patří sem však ale také lékařská péče nebo hledání informací o cenách a příjmech. Klíčovým prvkem této teorie je, že jednotlivci činí racionální rozhodnutí o investicích do vlastního lidského kapitálu s cílem maximalizovat své budoucí příjmy. Všechny tyto investice mají společné to, že zlepšují dovednosti a znalosti, a tím pádem zvyšují budoucí příjmy jedince. Zásadním specifikem tohoto kapitálu je, že je v lidech skutečně fyzicky ztělesněn (embodied) a nelze jej, na rozdíl od finančních nebo fyzických aktiv, od člověka nijak oddělit</w:t>
      </w:r>
      <w:bookmarkStart w:id="25" w:name="_Hlk225880100"/>
      <w:r>
        <w:t xml:space="preserve"> (</w:t>
      </w:r>
      <w:r w:rsidRPr="0090577B">
        <w:rPr>
          <w:rFonts w:eastAsia="Times New Roman"/>
          <w:noProof/>
          <w:lang w:eastAsia="cs-CZ"/>
        </w:rPr>
        <w:t>Becker, 1964)</w:t>
      </w:r>
      <w:bookmarkEnd w:id="25"/>
      <w:r>
        <w:rPr>
          <w:rFonts w:eastAsia="Times New Roman"/>
          <w:noProof/>
          <w:lang w:eastAsia="cs-CZ"/>
        </w:rPr>
        <w:t>.</w:t>
      </w:r>
    </w:p>
    <w:p w14:paraId="670C3EA3" w14:textId="77777777" w:rsidR="00E42DA0" w:rsidRPr="00777222" w:rsidRDefault="00E42DA0" w:rsidP="00822644">
      <w:pPr>
        <w:rPr>
          <w:lang w:val="en-US"/>
        </w:rPr>
      </w:pPr>
      <w:r>
        <w:rPr>
          <w:shd w:val="clear" w:color="auto" w:fill="FFFFFF"/>
        </w:rPr>
        <w:t>F</w:t>
      </w:r>
      <w:commentRangeStart w:id="26"/>
      <w:r>
        <w:rPr>
          <w:shd w:val="clear" w:color="auto" w:fill="FFFFFF"/>
        </w:rPr>
        <w:t>irmy</w:t>
      </w:r>
      <w:commentRangeEnd w:id="26"/>
      <w:r>
        <w:rPr>
          <w:rStyle w:val="Odkaznakoment"/>
          <w:sz w:val="24"/>
          <w:szCs w:val="22"/>
          <w:shd w:val="clear" w:color="auto" w:fill="FFFFFF"/>
        </w:rPr>
        <w:commentReference w:id="26"/>
      </w:r>
      <w:r>
        <w:rPr>
          <w:shd w:val="clear" w:color="auto" w:fill="FFFFFF"/>
        </w:rPr>
        <w:t xml:space="preserve"> v inzerátech hledají jedince, kteří již do sebe investovali, a to formou vzdělání či jiným nabytím dovedností, nebo jsou ochotny do nich investovat samy (on-the-job training).</w:t>
      </w:r>
      <w:r>
        <w:rPr>
          <w:lang w:eastAsia="cs-CZ"/>
        </w:rPr>
        <w:t xml:space="preserve"> </w:t>
      </w:r>
      <w:r>
        <w:t>P</w:t>
      </w:r>
      <w:r w:rsidRPr="00457DA5">
        <w:t>optávka po vzdělaných lidech roste s rozvojem technologií a výdajů na výzkum a vývoj (R&amp;D</w:t>
      </w:r>
      <w:r>
        <w:t>) (</w:t>
      </w:r>
      <w:r w:rsidRPr="00454ED3">
        <w:t>Acemoglu a Autor, 2011</w:t>
      </w:r>
      <w:r>
        <w:t>).</w:t>
      </w:r>
    </w:p>
    <w:p w14:paraId="5BCBCEC7" w14:textId="77777777" w:rsidR="00E42DA0" w:rsidRPr="006C7BDD" w:rsidRDefault="00E42DA0" w:rsidP="00822644">
      <w:pPr>
        <w:rPr>
          <w:lang w:val="en-US"/>
        </w:rPr>
      </w:pPr>
      <w:r w:rsidRPr="00DD33B5">
        <w:t>Mincerova mzdová rovnice představuje jeden z hlavních empirických přístupů, jak lze teorii lidského kapitálu kvantitativně zachytit a testovat na datech</w:t>
      </w:r>
      <w:r w:rsidRPr="00E70B62">
        <w:t xml:space="preserve">. Tento model vysvětluje individuální výdělky jako funkci dosaženého vzdělání a pracovní zkušenosti, přičemž vychází z předpokladu, že obě tyto složky představují investice do lidského </w:t>
      </w:r>
      <w:r w:rsidRPr="00E70B62">
        <w:lastRenderedPageBreak/>
        <w:t xml:space="preserve">kapitálu. Vzdělání zvyšuje produktivitu pracovníka prostřednictvím akumulace znalostí a dovedností, zatímco pracovní zkušenost reflektuje další učení probíhající v průběhu </w:t>
      </w:r>
      <w:r>
        <w:t>kariéry</w:t>
      </w:r>
      <w:r w:rsidRPr="00E70B62">
        <w:t>, zejména formou on-the-job training</w:t>
      </w:r>
      <w:r>
        <w:t xml:space="preserve"> </w:t>
      </w:r>
      <w:r w:rsidRPr="0090100F">
        <w:t>(Mincer, 1974; Lemieux, 2006)</w:t>
      </w:r>
      <w:r>
        <w:t>.</w:t>
      </w:r>
    </w:p>
    <w:p w14:paraId="34C880C9" w14:textId="77777777" w:rsidR="00E42DA0" w:rsidRDefault="00E42DA0" w:rsidP="00822644">
      <w:r w:rsidRPr="00E70B62">
        <w:t>Základní tvar Mincerovy rovnice lze zapsat následovně:</w:t>
      </w:r>
    </w:p>
    <w:p w14:paraId="0B01665B" w14:textId="77777777" w:rsidR="00E42DA0" w:rsidRPr="009B0C63" w:rsidRDefault="00E42DA0" w:rsidP="00822644">
      <w:pPr>
        <w:rPr>
          <w:bCs/>
        </w:rPr>
      </w:pPr>
      <m:oMath>
        <m:r>
          <m:rPr>
            <m:sty m:val="bi"/>
          </m:rPr>
          <w:rPr>
            <w:rFonts w:ascii="Cambria Math" w:hAnsi="Cambria Math"/>
          </w:rPr>
          <m:t>ln</m:t>
        </m:r>
        <m:r>
          <m:rPr>
            <m:sty m:val="p"/>
          </m:rPr>
          <w:rPr>
            <w:rFonts w:ascii="Cambria Math" w:hAnsi="Cambria Math"/>
          </w:rPr>
          <m:t xml:space="preserve"> </m:t>
        </m:r>
        <w:bookmarkStart w:id="27" w:name="_Hlk226026957"/>
        <m:r>
          <m:rPr>
            <m:sty m:val="bi"/>
          </m:rPr>
          <w:rPr>
            <w:rFonts w:ascii="Cambria Math" w:hAnsi="Cambria Math"/>
          </w:rPr>
          <m:t>w</m:t>
        </m:r>
        <m:r>
          <m:rPr>
            <m:sty m:val="p"/>
          </m:rPr>
          <w:rPr>
            <w:rFonts w:ascii="Cambria Math" w:hAnsi="Cambria Math"/>
          </w:rPr>
          <m:t xml:space="preserve">ᵢ </m:t>
        </m:r>
        <w:bookmarkEnd w:id="27"/>
        <m:r>
          <m:rPr>
            <m:sty m:val="p"/>
          </m:rPr>
          <w:rPr>
            <w:rFonts w:ascii="Cambria Math" w:hAnsi="Cambria Math"/>
          </w:rPr>
          <m:t xml:space="preserve">= </m:t>
        </m:r>
        <m:r>
          <m:rPr>
            <m:sty m:val="bi"/>
          </m:rPr>
          <w:rPr>
            <w:rFonts w:ascii="Cambria Math" w:hAnsi="Cambria Math"/>
          </w:rPr>
          <m:t>β</m:t>
        </m:r>
        <m:r>
          <m:rPr>
            <m:sty m:val="p"/>
          </m:rPr>
          <w:rPr>
            <w:rFonts w:ascii="Cambria Math" w:hAnsi="Cambria Math"/>
          </w:rPr>
          <m:t xml:space="preserve">₀ + </m:t>
        </m:r>
        <m:r>
          <m:rPr>
            <m:sty m:val="bi"/>
          </m:rPr>
          <w:rPr>
            <w:rFonts w:ascii="Cambria Math" w:hAnsi="Cambria Math"/>
          </w:rPr>
          <m:t>β</m:t>
        </m:r>
        <m:r>
          <m:rPr>
            <m:sty m:val="p"/>
          </m:rPr>
          <w:rPr>
            <w:rFonts w:ascii="Cambria Math" w:hAnsi="Cambria Math"/>
          </w:rPr>
          <m:t xml:space="preserve">₁ </m:t>
        </m:r>
        <w:bookmarkStart w:id="28" w:name="_Hlk226026969"/>
        <m:r>
          <m:rPr>
            <m:sty m:val="bi"/>
          </m:rPr>
          <w:rPr>
            <w:rFonts w:ascii="Cambria Math" w:hAnsi="Cambria Math"/>
          </w:rPr>
          <m:t>S</m:t>
        </m:r>
        <m:r>
          <m:rPr>
            <m:sty m:val="p"/>
          </m:rPr>
          <w:rPr>
            <w:rFonts w:ascii="Cambria Math" w:hAnsi="Cambria Math"/>
          </w:rPr>
          <m:t xml:space="preserve">ᵢ </m:t>
        </m:r>
        <w:bookmarkEnd w:id="28"/>
        <m:r>
          <m:rPr>
            <m:sty m:val="p"/>
          </m:rPr>
          <w:rPr>
            <w:rFonts w:ascii="Cambria Math" w:hAnsi="Cambria Math"/>
          </w:rPr>
          <m:t xml:space="preserve">+ </m:t>
        </m:r>
        <m:r>
          <m:rPr>
            <m:sty m:val="bi"/>
          </m:rPr>
          <w:rPr>
            <w:rFonts w:ascii="Cambria Math" w:hAnsi="Cambria Math"/>
          </w:rPr>
          <m:t>β</m:t>
        </m:r>
        <m:r>
          <m:rPr>
            <m:sty m:val="p"/>
          </m:rPr>
          <w:rPr>
            <w:rFonts w:ascii="Cambria Math" w:hAnsi="Cambria Math"/>
          </w:rPr>
          <m:t xml:space="preserve">₂ </m:t>
        </m:r>
        <m:r>
          <m:rPr>
            <m:sty m:val="bi"/>
          </m:rPr>
          <w:rPr>
            <w:rFonts w:ascii="Cambria Math" w:hAnsi="Cambria Math"/>
          </w:rPr>
          <m:t>X</m:t>
        </m:r>
        <m:r>
          <m:rPr>
            <m:sty m:val="p"/>
          </m:rPr>
          <w:rPr>
            <w:rFonts w:ascii="Cambria Math" w:hAnsi="Cambria Math"/>
          </w:rPr>
          <m:t xml:space="preserve">ᵢ + </m:t>
        </m:r>
        <m:r>
          <m:rPr>
            <m:sty m:val="bi"/>
          </m:rPr>
          <w:rPr>
            <w:rFonts w:ascii="Cambria Math" w:hAnsi="Cambria Math"/>
          </w:rPr>
          <m:t>β</m:t>
        </m:r>
        <m:r>
          <m:rPr>
            <m:sty m:val="p"/>
          </m:rPr>
          <w:rPr>
            <w:rFonts w:ascii="Cambria Math" w:hAnsi="Cambria Math"/>
          </w:rPr>
          <m:t xml:space="preserve">₃ </m:t>
        </m:r>
        <w:bookmarkStart w:id="29" w:name="_Hlk226026977"/>
        <m:r>
          <m:rPr>
            <m:sty m:val="bi"/>
          </m:rPr>
          <w:rPr>
            <w:rFonts w:ascii="Cambria Math" w:hAnsi="Cambria Math"/>
          </w:rPr>
          <m:t>X</m:t>
        </m:r>
        <m:r>
          <m:rPr>
            <m:sty m:val="p"/>
          </m:rPr>
          <w:rPr>
            <w:rFonts w:ascii="Cambria Math" w:hAnsi="Cambria Math"/>
          </w:rPr>
          <m:t xml:space="preserve">ᵢ² </m:t>
        </m:r>
        <w:bookmarkEnd w:id="29"/>
        <m:r>
          <m:rPr>
            <m:sty m:val="p"/>
          </m:rPr>
          <w:rPr>
            <w:rFonts w:ascii="Cambria Math" w:hAnsi="Cambria Math"/>
          </w:rPr>
          <m:t xml:space="preserve">+ </m:t>
        </m:r>
        <m:r>
          <m:rPr>
            <m:sty m:val="bi"/>
          </m:rPr>
          <w:rPr>
            <w:rFonts w:ascii="Cambria Math" w:hAnsi="Cambria Math"/>
          </w:rPr>
          <m:t>ε</m:t>
        </m:r>
        <m:r>
          <m:rPr>
            <m:sty m:val="p"/>
          </m:rPr>
          <w:rPr>
            <w:rFonts w:ascii="Cambria Math" w:hAnsi="Cambria Math"/>
          </w:rPr>
          <m:t>ᵢ</m:t>
        </m:r>
      </m:oMath>
      <w:r>
        <w:rPr>
          <w:rFonts w:eastAsiaTheme="minorEastAsia"/>
          <w:bCs/>
        </w:rPr>
        <w:t xml:space="preserve"> </w:t>
      </w:r>
      <w:r w:rsidRPr="00126DDC">
        <w:rPr>
          <w:rFonts w:eastAsiaTheme="minorEastAsia"/>
        </w:rPr>
        <w:t>,</w:t>
      </w:r>
    </w:p>
    <w:p w14:paraId="4FC06189" w14:textId="77777777" w:rsidR="00E42DA0" w:rsidRDefault="00E42DA0" w:rsidP="00822644">
      <w:r w:rsidRPr="00B9518A">
        <w:t xml:space="preserve">kde </w:t>
      </w:r>
      <m:oMath>
        <m:r>
          <m:rPr>
            <m:sty m:val="bi"/>
          </m:rPr>
          <w:rPr>
            <w:rFonts w:ascii="Cambria Math" w:hAnsi="Cambria Math"/>
          </w:rPr>
          <m:t>wᵢ</m:t>
        </m:r>
      </m:oMath>
      <w:r>
        <w:rPr>
          <w:rFonts w:eastAsiaTheme="minorEastAsia"/>
          <w:b/>
          <w:bCs/>
        </w:rPr>
        <w:t xml:space="preserve"> </w:t>
      </w:r>
      <w:r w:rsidRPr="00B9518A">
        <w:t xml:space="preserve">označuje mzdu jednotlivce, </w:t>
      </w:r>
      <m:oMath>
        <m:r>
          <m:rPr>
            <m:sty m:val="bi"/>
          </m:rPr>
          <w:rPr>
            <w:rFonts w:ascii="Cambria Math" w:hAnsi="Cambria Math"/>
          </w:rPr>
          <m:t>Sᵢ</m:t>
        </m:r>
      </m:oMath>
      <w:r>
        <w:t xml:space="preserve"> </w:t>
      </w:r>
      <w:r w:rsidRPr="00B9518A">
        <w:t xml:space="preserve">roky vzdělání a </w:t>
      </w:r>
      <m:oMath>
        <m:r>
          <m:rPr>
            <m:sty m:val="bi"/>
          </m:rPr>
          <w:rPr>
            <w:rFonts w:ascii="Cambria Math" w:hAnsi="Cambria Math"/>
          </w:rPr>
          <m:t>Xᵢ</m:t>
        </m:r>
      </m:oMath>
      <w:r w:rsidRPr="00B9518A">
        <w:t xml:space="preserve"> potenciální pracovní zkušenost. Kvadratický člen zkušenosti zachycuje</w:t>
      </w:r>
      <w:r>
        <w:t xml:space="preserve"> nelineární růst mezd</w:t>
      </w:r>
      <w:r w:rsidRPr="00B9518A">
        <w:t xml:space="preserve">, </w:t>
      </w:r>
      <w:r>
        <w:t xml:space="preserve">jež se </w:t>
      </w:r>
      <w:r w:rsidRPr="00B9518A">
        <w:t>s rostoucí praxí zpomaluje</w:t>
      </w:r>
      <w:r>
        <w:t xml:space="preserve">, což </w:t>
      </w:r>
      <w:r w:rsidRPr="00B9518A">
        <w:t>odpovídá klesající intenzitě investic do lidského kapitálu v průběhu životního cyklu</w:t>
      </w:r>
      <w:r>
        <w:t xml:space="preserve"> (Mincer, 1974).</w:t>
      </w:r>
    </w:p>
    <w:p w14:paraId="226AB29E" w14:textId="77777777" w:rsidR="00E42DA0" w:rsidRDefault="00E42DA0" w:rsidP="00822644">
      <w:r w:rsidRPr="00406643">
        <w:t>Aplikace tohoto modelu ukazují, že vzdělání a pracovní zkušenost společně vysvětlují významnou část variability příjmů.</w:t>
      </w:r>
      <w:r>
        <w:t xml:space="preserve"> </w:t>
      </w:r>
      <w:r w:rsidRPr="00406643">
        <w:t>Mincerova rovnice se stala standardním nástrojem pro analýzu mzdových rozdílů a zůstává relevantním rámcem i v současném výzkumu. Lemieux</w:t>
      </w:r>
      <w:r>
        <w:t xml:space="preserve"> (2006)</w:t>
      </w:r>
      <w:r w:rsidRPr="00406643">
        <w:t xml:space="preserve"> potvrzuje Mincerovu rovnici jako validní a relevantní benchmark i 30 letech po svém vzniku. Logaritmická transformace mezd je empiricky silně podpořena a rovnice zůstává standardním nástrojem pro analýzu mzdových rozdílů</w:t>
      </w:r>
      <w:r>
        <w:t xml:space="preserve"> (</w:t>
      </w:r>
      <w:r w:rsidRPr="00406643">
        <w:t>Lemieux, 2006</w:t>
      </w:r>
      <w:r>
        <w:t>).</w:t>
      </w:r>
    </w:p>
    <w:p w14:paraId="725315D0" w14:textId="77777777" w:rsidR="00E42DA0" w:rsidRPr="00B27B65" w:rsidRDefault="00E42DA0" w:rsidP="00822644">
      <w:r w:rsidRPr="00D549A3">
        <w:t xml:space="preserve">Studie Deming &amp; Noray </w:t>
      </w:r>
      <w:r>
        <w:t xml:space="preserve">(2020) dále </w:t>
      </w:r>
      <w:r w:rsidRPr="00D549A3">
        <w:t xml:space="preserve">ukazuje, že mzdy a jejich vývoj během kariéry jsou silně ovlivněny konkrétními dovednostmi a </w:t>
      </w:r>
      <w:r>
        <w:t>tím, jak rychle</w:t>
      </w:r>
      <w:r w:rsidRPr="00D549A3">
        <w:t xml:space="preserve"> </w:t>
      </w:r>
      <w:r>
        <w:t>se stanou zastaralými</w:t>
      </w:r>
      <w:r w:rsidRPr="00D549A3">
        <w:t xml:space="preserve">, nikoliv samotným stupněm </w:t>
      </w:r>
      <w:r>
        <w:t xml:space="preserve">dosaženého </w:t>
      </w:r>
      <w:r w:rsidRPr="00D549A3">
        <w:t>vzdělání</w:t>
      </w:r>
      <w:r>
        <w:t xml:space="preserve">. </w:t>
      </w:r>
      <w:r w:rsidRPr="00D549A3">
        <w:t>Autoři</w:t>
      </w:r>
      <w:r>
        <w:t xml:space="preserve"> tento</w:t>
      </w:r>
      <w:r w:rsidRPr="00D549A3">
        <w:t xml:space="preserve"> vývoj </w:t>
      </w:r>
      <w:r>
        <w:t xml:space="preserve">popisují </w:t>
      </w:r>
      <w:r w:rsidRPr="00D549A3">
        <w:t xml:space="preserve">jako „závod“ mezi učením se novým věcem </w:t>
      </w:r>
      <w:r>
        <w:t>(</w:t>
      </w:r>
      <w:r w:rsidRPr="00D549A3">
        <w:t>v</w:t>
      </w:r>
      <w:r>
        <w:t> </w:t>
      </w:r>
      <w:r w:rsidRPr="00D549A3">
        <w:t>praxi</w:t>
      </w:r>
      <w:r>
        <w:t>)</w:t>
      </w:r>
      <w:r w:rsidRPr="00D549A3">
        <w:t xml:space="preserve"> a zastaráváním stávajících dovedností</w:t>
      </w:r>
      <w:r>
        <w:t xml:space="preserve">. Zkoumání dovedností je tak pro dnešní analýzu trhu práce klíčové. Zatímco původní Mincerův přístup pracuje s agregovanými ukazateli lidského kapitálu, jako jsou roky vzdělání a délka pracovní zkušenosti, současný trh práce umožňuje analyzovat lidský kapitál také v jemnějším rozlišení konkrétních dovedností. Tato práce se </w:t>
      </w:r>
      <w:r w:rsidRPr="009975C8">
        <w:rPr>
          <w:rStyle w:val="Siln"/>
          <w:b w:val="0"/>
          <w:bCs w:val="0"/>
        </w:rPr>
        <w:t>právě</w:t>
      </w:r>
      <w:r w:rsidRPr="009975C8">
        <w:rPr>
          <w:b/>
          <w:bCs/>
        </w:rPr>
        <w:t xml:space="preserve"> </w:t>
      </w:r>
      <w:r w:rsidRPr="009975C8">
        <w:rPr>
          <w:rStyle w:val="Siln"/>
          <w:b w:val="0"/>
          <w:bCs w:val="0"/>
        </w:rPr>
        <w:t>zaměřuje na konkrétní dovednosti</w:t>
      </w:r>
      <w:r w:rsidRPr="009975C8">
        <w:rPr>
          <w:b/>
          <w:bCs/>
        </w:rPr>
        <w:t xml:space="preserve"> </w:t>
      </w:r>
      <w:r w:rsidRPr="001337FA">
        <w:t>v oblasti umělé i</w:t>
      </w:r>
      <w:r>
        <w:t>nteligence, které lze chápat jako novou mikro-složku lidského kapitálu.</w:t>
      </w:r>
    </w:p>
    <w:p w14:paraId="7878B22A" w14:textId="77777777" w:rsidR="00E42DA0" w:rsidRDefault="00E42DA0" w:rsidP="00822644">
      <w:pPr>
        <w:pStyle w:val="Nadpis2"/>
        <w:rPr>
          <w:rFonts w:eastAsia="Times New Roman"/>
          <w:noProof/>
          <w:lang w:eastAsia="cs-CZ"/>
        </w:rPr>
      </w:pPr>
      <w:bookmarkStart w:id="30" w:name="_Toc218851990"/>
      <w:bookmarkStart w:id="31" w:name="_Toc226103381"/>
      <w:bookmarkStart w:id="32" w:name="_Toc227445735"/>
      <w:bookmarkEnd w:id="22"/>
      <w:r w:rsidRPr="0090577B">
        <w:rPr>
          <w:rFonts w:eastAsia="Times New Roman"/>
          <w:noProof/>
          <w:lang w:eastAsia="cs-CZ"/>
        </w:rPr>
        <w:t>Dovednosti jako složka lidského kapitálu</w:t>
      </w:r>
      <w:bookmarkEnd w:id="30"/>
      <w:bookmarkEnd w:id="31"/>
      <w:bookmarkEnd w:id="32"/>
    </w:p>
    <w:p w14:paraId="4957DAC9" w14:textId="77777777" w:rsidR="00E42DA0" w:rsidRPr="00567D17" w:rsidRDefault="00E42DA0" w:rsidP="00822644">
      <w:bookmarkStart w:id="33" w:name="_Hlk223357240"/>
      <w:r>
        <w:t>Dovednosti</w:t>
      </w:r>
      <w:r w:rsidRPr="00B27B65">
        <w:t xml:space="preserve"> Becker </w:t>
      </w:r>
      <w:r>
        <w:t xml:space="preserve">(1964) </w:t>
      </w:r>
      <w:r w:rsidRPr="00B27B65">
        <w:t xml:space="preserve">rozděluje, a to na </w:t>
      </w:r>
      <w:r>
        <w:t>obecné</w:t>
      </w:r>
      <w:r w:rsidRPr="00B27B65">
        <w:t xml:space="preserve"> a specific</w:t>
      </w:r>
      <w:r>
        <w:t>ké</w:t>
      </w:r>
      <w:r w:rsidRPr="00B27B65">
        <w:t xml:space="preserve">. </w:t>
      </w:r>
      <w:r w:rsidRPr="002B5E3E">
        <w:t xml:space="preserve">Obecné dovednosti zvyšují produktivitu pracovníka ve všech firmách (např. schopnost programovat, znalost jazyků, analytické myšlení). </w:t>
      </w:r>
      <w:r>
        <w:t xml:space="preserve">Jedná se o znalosti lehce </w:t>
      </w:r>
      <w:r w:rsidRPr="00B2336E">
        <w:t>přenositeln</w:t>
      </w:r>
      <w:r>
        <w:t>é</w:t>
      </w:r>
      <w:r w:rsidRPr="00B2336E">
        <w:t xml:space="preserve"> mezi firmami</w:t>
      </w:r>
      <w:r>
        <w:t xml:space="preserve">. </w:t>
      </w:r>
      <w:commentRangeStart w:id="34"/>
      <w:r>
        <w:t>F</w:t>
      </w:r>
      <w:r w:rsidRPr="002B5E3E">
        <w:t>irmy</w:t>
      </w:r>
      <w:r>
        <w:t xml:space="preserve"> tak zpravidla</w:t>
      </w:r>
      <w:r w:rsidRPr="002B5E3E">
        <w:t xml:space="preserve"> nechtějí platit jejich školení</w:t>
      </w:r>
      <w:r>
        <w:t>, jelikož jedinec</w:t>
      </w:r>
      <w:r w:rsidRPr="002B5E3E">
        <w:t xml:space="preserve"> může </w:t>
      </w:r>
      <w:r w:rsidRPr="002B5E3E">
        <w:lastRenderedPageBreak/>
        <w:t>odejít.</w:t>
      </w:r>
      <w:r>
        <w:t xml:space="preserve"> (Becker, 1964).</w:t>
      </w:r>
      <w:commentRangeEnd w:id="34"/>
      <w:r>
        <w:rPr>
          <w:rStyle w:val="Odkaznakoment"/>
          <w:sz w:val="24"/>
          <w:szCs w:val="22"/>
        </w:rPr>
        <w:commentReference w:id="34"/>
      </w:r>
      <w:r>
        <w:t xml:space="preserve"> D</w:t>
      </w:r>
      <w:r w:rsidRPr="00B2336E">
        <w:t>le Beckera</w:t>
      </w:r>
      <w:r>
        <w:t xml:space="preserve"> (1964)</w:t>
      </w:r>
      <w:r w:rsidRPr="00B2336E">
        <w:t xml:space="preserve"> by náklady na tento trénink měl nést zaměstnanec (např. nižší mzdou během učení), protože zvyšuje jeho hodnotu na celém trhu.</w:t>
      </w:r>
      <w:r>
        <w:t xml:space="preserve"> </w:t>
      </w:r>
      <w:r w:rsidRPr="00B2336E">
        <w:t>Specifick</w:t>
      </w:r>
      <w:r>
        <w:t>é znalosti pak</w:t>
      </w:r>
      <w:r w:rsidRPr="00B2336E">
        <w:t xml:space="preserve"> naopak vyžaduj</w:t>
      </w:r>
      <w:r>
        <w:t>í</w:t>
      </w:r>
      <w:r w:rsidRPr="00B2336E">
        <w:t xml:space="preserve"> znalost interních AI systémů dané firmy, j</w:t>
      </w:r>
      <w:r>
        <w:t xml:space="preserve">edná se </w:t>
      </w:r>
      <w:r w:rsidRPr="00B2336E">
        <w:t>o specifický kapitál</w:t>
      </w:r>
      <w:r>
        <w:t>, méně přenositelný mezi zaměstnáními, specifičtější pro danou firmu</w:t>
      </w:r>
      <w:r w:rsidRPr="00B2336E">
        <w:t>. Zde náklady i výnosy sdílí jak firma, tak i zaměstnanec, což vede přirozeně k nižší fluktuaci</w:t>
      </w:r>
      <w:bookmarkStart w:id="35" w:name="_Hlk226477918"/>
      <w:r>
        <w:t xml:space="preserve"> </w:t>
      </w:r>
      <w:r w:rsidRPr="0090577B">
        <w:rPr>
          <w:rFonts w:eastAsia="Times New Roman"/>
          <w:noProof/>
          <w:lang w:eastAsia="cs-CZ"/>
        </w:rPr>
        <w:t>(Becker, 1964)</w:t>
      </w:r>
      <w:bookmarkEnd w:id="35"/>
      <w:r>
        <w:rPr>
          <w:rFonts w:eastAsia="Times New Roman"/>
          <w:noProof/>
          <w:lang w:eastAsia="cs-CZ"/>
        </w:rPr>
        <w:t>.</w:t>
      </w:r>
    </w:p>
    <w:p w14:paraId="4A712FA7" w14:textId="77777777" w:rsidR="00E42DA0" w:rsidRDefault="00E42DA0" w:rsidP="00822644">
      <w:commentRangeStart w:id="36"/>
      <w:r>
        <w:rPr>
          <w:rFonts w:eastAsia="Times New Roman"/>
          <w:noProof/>
          <w:lang w:eastAsia="cs-CZ"/>
        </w:rPr>
        <w:t>Kromě rozlišení dovedností dle toho, zda jsou agnostické pro všechny pracovní protsředí nebo použitelné pouze v určité firmě a tedy nepřenosné při změně pracovního místa je rozdělení na t</w:t>
      </w:r>
      <w:r w:rsidRPr="002B5E3E">
        <w:rPr>
          <w:rFonts w:eastAsia="Times New Roman"/>
          <w:noProof/>
          <w:lang w:eastAsia="cs-CZ"/>
        </w:rPr>
        <w:t xml:space="preserve">vrdé </w:t>
      </w:r>
      <w:r>
        <w:rPr>
          <w:rFonts w:eastAsia="Times New Roman"/>
          <w:noProof/>
          <w:lang w:eastAsia="cs-CZ"/>
        </w:rPr>
        <w:t xml:space="preserve">(hard skills) a </w:t>
      </w:r>
      <w:r w:rsidRPr="002B5E3E">
        <w:rPr>
          <w:rFonts w:eastAsia="Times New Roman"/>
          <w:noProof/>
          <w:lang w:eastAsia="cs-CZ"/>
        </w:rPr>
        <w:t>měkké (</w:t>
      </w:r>
      <w:r>
        <w:rPr>
          <w:rFonts w:eastAsia="Times New Roman"/>
          <w:noProof/>
          <w:lang w:eastAsia="cs-CZ"/>
        </w:rPr>
        <w:t>s</w:t>
      </w:r>
      <w:r w:rsidRPr="002B5E3E">
        <w:rPr>
          <w:rFonts w:eastAsia="Times New Roman"/>
          <w:noProof/>
          <w:lang w:eastAsia="cs-CZ"/>
        </w:rPr>
        <w:t>oft</w:t>
      </w:r>
      <w:r>
        <w:rPr>
          <w:rFonts w:eastAsia="Times New Roman"/>
          <w:noProof/>
          <w:lang w:eastAsia="cs-CZ"/>
        </w:rPr>
        <w:t xml:space="preserve"> </w:t>
      </w:r>
      <w:r w:rsidRPr="002B5E3E">
        <w:rPr>
          <w:rFonts w:eastAsia="Times New Roman"/>
          <w:noProof/>
          <w:lang w:eastAsia="cs-CZ"/>
        </w:rPr>
        <w:t>skills)</w:t>
      </w:r>
      <w:r>
        <w:rPr>
          <w:rFonts w:eastAsia="Times New Roman"/>
          <w:noProof/>
          <w:lang w:eastAsia="cs-CZ"/>
        </w:rPr>
        <w:t xml:space="preserve">, </w:t>
      </w:r>
      <w:r w:rsidRPr="00197C19">
        <w:t xml:space="preserve">tedy zda </w:t>
      </w:r>
      <w:r>
        <w:t xml:space="preserve">jsou spíše </w:t>
      </w:r>
      <w:r w:rsidRPr="00594DF0">
        <w:t>racionální povahy, nebo spíše založené na intuic</w:t>
      </w:r>
      <w:r>
        <w:t>i, empatii a sociálních dovednostech</w:t>
      </w:r>
      <w:commentRangeEnd w:id="36"/>
      <w:r>
        <w:rPr>
          <w:rStyle w:val="Odkaznakoment"/>
          <w:sz w:val="24"/>
          <w:szCs w:val="22"/>
        </w:rPr>
        <w:commentReference w:id="36"/>
      </w:r>
      <w:r>
        <w:t xml:space="preserve"> </w:t>
      </w:r>
      <w:r w:rsidRPr="0090577B">
        <w:rPr>
          <w:rFonts w:eastAsia="Times New Roman"/>
          <w:noProof/>
          <w:lang w:eastAsia="cs-CZ"/>
        </w:rPr>
        <w:t>(Becker, 1964)</w:t>
      </w:r>
      <w:r>
        <w:rPr>
          <w:rFonts w:eastAsia="Times New Roman"/>
          <w:noProof/>
          <w:lang w:eastAsia="cs-CZ"/>
        </w:rPr>
        <w:t xml:space="preserve">. </w:t>
      </w:r>
      <w:r>
        <w:rPr>
          <w:lang w:eastAsia="cs-CZ"/>
        </w:rPr>
        <w:t xml:space="preserve">Soft skills </w:t>
      </w:r>
      <w:commentRangeStart w:id="37"/>
      <w:r>
        <w:rPr>
          <w:lang w:eastAsia="cs-CZ"/>
        </w:rPr>
        <w:t>zůstávají významn</w:t>
      </w:r>
      <w:commentRangeEnd w:id="37"/>
      <w:r>
        <w:rPr>
          <w:rStyle w:val="Odkaznakoment"/>
          <w:sz w:val="24"/>
          <w:szCs w:val="22"/>
          <w:lang w:eastAsia="cs-CZ"/>
        </w:rPr>
        <w:commentReference w:id="37"/>
      </w:r>
      <w:r>
        <w:rPr>
          <w:lang w:eastAsia="cs-CZ"/>
        </w:rPr>
        <w:t xml:space="preserve">é i při práci s AI. </w:t>
      </w:r>
      <w:r w:rsidRPr="00DB646D">
        <w:rPr>
          <w:lang w:eastAsia="cs-CZ"/>
        </w:rPr>
        <w:t xml:space="preserve">Tento vývoj odpovídá širším trendům na trhu práce, kde dochází k posunu poptávky směrem k vysoce kognitivním dovednostem a schopnostem komplexní sociální interakce, zatímco rutinní a snadno automatizovatelné činnosti postupně ztrácejí na významu. Tento trend je dlouhodobě dokumentován </w:t>
      </w:r>
      <w:r>
        <w:rPr>
          <w:lang w:eastAsia="cs-CZ"/>
        </w:rPr>
        <w:t xml:space="preserve">také v </w:t>
      </w:r>
      <w:r w:rsidRPr="00DB646D">
        <w:rPr>
          <w:lang w:eastAsia="cs-CZ"/>
        </w:rPr>
        <w:t xml:space="preserve">mezinárodních studiích (OECD, </w:t>
      </w:r>
      <w:r>
        <w:rPr>
          <w:lang w:eastAsia="cs-CZ"/>
        </w:rPr>
        <w:t>2019</w:t>
      </w:r>
      <w:r w:rsidRPr="00DB646D">
        <w:rPr>
          <w:lang w:eastAsia="cs-CZ"/>
        </w:rPr>
        <w:t>).</w:t>
      </w:r>
    </w:p>
    <w:p w14:paraId="733E0350" w14:textId="77777777" w:rsidR="00E42DA0" w:rsidRPr="00D824AE" w:rsidRDefault="00E42DA0" w:rsidP="00822644">
      <w:r w:rsidRPr="4E2C9535">
        <w:rPr>
          <w:lang w:eastAsia="cs-CZ"/>
        </w:rPr>
        <w:t xml:space="preserve">AI soft skills plně nenahrazuje, naopak se momentálně jedná se o něco, co je k AI plně komplementární, a je jedním z důvodů, proč je stále u mnoha úkonů třeba lidský faktor. (Prince, 2013) Například u abstraktních problému neumí počítače často dobře tvořit hypotézy. Vynikají však ve zpracování dat. Mezi takovéto komplementární dovednosti patří intuice, analytické a induktivní uvažování a schopnost testovat hypotézy. Příkladem je lékařská diagnostika, kde AI pomáhá vyhledávat informace a </w:t>
      </w:r>
      <w:r>
        <w:t>analyzovat data z chorobopisů, ale konečný úsudek a stanovení léčby tvoří lidský odborník. (</w:t>
      </w:r>
      <w:bookmarkStart w:id="38" w:name="_Hlk225766007"/>
      <w:r>
        <w:t>Frey Osborne</w:t>
      </w:r>
      <w:bookmarkEnd w:id="38"/>
      <w:r>
        <w:t>, 2013).</w:t>
      </w:r>
    </w:p>
    <w:p w14:paraId="2D12189D" w14:textId="77777777" w:rsidR="00E42DA0" w:rsidRPr="00D824AE" w:rsidRDefault="00E42DA0" w:rsidP="00822644">
      <w:r w:rsidRPr="00D824AE">
        <w:t>Frey a Osborne (2013) i OECD (</w:t>
      </w:r>
      <w:r>
        <w:rPr>
          <w:rFonts w:ascii="Times New Roman" w:eastAsia="Times New Roman" w:hAnsi="Times New Roman" w:cs="Times New Roman"/>
          <w:noProof/>
          <w:lang w:eastAsia="cs-CZ"/>
        </w:rPr>
        <w:t>Arnz et al., 2016</w:t>
      </w:r>
      <w:r w:rsidRPr="00D824AE">
        <w:t xml:space="preserve">) označují tvořivost za jedno z hlavních </w:t>
      </w:r>
      <w:r>
        <w:t>překážek</w:t>
      </w:r>
      <w:r w:rsidRPr="00D824AE">
        <w:t xml:space="preserve"> (engineering bottlenecks), které brání plné automatizaci</w:t>
      </w:r>
      <w:ins w:id="39" w:author="Autor">
        <w:r>
          <w:t>.</w:t>
        </w:r>
      </w:ins>
      <w:r w:rsidRPr="00D824AE">
        <w:t xml:space="preserve"> Zásadní lidskou dovedností je schopnost přijít s neobvyklými a chytrými nápady nebo vyvinout kreativní způsoby řešení problémů. Originalita je tedy stále velmi ceněná dovednost. Počítače mohou generovat nové věci, ale nedokážou dobře posoudit jejich kulturní a společenskou hodnotu a smysl.</w:t>
      </w:r>
    </w:p>
    <w:p w14:paraId="2A46FEF3" w14:textId="77777777" w:rsidR="00E42DA0" w:rsidRDefault="00E42DA0" w:rsidP="00822644">
      <w:r w:rsidRPr="00D824AE">
        <w:t>Mezi další soft skill dovednosti patří třeba empatie, být si vědom reakcí ostatních a chápat, proč reagují tak, jak reagují, přesvědčování a vyjednávání či řízení a vedení lidí. (Frey</w:t>
      </w:r>
      <w:r>
        <w:t xml:space="preserve"> </w:t>
      </w:r>
      <w:r w:rsidRPr="00D824AE">
        <w:t>Osborne</w:t>
      </w:r>
      <w:r>
        <w:t>, 2013</w:t>
      </w:r>
      <w:r w:rsidRPr="00D824AE">
        <w:t>)</w:t>
      </w:r>
      <w:r>
        <w:t xml:space="preserve">. Lze </w:t>
      </w:r>
      <w:r w:rsidRPr="00E6180A">
        <w:t>tedy tvrdit</w:t>
      </w:r>
      <w:r>
        <w:t xml:space="preserve">, že </w:t>
      </w:r>
      <w:r w:rsidRPr="00E6180A">
        <w:t>moderní technologie a AI nenahrazují práci</w:t>
      </w:r>
      <w:r>
        <w:t xml:space="preserve"> </w:t>
      </w:r>
      <w:r>
        <w:lastRenderedPageBreak/>
        <w:t>zatím</w:t>
      </w:r>
      <w:r w:rsidRPr="00E6180A">
        <w:t xml:space="preserve"> celkově, </w:t>
      </w:r>
      <w:r>
        <w:t xml:space="preserve">ale primárně </w:t>
      </w:r>
      <w:r w:rsidRPr="00E6180A">
        <w:t>zvyšují tržní hodnotu těch úkolů, které mohou nabídnout a zastat výhradně lidé</w:t>
      </w:r>
      <w:r>
        <w:t xml:space="preserve">, tedy </w:t>
      </w:r>
      <w:r w:rsidRPr="00E6180A">
        <w:t xml:space="preserve">těch, které </w:t>
      </w:r>
      <w:r>
        <w:t>často s</w:t>
      </w:r>
      <w:r w:rsidRPr="00E6180A">
        <w:t>pojují odbornou technickou znalost s flexibilitou, kreativitou a interpersonálními dovednostmi</w:t>
      </w:r>
      <w:r>
        <w:t>.</w:t>
      </w:r>
    </w:p>
    <w:p w14:paraId="00AF87CC" w14:textId="77777777" w:rsidR="00E42DA0" w:rsidRDefault="00E42DA0" w:rsidP="00822644">
      <w:r w:rsidRPr="00197C19">
        <w:t>V poslední řadě jde ještě také o rozděl</w:t>
      </w:r>
      <w:r>
        <w:t>e</w:t>
      </w:r>
      <w:r w:rsidRPr="00197C19">
        <w:t xml:space="preserve">ní kognitivních oproti manuálním </w:t>
      </w:r>
      <w:bookmarkEnd w:id="33"/>
      <w:r w:rsidRPr="00197C19">
        <w:t>dovednostem, kdy kognitivní představují úkoly zaměřené na zpracování informací, čímž se odlišují od úkolů manuálních</w:t>
      </w:r>
      <w:r>
        <w:t xml:space="preserve">, tedy </w:t>
      </w:r>
      <w:r w:rsidRPr="00197C19">
        <w:t xml:space="preserve">fyzických. </w:t>
      </w:r>
      <w:r>
        <w:t>I u těchto dovedností je vhodné poznamenat, že jejich</w:t>
      </w:r>
      <w:r w:rsidRPr="0073520F">
        <w:t xml:space="preserve"> vlastností je</w:t>
      </w:r>
      <w:r>
        <w:t xml:space="preserve"> typicky přenositelnost</w:t>
      </w:r>
      <w:r w:rsidRPr="0073520F">
        <w:t xml:space="preserve"> mezi zaměstnáními</w:t>
      </w:r>
      <w:bookmarkStart w:id="40" w:name="_Toc218851991"/>
      <w:bookmarkStart w:id="41" w:name="_Hlk223266042"/>
      <w:r w:rsidRPr="0073520F">
        <w:t xml:space="preserve">, tedy při opuštění daného pracovního místa zaměstnanec tyto dovednosti </w:t>
      </w:r>
      <w:r>
        <w:t>ne</w:t>
      </w:r>
      <w:r w:rsidRPr="0073520F">
        <w:t>ztrácí.</w:t>
      </w:r>
      <w:r>
        <w:t xml:space="preserve"> (Becker, 1964)</w:t>
      </w:r>
    </w:p>
    <w:bookmarkEnd w:id="40"/>
    <w:bookmarkEnd w:id="41"/>
    <w:p w14:paraId="68F95694" w14:textId="77777777" w:rsidR="00E42DA0" w:rsidRDefault="00E42DA0" w:rsidP="00822644">
      <w:r w:rsidRPr="00C84818">
        <w:t xml:space="preserve">Beckerovo rozdělení </w:t>
      </w:r>
      <w:r>
        <w:t xml:space="preserve">na obecné a specifické dovednosti </w:t>
      </w:r>
      <w:r w:rsidRPr="00C84818">
        <w:t xml:space="preserve">má smysl také právě v kontextu dnešního rapidního rozvoje </w:t>
      </w:r>
      <w:bookmarkStart w:id="42" w:name="_Hlk223807991"/>
      <w:r w:rsidRPr="00C84818">
        <w:t>AI</w:t>
      </w:r>
      <w:bookmarkEnd w:id="42"/>
      <w:r w:rsidRPr="00C84818">
        <w:t>. Schopnost efektivně využívat veřejně dostupné AI nástroje (např. konverzační modely, generativní platformy), vědět, jak formulovat požadavky pro AI, tak, aby přinášelo smysluplné výsledky, představují novou formu obecného lidského kapitálu</w:t>
      </w:r>
      <w:r w:rsidRPr="00233066">
        <w:t>. Z</w:t>
      </w:r>
      <w:r>
        <w:t xml:space="preserve"> </w:t>
      </w:r>
      <w:r w:rsidRPr="00233066">
        <w:t xml:space="preserve">kontextu IT </w:t>
      </w:r>
      <w:r>
        <w:t>sektoru</w:t>
      </w:r>
      <w:r w:rsidRPr="00233066">
        <w:t xml:space="preserve"> </w:t>
      </w:r>
      <w:r>
        <w:t xml:space="preserve">se může jednat o </w:t>
      </w:r>
      <w:r w:rsidRPr="00EC009C">
        <w:t>obecné dovednosti</w:t>
      </w:r>
      <w:r>
        <w:t xml:space="preserve"> jako</w:t>
      </w:r>
      <w:r w:rsidRPr="00EC009C">
        <w:t xml:space="preserve"> používaní veřejných LLM modelů, </w:t>
      </w:r>
      <w:r>
        <w:t>navrhování promptů (prompt engineering)</w:t>
      </w:r>
      <w:r w:rsidRPr="00EC009C">
        <w:t>, jejich základní integrace skrz API</w:t>
      </w:r>
      <w:r>
        <w:t xml:space="preserve"> služby</w:t>
      </w:r>
      <w:r w:rsidRPr="00EC009C">
        <w:t xml:space="preserve"> do aplikací</w:t>
      </w:r>
      <w:r>
        <w:t xml:space="preserve"> či </w:t>
      </w:r>
      <w:r w:rsidRPr="00EC009C">
        <w:t>webů</w:t>
      </w:r>
      <w:r>
        <w:t>.</w:t>
      </w:r>
    </w:p>
    <w:p w14:paraId="407B51D2" w14:textId="77777777" w:rsidR="00E42DA0" w:rsidRPr="00233066" w:rsidRDefault="00E42DA0" w:rsidP="00822644">
      <w:r>
        <w:t xml:space="preserve">Tyto dovednosti by mohly spadat dle Beckerova rozdělení mezi obecné. </w:t>
      </w:r>
      <w:r w:rsidRPr="00663689">
        <w:t xml:space="preserve">Lze předpokládat, že firmy mají nižší motivaci </w:t>
      </w:r>
      <w:r>
        <w:t xml:space="preserve">rozvoj těchto dovedností </w:t>
      </w:r>
      <w:r w:rsidRPr="00663689">
        <w:t>financovat, jelikož jsou vysoce přenositelné</w:t>
      </w:r>
      <w:r w:rsidRPr="00CC39F4">
        <w:t>. Jedinci by se pak těmto dovednostem naučili ve svém zájmu, a to i v případě nutnosti vlastních investic, aby nezůstali pozadu.</w:t>
      </w:r>
      <w:r>
        <w:t xml:space="preserve"> (Becker, 1964)</w:t>
      </w:r>
    </w:p>
    <w:p w14:paraId="55FEB35D" w14:textId="77777777" w:rsidR="00E42DA0" w:rsidRDefault="00E42DA0" w:rsidP="00822644">
      <w:r w:rsidRPr="00233066">
        <w:t>Naopak znalost práce s proprietárním firemním AI softwarem či modelem (to může zahrnovat například činnosti jako fine-tuning na specifických firemních datech, nasazení lokálního LLM do uzavřeného firemního prostředí) jsou již dovednosti méně přenositelné.</w:t>
      </w:r>
      <w:r>
        <w:t xml:space="preserve"> </w:t>
      </w:r>
      <w:r w:rsidRPr="00B17E22">
        <w:t>Tyto dovednosti lze chápat jako specifický lidský kapitál vázaný na konkrétní firmu</w:t>
      </w:r>
      <w:commentRangeStart w:id="43"/>
      <w:r w:rsidRPr="00B17E22">
        <w:t>.</w:t>
      </w:r>
      <w:commentRangeEnd w:id="43"/>
      <w:r>
        <w:rPr>
          <w:rStyle w:val="Odkaznakoment"/>
          <w:sz w:val="24"/>
          <w:szCs w:val="22"/>
        </w:rPr>
        <w:commentReference w:id="43"/>
      </w:r>
    </w:p>
    <w:p w14:paraId="2733DAF7" w14:textId="77777777" w:rsidR="00E42DA0" w:rsidRDefault="00E42DA0" w:rsidP="00822644">
      <w:pPr>
        <w:pStyle w:val="Nadpis1"/>
        <w:rPr>
          <w:rFonts w:eastAsia="Times New Roman"/>
          <w:noProof/>
          <w:lang w:eastAsia="cs-CZ"/>
        </w:rPr>
      </w:pPr>
      <w:bookmarkStart w:id="44" w:name="_Toc218851993"/>
      <w:bookmarkStart w:id="45" w:name="_Toc227445736"/>
      <w:r w:rsidRPr="0090577B">
        <w:rPr>
          <w:rFonts w:eastAsia="Times New Roman"/>
          <w:noProof/>
          <w:lang w:eastAsia="cs-CZ"/>
        </w:rPr>
        <w:lastRenderedPageBreak/>
        <w:t>AI dovednosti a pracovní trh</w:t>
      </w:r>
      <w:bookmarkEnd w:id="44"/>
      <w:bookmarkEnd w:id="45"/>
    </w:p>
    <w:p w14:paraId="0B6409F4" w14:textId="77777777" w:rsidR="00E42DA0" w:rsidRPr="004D46F7" w:rsidRDefault="00E42DA0" w:rsidP="00297007">
      <w:pPr>
        <w:rPr>
          <w:lang w:val="en-US" w:eastAsia="cs-CZ"/>
        </w:rPr>
      </w:pPr>
      <w:r>
        <w:rPr>
          <w:lang w:eastAsia="cs-CZ"/>
        </w:rPr>
        <w:t>V následující</w:t>
      </w:r>
      <w:r w:rsidRPr="00F523E1">
        <w:rPr>
          <w:lang w:eastAsia="cs-CZ"/>
        </w:rPr>
        <w:t xml:space="preserve"> kapitol</w:t>
      </w:r>
      <w:r>
        <w:rPr>
          <w:lang w:eastAsia="cs-CZ"/>
        </w:rPr>
        <w:t xml:space="preserve">e bude popsán </w:t>
      </w:r>
      <w:r w:rsidRPr="00F523E1">
        <w:rPr>
          <w:lang w:eastAsia="cs-CZ"/>
        </w:rPr>
        <w:t xml:space="preserve">vztah mezi rozvojem umělé inteligence, proměnou požadovaných dovedností a změnami na pracovním trhu. </w:t>
      </w:r>
      <w:r>
        <w:rPr>
          <w:lang w:eastAsia="cs-CZ"/>
        </w:rPr>
        <w:t>Zprvu</w:t>
      </w:r>
      <w:r w:rsidRPr="00F523E1">
        <w:rPr>
          <w:lang w:eastAsia="cs-CZ"/>
        </w:rPr>
        <w:t xml:space="preserve"> je vymezena samotná umělá inteligence a její role jako zdroj technologického pokroku,</w:t>
      </w:r>
      <w:r>
        <w:rPr>
          <w:lang w:eastAsia="cs-CZ"/>
        </w:rPr>
        <w:t xml:space="preserve"> j</w:t>
      </w:r>
      <w:r w:rsidRPr="00F523E1">
        <w:rPr>
          <w:lang w:eastAsia="cs-CZ"/>
        </w:rPr>
        <w:t xml:space="preserve">sou diskutovány její ekonomické dopady, trendy v poptávce po AI dovednostech a význam komplementárních schopností. </w:t>
      </w:r>
      <w:r>
        <w:rPr>
          <w:lang w:eastAsia="cs-CZ"/>
        </w:rPr>
        <w:t>Také je pozornost</w:t>
      </w:r>
      <w:r w:rsidRPr="00F523E1">
        <w:rPr>
          <w:lang w:eastAsia="cs-CZ"/>
        </w:rPr>
        <w:t xml:space="preserve"> věnována tomu, jak AI ovlivňuje strukturu pracovních míst, kvalifikační požadavky </w:t>
      </w:r>
      <w:r>
        <w:rPr>
          <w:lang w:eastAsia="cs-CZ"/>
        </w:rPr>
        <w:t>a</w:t>
      </w:r>
      <w:r w:rsidRPr="00F523E1">
        <w:rPr>
          <w:lang w:eastAsia="cs-CZ"/>
        </w:rPr>
        <w:t xml:space="preserve"> mzdové ohodnocení pracovníků. </w:t>
      </w:r>
      <w:r>
        <w:rPr>
          <w:lang w:eastAsia="cs-CZ"/>
        </w:rPr>
        <w:t>V neposlední řadě</w:t>
      </w:r>
      <w:r w:rsidRPr="00F523E1">
        <w:rPr>
          <w:lang w:eastAsia="cs-CZ"/>
        </w:rPr>
        <w:t xml:space="preserve"> j</w:t>
      </w:r>
      <w:r>
        <w:rPr>
          <w:lang w:eastAsia="cs-CZ"/>
        </w:rPr>
        <w:t xml:space="preserve">e poukázáno na </w:t>
      </w:r>
      <w:r w:rsidRPr="00F523E1">
        <w:rPr>
          <w:lang w:eastAsia="cs-CZ"/>
        </w:rPr>
        <w:t>rozdíly ve vývoji AI dovedností a jejich uplatnění na vybraných mezinárodních trzích práce.</w:t>
      </w:r>
    </w:p>
    <w:p w14:paraId="17DE8F6A" w14:textId="77777777" w:rsidR="00E42DA0" w:rsidRPr="00980BC0" w:rsidRDefault="00E42DA0" w:rsidP="00822644">
      <w:pPr>
        <w:pStyle w:val="Nadpis2"/>
        <w:rPr>
          <w:rFonts w:eastAsia="Times New Roman"/>
          <w:noProof/>
          <w:lang w:eastAsia="cs-CZ"/>
        </w:rPr>
      </w:pPr>
      <w:bookmarkStart w:id="46" w:name="_Toc218851994"/>
      <w:bookmarkStart w:id="47" w:name="_Toc226103383"/>
      <w:bookmarkStart w:id="48" w:name="_Toc227445737"/>
      <w:r w:rsidRPr="0090577B">
        <w:rPr>
          <w:rFonts w:eastAsia="Times New Roman"/>
          <w:noProof/>
          <w:lang w:eastAsia="cs-CZ"/>
        </w:rPr>
        <w:t>Umělá inteligence</w:t>
      </w:r>
      <w:bookmarkEnd w:id="46"/>
      <w:bookmarkEnd w:id="47"/>
      <w:bookmarkEnd w:id="48"/>
    </w:p>
    <w:p w14:paraId="50308AB5" w14:textId="77777777" w:rsidR="00E42DA0" w:rsidRPr="0090577B" w:rsidRDefault="00E42DA0" w:rsidP="00822644">
      <w:pPr>
        <w:rPr>
          <w:rFonts w:eastAsia="Times New Roman"/>
          <w:noProof/>
          <w:lang w:eastAsia="cs-CZ"/>
        </w:rPr>
      </w:pPr>
      <w:bookmarkStart w:id="49" w:name="_Hlk222993497"/>
      <w:r w:rsidRPr="0090577B">
        <w:rPr>
          <w:rFonts w:eastAsia="Times New Roman"/>
          <w:noProof/>
          <w:lang w:eastAsia="cs-CZ"/>
        </w:rPr>
        <w:t>Umělá inteligence není</w:t>
      </w:r>
      <w:r>
        <w:rPr>
          <w:rFonts w:eastAsia="Times New Roman"/>
          <w:noProof/>
          <w:lang w:eastAsia="cs-CZ"/>
        </w:rPr>
        <w:t xml:space="preserve"> navzdory výrazné </w:t>
      </w:r>
      <w:r w:rsidRPr="0090577B">
        <w:rPr>
          <w:rFonts w:eastAsia="Times New Roman"/>
          <w:noProof/>
          <w:lang w:eastAsia="cs-CZ"/>
        </w:rPr>
        <w:t>popularit</w:t>
      </w:r>
      <w:r>
        <w:rPr>
          <w:rFonts w:eastAsia="Times New Roman"/>
          <w:noProof/>
          <w:lang w:eastAsia="cs-CZ"/>
        </w:rPr>
        <w:t>ě v posledních letech</w:t>
      </w:r>
      <w:r w:rsidRPr="0090577B">
        <w:rPr>
          <w:rFonts w:eastAsia="Times New Roman"/>
          <w:noProof/>
          <w:lang w:eastAsia="cs-CZ"/>
        </w:rPr>
        <w:t xml:space="preserve"> mezi širokou veřejností i investory novým pojmem ani novou disciplínou.</w:t>
      </w:r>
      <w:bookmarkEnd w:id="49"/>
      <w:r w:rsidRPr="0090577B">
        <w:rPr>
          <w:rFonts w:eastAsia="Times New Roman"/>
          <w:noProof/>
          <w:lang w:eastAsia="cs-CZ"/>
        </w:rPr>
        <w:t xml:space="preserve"> Snahy o její vytvoření, rozsáhlé výzkumy, testy a prototypy sahají do padesátých let minulého století éry často zvané jako symbolické AI (1950-1980). Za těchto sedm desetiletí, které od té doby uplynuly, bylo možné postupně sledovat, jak se umělá inteligence postupně vyvíjí, mění a přetváří firemní aktivity až po každodenní život. Vývoj prošel několika zásadními fázemi, které měly přímý vliv na to, jak umělá inteligence vypadá dnes a jak ovlivňuje dnešní pracovní trh.</w:t>
      </w:r>
      <w:r>
        <w:rPr>
          <w:rFonts w:eastAsia="Times New Roman"/>
          <w:noProof/>
          <w:lang w:eastAsia="cs-CZ"/>
        </w:rPr>
        <w:t xml:space="preserve"> (Grzybowski, 2024; Roser, 2022)</w:t>
      </w:r>
    </w:p>
    <w:p w14:paraId="71461A3E" w14:textId="77777777" w:rsidR="00E42DA0" w:rsidRPr="0090577B" w:rsidRDefault="00E42DA0" w:rsidP="00822644">
      <w:pPr>
        <w:rPr>
          <w:rFonts w:eastAsia="Times New Roman"/>
          <w:noProof/>
          <w:lang w:eastAsia="cs-CZ"/>
        </w:rPr>
      </w:pPr>
      <w:r w:rsidRPr="0090577B">
        <w:rPr>
          <w:rFonts w:eastAsia="Times New Roman"/>
          <w:noProof/>
          <w:lang w:eastAsia="cs-CZ"/>
        </w:rPr>
        <w:t xml:space="preserve">První průkopníci této technologie, za které jsou zpravidla považováni Alan Turing, John McCarthy a Marvin Minsky, položili teoretické základy tohoto oboru, avšak značná technologická omezení (softwarová i hardwarová) tehdejší doby neumožňovala praktické nasazení AI v širším měřítku (Roser, 2022). </w:t>
      </w:r>
      <w:r>
        <w:rPr>
          <w:rFonts w:eastAsia="Times New Roman"/>
          <w:noProof/>
          <w:lang w:eastAsia="cs-CZ"/>
        </w:rPr>
        <w:t>Významný posun nastal v</w:t>
      </w:r>
      <w:r w:rsidRPr="0090577B">
        <w:rPr>
          <w:rFonts w:eastAsia="Times New Roman"/>
          <w:noProof/>
          <w:lang w:eastAsia="cs-CZ"/>
        </w:rPr>
        <w:t xml:space="preserve"> 90. </w:t>
      </w:r>
      <w:r>
        <w:rPr>
          <w:rFonts w:eastAsia="Times New Roman"/>
          <w:noProof/>
          <w:lang w:eastAsia="cs-CZ"/>
        </w:rPr>
        <w:t>letech</w:t>
      </w:r>
      <w:r w:rsidRPr="0090577B">
        <w:rPr>
          <w:rFonts w:eastAsia="Times New Roman"/>
          <w:noProof/>
          <w:lang w:eastAsia="cs-CZ"/>
        </w:rPr>
        <w:t xml:space="preserve"> 20. století, kdy se </w:t>
      </w:r>
      <w:r>
        <w:rPr>
          <w:rFonts w:eastAsia="Times New Roman"/>
          <w:noProof/>
          <w:lang w:eastAsia="cs-CZ"/>
        </w:rPr>
        <w:t>část výzkumu</w:t>
      </w:r>
      <w:r w:rsidRPr="0090577B">
        <w:rPr>
          <w:rFonts w:eastAsia="Times New Roman"/>
          <w:noProof/>
          <w:lang w:eastAsia="cs-CZ"/>
        </w:rPr>
        <w:t xml:space="preserve"> přesunul</w:t>
      </w:r>
      <w:r>
        <w:rPr>
          <w:rFonts w:eastAsia="Times New Roman"/>
          <w:noProof/>
          <w:lang w:eastAsia="cs-CZ"/>
        </w:rPr>
        <w:t>a</w:t>
      </w:r>
      <w:r w:rsidRPr="0090577B">
        <w:rPr>
          <w:rFonts w:eastAsia="Times New Roman"/>
          <w:noProof/>
          <w:lang w:eastAsia="cs-CZ"/>
        </w:rPr>
        <w:t xml:space="preserve"> od explicitního programování, tedy přesnému zadávání příkazů</w:t>
      </w:r>
      <w:r>
        <w:rPr>
          <w:rFonts w:eastAsia="Times New Roman"/>
          <w:noProof/>
          <w:lang w:eastAsia="cs-CZ"/>
        </w:rPr>
        <w:t xml:space="preserve"> či </w:t>
      </w:r>
      <w:r w:rsidRPr="0090577B">
        <w:rPr>
          <w:rFonts w:eastAsia="Times New Roman"/>
          <w:noProof/>
          <w:lang w:eastAsia="cs-CZ"/>
        </w:rPr>
        <w:t xml:space="preserve">programování algoritmů, k algoritmům schopným učit se z dat automaticky, bez dozoru a přesných pevně daných pravidel. Tento přístup byl revoluční, a bylo díky němu najednou možné řešit zcela nové problémy a vyvíjet nová řešení, jichž se nedalo pomocí klasických metod dosáhnout. Za jeden další z takových velkých zlomů se dá považovat neuronová síť AlexNet, jež dramaticky překonala konkurenci v soutěži ImageNet a zahájila tak revoluci hlubokého učení, lépe známé z angličtiny jako deep learning. Tato událost podnítila masivní investice do výzkumu </w:t>
      </w:r>
      <w:r w:rsidRPr="0090577B">
        <w:rPr>
          <w:rFonts w:eastAsia="Times New Roman"/>
          <w:noProof/>
          <w:lang w:eastAsia="cs-CZ"/>
        </w:rPr>
        <w:lastRenderedPageBreak/>
        <w:t>neuronových sítí a jejich aplikací, které s narůstající silami přetrvávají až do dnes (Krizhevsky, Sutskever &amp; Hinton, 2012).</w:t>
      </w:r>
    </w:p>
    <w:p w14:paraId="2969AA38" w14:textId="77777777" w:rsidR="00E42DA0" w:rsidRDefault="00E42DA0" w:rsidP="00822644">
      <w:pPr>
        <w:rPr>
          <w:rFonts w:eastAsia="Times New Roman"/>
          <w:noProof/>
          <w:lang w:eastAsia="cs-CZ"/>
        </w:rPr>
      </w:pPr>
      <w:r>
        <w:rPr>
          <w:rFonts w:eastAsia="Times New Roman"/>
          <w:noProof/>
          <w:lang w:eastAsia="cs-CZ"/>
        </w:rPr>
        <w:t xml:space="preserve">Další zlom pak představují </w:t>
      </w:r>
      <w:r w:rsidRPr="0090577B">
        <w:rPr>
          <w:rFonts w:eastAsia="Times New Roman"/>
          <w:noProof/>
          <w:lang w:eastAsia="cs-CZ"/>
        </w:rPr>
        <w:t>velk</w:t>
      </w:r>
      <w:r>
        <w:rPr>
          <w:rFonts w:eastAsia="Times New Roman"/>
          <w:noProof/>
          <w:lang w:eastAsia="cs-CZ"/>
        </w:rPr>
        <w:t>é</w:t>
      </w:r>
      <w:r w:rsidRPr="0090577B">
        <w:rPr>
          <w:rFonts w:eastAsia="Times New Roman"/>
          <w:noProof/>
          <w:lang w:eastAsia="cs-CZ"/>
        </w:rPr>
        <w:t xml:space="preserve"> jazykov</w:t>
      </w:r>
      <w:r>
        <w:rPr>
          <w:rFonts w:eastAsia="Times New Roman"/>
          <w:noProof/>
          <w:lang w:eastAsia="cs-CZ"/>
        </w:rPr>
        <w:t>é</w:t>
      </w:r>
      <w:r w:rsidRPr="0090577B">
        <w:rPr>
          <w:rFonts w:eastAsia="Times New Roman"/>
          <w:noProof/>
          <w:lang w:eastAsia="cs-CZ"/>
        </w:rPr>
        <w:t xml:space="preserve"> model</w:t>
      </w:r>
      <w:r>
        <w:rPr>
          <w:rFonts w:eastAsia="Times New Roman"/>
          <w:noProof/>
          <w:lang w:eastAsia="cs-CZ"/>
        </w:rPr>
        <w:t>y</w:t>
      </w:r>
      <w:r w:rsidRPr="0090577B">
        <w:rPr>
          <w:rFonts w:eastAsia="Times New Roman"/>
          <w:noProof/>
          <w:lang w:eastAsia="cs-CZ"/>
        </w:rPr>
        <w:t xml:space="preserve"> (LLM)</w:t>
      </w:r>
      <w:r>
        <w:rPr>
          <w:rFonts w:eastAsia="Times New Roman"/>
          <w:noProof/>
          <w:lang w:eastAsia="cs-CZ"/>
        </w:rPr>
        <w:t xml:space="preserve"> jako </w:t>
      </w:r>
      <w:r w:rsidRPr="0090577B">
        <w:rPr>
          <w:rFonts w:eastAsia="Times New Roman"/>
          <w:noProof/>
          <w:lang w:eastAsia="cs-CZ"/>
        </w:rPr>
        <w:t xml:space="preserve">ChatGPT, se kterým bylo možno komunikovat běžnou řečí. Tento chatbot disponoval obsáhlými znalostmi napříč tématy, byl schopný zpracovávat velké množství nestrukturovaného textu, a co je velmi důležité, byl poprvé obecně prospěšný a využitelný širokou veřejností. Produkt se schopností generovat text, odpovídat na komplexní dotazy a asistovat při programování. </w:t>
      </w:r>
    </w:p>
    <w:p w14:paraId="55B3FD2F" w14:textId="77777777" w:rsidR="00E42DA0" w:rsidRDefault="00E42DA0" w:rsidP="00822644">
      <w:pPr>
        <w:rPr>
          <w:rFonts w:eastAsia="Times New Roman"/>
          <w:noProof/>
          <w:lang w:eastAsia="cs-CZ"/>
        </w:rPr>
      </w:pPr>
      <w:r w:rsidRPr="0090577B">
        <w:rPr>
          <w:rFonts w:eastAsia="Times New Roman"/>
          <w:noProof/>
          <w:lang w:eastAsia="cs-CZ"/>
        </w:rPr>
        <w:t>Modely se díky obrovským investicím od roku 2023 rozvíjejí a zdokonalují vysokým tempem a úkoly, které LLM</w:t>
      </w:r>
      <w:r>
        <w:rPr>
          <w:rFonts w:eastAsia="Times New Roman"/>
          <w:noProof/>
          <w:lang w:eastAsia="cs-CZ"/>
        </w:rPr>
        <w:t>, tedy generativní AI,</w:t>
      </w:r>
      <w:r w:rsidRPr="0090577B">
        <w:rPr>
          <w:rFonts w:eastAsia="Times New Roman"/>
          <w:noProof/>
          <w:lang w:eastAsia="cs-CZ"/>
        </w:rPr>
        <w:t xml:space="preserve"> dokáž</w:t>
      </w:r>
      <w:r>
        <w:rPr>
          <w:rFonts w:eastAsia="Times New Roman"/>
          <w:noProof/>
          <w:lang w:eastAsia="cs-CZ"/>
        </w:rPr>
        <w:t>e</w:t>
      </w:r>
      <w:r w:rsidRPr="0090577B">
        <w:rPr>
          <w:rFonts w:eastAsia="Times New Roman"/>
          <w:noProof/>
          <w:lang w:eastAsia="cs-CZ"/>
        </w:rPr>
        <w:t xml:space="preserve"> dnes řešit se nachází v různých odvětvích od automatizace marketingu, AI agentů pro automatizace procesů ve firmách až po programování celých aplikací či webů</w:t>
      </w:r>
      <w:bookmarkStart w:id="50" w:name="_Hlk223867255"/>
      <w:r>
        <w:rPr>
          <w:rFonts w:eastAsia="Times New Roman"/>
          <w:noProof/>
          <w:lang w:eastAsia="cs-CZ"/>
        </w:rPr>
        <w:t>. Vzhledem k enormním investicím právě do těchto technologií prudce roste poptávka po dovednostech v AI. Firmy nyní hledají a potřebují lidský kapitál, který dokáže tyto technologie navrhovat, vyvíjet, integrovat a spravovat, aby byly použitelné v jejich produktech. (McKinsey, 2025)</w:t>
      </w:r>
    </w:p>
    <w:p w14:paraId="7504E1EB" w14:textId="77777777" w:rsidR="00E42DA0" w:rsidRPr="0090577B" w:rsidRDefault="00E42DA0" w:rsidP="00822644">
      <w:pPr>
        <w:pStyle w:val="Nadpis2"/>
        <w:rPr>
          <w:rFonts w:eastAsia="Times New Roman"/>
          <w:noProof/>
          <w:lang w:eastAsia="cs-CZ"/>
        </w:rPr>
      </w:pPr>
      <w:bookmarkStart w:id="51" w:name="_Toc226103384"/>
      <w:bookmarkStart w:id="52" w:name="_Toc227445738"/>
      <w:bookmarkEnd w:id="50"/>
      <w:r w:rsidRPr="0090577B">
        <w:rPr>
          <w:rFonts w:eastAsia="Times New Roman"/>
          <w:noProof/>
          <w:lang w:eastAsia="cs-CZ"/>
        </w:rPr>
        <w:t xml:space="preserve">AI jako </w:t>
      </w:r>
      <w:r>
        <w:rPr>
          <w:rFonts w:eastAsia="Times New Roman"/>
          <w:noProof/>
          <w:lang w:eastAsia="cs-CZ"/>
        </w:rPr>
        <w:t>zdroj technologického pokroku</w:t>
      </w:r>
      <w:bookmarkEnd w:id="51"/>
      <w:bookmarkEnd w:id="52"/>
    </w:p>
    <w:p w14:paraId="575BD926" w14:textId="77777777" w:rsidR="00E42DA0" w:rsidRPr="0090577B" w:rsidRDefault="00E42DA0" w:rsidP="00822644">
      <w:pPr>
        <w:rPr>
          <w:rFonts w:eastAsia="Times New Roman"/>
          <w:noProof/>
          <w:lang w:eastAsia="cs-CZ"/>
        </w:rPr>
      </w:pPr>
      <w:commentRangeStart w:id="53"/>
      <w:r>
        <w:rPr>
          <w:rFonts w:eastAsia="Times New Roman"/>
          <w:noProof/>
          <w:lang w:eastAsia="cs-CZ"/>
        </w:rPr>
        <w:t xml:space="preserve">Ve spojení s AI je vhodné zmínit již dříve zavedený pojem tzv. technologie obecného užití </w:t>
      </w:r>
      <w:bookmarkStart w:id="54" w:name="_Hlk226455646"/>
      <w:r>
        <w:rPr>
          <w:rFonts w:eastAsia="Times New Roman"/>
          <w:noProof/>
          <w:lang w:eastAsia="cs-CZ"/>
        </w:rPr>
        <w:t>(G</w:t>
      </w:r>
      <w:r w:rsidRPr="0090577B">
        <w:rPr>
          <w:rFonts w:eastAsia="Times New Roman"/>
          <w:noProof/>
          <w:lang w:eastAsia="cs-CZ"/>
        </w:rPr>
        <w:t>en</w:t>
      </w:r>
      <w:r>
        <w:rPr>
          <w:rFonts w:eastAsia="Times New Roman"/>
          <w:noProof/>
          <w:lang w:eastAsia="cs-CZ"/>
        </w:rPr>
        <w:t>e</w:t>
      </w:r>
      <w:r w:rsidRPr="0090577B">
        <w:rPr>
          <w:rFonts w:eastAsia="Times New Roman"/>
          <w:noProof/>
          <w:lang w:eastAsia="cs-CZ"/>
        </w:rPr>
        <w:t xml:space="preserve">ral </w:t>
      </w:r>
      <w:r>
        <w:rPr>
          <w:rFonts w:eastAsia="Times New Roman"/>
          <w:noProof/>
          <w:lang w:eastAsia="cs-CZ"/>
        </w:rPr>
        <w:t>P</w:t>
      </w:r>
      <w:r w:rsidRPr="0090577B">
        <w:rPr>
          <w:rFonts w:eastAsia="Times New Roman"/>
          <w:noProof/>
          <w:lang w:eastAsia="cs-CZ"/>
        </w:rPr>
        <w:t xml:space="preserve">urpose </w:t>
      </w:r>
      <w:r>
        <w:rPr>
          <w:rFonts w:eastAsia="Times New Roman"/>
          <w:noProof/>
          <w:lang w:eastAsia="cs-CZ"/>
        </w:rPr>
        <w:t>T</w:t>
      </w:r>
      <w:r w:rsidRPr="0090577B">
        <w:rPr>
          <w:rFonts w:eastAsia="Times New Roman"/>
          <w:noProof/>
          <w:lang w:eastAsia="cs-CZ"/>
        </w:rPr>
        <w:t>echn</w:t>
      </w:r>
      <w:r>
        <w:rPr>
          <w:rFonts w:eastAsia="Times New Roman"/>
          <w:noProof/>
          <w:lang w:eastAsia="cs-CZ"/>
        </w:rPr>
        <w:t>o</w:t>
      </w:r>
      <w:r w:rsidRPr="0090577B">
        <w:rPr>
          <w:rFonts w:eastAsia="Times New Roman"/>
          <w:noProof/>
          <w:lang w:eastAsia="cs-CZ"/>
        </w:rPr>
        <w:t>logy</w:t>
      </w:r>
      <w:bookmarkEnd w:id="54"/>
      <w:r>
        <w:rPr>
          <w:rFonts w:eastAsia="Times New Roman"/>
          <w:noProof/>
          <w:lang w:eastAsia="cs-CZ"/>
        </w:rPr>
        <w:t xml:space="preserve">). Jedná se o </w:t>
      </w:r>
      <w:r w:rsidRPr="0090577B">
        <w:rPr>
          <w:rFonts w:eastAsia="Times New Roman"/>
          <w:noProof/>
          <w:lang w:eastAsia="cs-CZ"/>
        </w:rPr>
        <w:t xml:space="preserve"> technologi</w:t>
      </w:r>
      <w:r>
        <w:rPr>
          <w:rFonts w:eastAsia="Times New Roman"/>
          <w:noProof/>
          <w:lang w:eastAsia="cs-CZ"/>
        </w:rPr>
        <w:t xml:space="preserve">i </w:t>
      </w:r>
      <w:r w:rsidRPr="0090577B">
        <w:rPr>
          <w:rFonts w:eastAsia="Times New Roman"/>
          <w:noProof/>
          <w:lang w:eastAsia="cs-CZ"/>
        </w:rPr>
        <w:t>s širokou aplikovatelností napříč sektory</w:t>
      </w:r>
      <w:r>
        <w:rPr>
          <w:rFonts w:eastAsia="Times New Roman"/>
          <w:noProof/>
          <w:lang w:eastAsia="cs-CZ"/>
        </w:rPr>
        <w:t>, která může</w:t>
      </w:r>
      <w:r w:rsidRPr="0090577B">
        <w:rPr>
          <w:rFonts w:eastAsia="Times New Roman"/>
          <w:noProof/>
          <w:lang w:eastAsia="cs-CZ"/>
        </w:rPr>
        <w:t xml:space="preserve"> fundamentálně transformovat ekonomiku.</w:t>
      </w:r>
      <w:bookmarkStart w:id="55" w:name="_Hlk225762200"/>
      <w:r>
        <w:rPr>
          <w:rFonts w:eastAsia="Times New Roman"/>
          <w:noProof/>
          <w:lang w:eastAsia="cs-CZ"/>
        </w:rPr>
        <w:t xml:space="preserve"> </w:t>
      </w:r>
      <w:r w:rsidRPr="0090577B">
        <w:rPr>
          <w:rFonts w:eastAsia="Times New Roman"/>
          <w:noProof/>
          <w:lang w:eastAsia="cs-CZ"/>
        </w:rPr>
        <w:t xml:space="preserve">Dle Bresnahan &amp; Trajtenberg </w:t>
      </w:r>
      <w:r>
        <w:rPr>
          <w:rFonts w:eastAsia="Times New Roman"/>
          <w:noProof/>
          <w:lang w:eastAsia="cs-CZ"/>
        </w:rPr>
        <w:t>(</w:t>
      </w:r>
      <w:r w:rsidRPr="0090577B">
        <w:rPr>
          <w:rFonts w:eastAsia="Times New Roman"/>
          <w:noProof/>
          <w:lang w:eastAsia="cs-CZ"/>
        </w:rPr>
        <w:t>1995</w:t>
      </w:r>
      <w:r>
        <w:rPr>
          <w:rFonts w:eastAsia="Times New Roman"/>
          <w:noProof/>
          <w:lang w:eastAsia="cs-CZ"/>
        </w:rPr>
        <w:t>)</w:t>
      </w:r>
      <w:r w:rsidRPr="0090577B">
        <w:rPr>
          <w:rFonts w:eastAsia="Times New Roman"/>
          <w:noProof/>
          <w:lang w:eastAsia="cs-CZ"/>
        </w:rPr>
        <w:t xml:space="preserve"> je definov</w:t>
      </w:r>
      <w:r>
        <w:rPr>
          <w:rFonts w:eastAsia="Times New Roman"/>
          <w:noProof/>
          <w:lang w:eastAsia="cs-CZ"/>
        </w:rPr>
        <w:t>ána následujícími</w:t>
      </w:r>
      <w:r w:rsidRPr="0090577B">
        <w:rPr>
          <w:rFonts w:eastAsia="Times New Roman"/>
          <w:noProof/>
          <w:lang w:eastAsia="cs-CZ"/>
        </w:rPr>
        <w:t xml:space="preserve"> třemi klíčovými charaktermistikami:</w:t>
      </w:r>
    </w:p>
    <w:p w14:paraId="79A66C7B" w14:textId="77777777" w:rsidR="00E42DA0" w:rsidRPr="00822644" w:rsidRDefault="00E42DA0" w:rsidP="00822644">
      <w:pPr>
        <w:pStyle w:val="Odstavecseseznamem"/>
        <w:numPr>
          <w:ilvl w:val="0"/>
          <w:numId w:val="16"/>
        </w:numPr>
        <w:rPr>
          <w:rFonts w:ascii="Times New Roman" w:eastAsia="Times New Roman" w:hAnsi="Times New Roman" w:cs="Times New Roman"/>
          <w:noProof/>
          <w:lang w:eastAsia="cs-CZ"/>
        </w:rPr>
      </w:pPr>
      <w:r>
        <w:t xml:space="preserve">je </w:t>
      </w:r>
      <w:bookmarkStart w:id="56" w:name="_Hlk226456471"/>
      <w:r>
        <w:t xml:space="preserve">všudypřítomná </w:t>
      </w:r>
      <w:bookmarkEnd w:id="56"/>
      <w:r>
        <w:t>(</w:t>
      </w:r>
      <w:r w:rsidRPr="00822644">
        <w:rPr>
          <w:rFonts w:ascii="Times New Roman" w:eastAsia="Times New Roman" w:hAnsi="Times New Roman" w:cs="Times New Roman"/>
          <w:noProof/>
          <w:lang w:eastAsia="cs-CZ"/>
        </w:rPr>
        <w:t>pervasiveness</w:t>
      </w:r>
      <w:r w:rsidRPr="00822644">
        <w:rPr>
          <w:rFonts w:ascii="Times New Roman" w:eastAsia="Times New Roman" w:hAnsi="Times New Roman" w:cs="Times New Roman"/>
          <w:b/>
          <w:bCs/>
          <w:noProof/>
          <w:lang w:eastAsia="cs-CZ"/>
        </w:rPr>
        <w:t>),</w:t>
      </w:r>
    </w:p>
    <w:p w14:paraId="009C972F" w14:textId="77777777" w:rsidR="00E42DA0" w:rsidRPr="00822644" w:rsidRDefault="00E42DA0" w:rsidP="00822644">
      <w:pPr>
        <w:pStyle w:val="Odstavecseseznamem"/>
        <w:numPr>
          <w:ilvl w:val="0"/>
          <w:numId w:val="16"/>
        </w:numPr>
        <w:rPr>
          <w:rFonts w:ascii="Times New Roman" w:eastAsia="Times New Roman" w:hAnsi="Times New Roman" w:cs="Times New Roman"/>
          <w:noProof/>
          <w:lang w:eastAsia="cs-CZ"/>
        </w:rPr>
      </w:pPr>
      <w:r>
        <w:t>má potenciál pro neustálý vývoj a zlepšování (improvement),</w:t>
      </w:r>
    </w:p>
    <w:p w14:paraId="12609A27" w14:textId="77777777" w:rsidR="00E42DA0" w:rsidRPr="00822644" w:rsidRDefault="00E42DA0" w:rsidP="00822644">
      <w:pPr>
        <w:pStyle w:val="Odstavecseseznamem"/>
        <w:numPr>
          <w:ilvl w:val="0"/>
          <w:numId w:val="16"/>
        </w:numPr>
        <w:rPr>
          <w:rFonts w:ascii="Times New Roman" w:eastAsia="Times New Roman" w:hAnsi="Times New Roman" w:cs="Times New Roman"/>
          <w:noProof/>
          <w:lang w:eastAsia="cs-CZ"/>
        </w:rPr>
      </w:pPr>
      <w:r>
        <w:t>komplementuje a spouští inovace v navazujících sektorech (</w:t>
      </w:r>
      <w:r w:rsidRPr="00822644">
        <w:rPr>
          <w:rFonts w:ascii="Times New Roman" w:eastAsia="Times New Roman" w:hAnsi="Times New Roman" w:cs="Times New Roman"/>
          <w:noProof/>
          <w:lang w:eastAsia="cs-CZ"/>
        </w:rPr>
        <w:t>innovation complementarity)</w:t>
      </w:r>
      <w:commentRangeEnd w:id="53"/>
      <w:r w:rsidRPr="00822644">
        <w:rPr>
          <w:rStyle w:val="Odkaznakoment"/>
          <w:rFonts w:ascii="Times New Roman" w:eastAsia="Times New Roman" w:hAnsi="Times New Roman" w:cs="Times New Roman"/>
          <w:noProof/>
          <w:sz w:val="24"/>
          <w:szCs w:val="22"/>
          <w:lang w:eastAsia="cs-CZ"/>
        </w:rPr>
        <w:commentReference w:id="53"/>
      </w:r>
      <w:r w:rsidRPr="00822644">
        <w:rPr>
          <w:rFonts w:ascii="Times New Roman" w:eastAsia="Times New Roman" w:hAnsi="Times New Roman" w:cs="Times New Roman"/>
          <w:noProof/>
          <w:lang w:eastAsia="cs-CZ"/>
        </w:rPr>
        <w:t>.</w:t>
      </w:r>
    </w:p>
    <w:bookmarkEnd w:id="55"/>
    <w:p w14:paraId="1F0686DD" w14:textId="77777777" w:rsidR="00E42DA0" w:rsidRDefault="00E42DA0" w:rsidP="00822644">
      <w:pPr>
        <w:rPr>
          <w:rFonts w:eastAsia="Times New Roman"/>
          <w:noProof/>
          <w:lang w:eastAsia="cs-CZ"/>
        </w:rPr>
      </w:pPr>
      <w:r>
        <w:rPr>
          <w:rFonts w:eastAsia="Times New Roman"/>
          <w:noProof/>
          <w:lang w:eastAsia="cs-CZ"/>
        </w:rPr>
        <w:t>Zaprvé musí být</w:t>
      </w:r>
      <w:r w:rsidRPr="0090577B">
        <w:rPr>
          <w:rFonts w:eastAsia="Times New Roman"/>
          <w:noProof/>
          <w:lang w:eastAsia="cs-CZ"/>
        </w:rPr>
        <w:t xml:space="preserve"> </w:t>
      </w:r>
      <w:r>
        <w:rPr>
          <w:rFonts w:eastAsia="Times New Roman"/>
          <w:noProof/>
          <w:lang w:eastAsia="cs-CZ"/>
        </w:rPr>
        <w:t>technologie přítomna na mnoha místech</w:t>
      </w:r>
      <w:r w:rsidRPr="0090577B">
        <w:rPr>
          <w:rFonts w:eastAsia="Times New Roman"/>
          <w:noProof/>
          <w:lang w:eastAsia="cs-CZ"/>
        </w:rPr>
        <w:t>, ne</w:t>
      </w:r>
      <w:r>
        <w:rPr>
          <w:rFonts w:eastAsia="Times New Roman"/>
          <w:noProof/>
          <w:lang w:eastAsia="cs-CZ"/>
        </w:rPr>
        <w:t>jedná se</w:t>
      </w:r>
      <w:r w:rsidRPr="0090577B">
        <w:rPr>
          <w:rFonts w:eastAsia="Times New Roman"/>
          <w:noProof/>
          <w:lang w:eastAsia="cs-CZ"/>
        </w:rPr>
        <w:t xml:space="preserve"> </w:t>
      </w:r>
      <w:r>
        <w:rPr>
          <w:rFonts w:eastAsia="Times New Roman"/>
          <w:noProof/>
          <w:lang w:eastAsia="cs-CZ"/>
        </w:rPr>
        <w:t xml:space="preserve">pouze o jeden </w:t>
      </w:r>
      <w:r w:rsidRPr="0090577B">
        <w:rPr>
          <w:rFonts w:eastAsia="Times New Roman"/>
          <w:noProof/>
          <w:lang w:eastAsia="cs-CZ"/>
        </w:rPr>
        <w:t>konkrétní produkt</w:t>
      </w:r>
      <w:r>
        <w:rPr>
          <w:rFonts w:eastAsia="Times New Roman"/>
          <w:noProof/>
          <w:lang w:eastAsia="cs-CZ"/>
        </w:rPr>
        <w:t xml:space="preserve"> či službu</w:t>
      </w:r>
      <w:r w:rsidRPr="0090577B">
        <w:rPr>
          <w:rFonts w:eastAsia="Times New Roman"/>
          <w:noProof/>
          <w:lang w:eastAsia="cs-CZ"/>
        </w:rPr>
        <w:t xml:space="preserve">. </w:t>
      </w:r>
      <w:r>
        <w:rPr>
          <w:rFonts w:eastAsia="Times New Roman"/>
          <w:noProof/>
          <w:lang w:eastAsia="cs-CZ"/>
        </w:rPr>
        <w:t>U</w:t>
      </w:r>
      <w:r w:rsidRPr="0090577B">
        <w:rPr>
          <w:rFonts w:eastAsia="Times New Roman"/>
          <w:noProof/>
          <w:lang w:eastAsia="cs-CZ"/>
        </w:rPr>
        <w:t xml:space="preserve"> AI</w:t>
      </w:r>
      <w:r>
        <w:rPr>
          <w:rFonts w:eastAsia="Times New Roman"/>
          <w:noProof/>
          <w:lang w:eastAsia="cs-CZ"/>
        </w:rPr>
        <w:t xml:space="preserve"> lze podobnou skutečnost</w:t>
      </w:r>
      <w:r w:rsidRPr="0090577B">
        <w:rPr>
          <w:rFonts w:eastAsia="Times New Roman"/>
          <w:noProof/>
          <w:lang w:eastAsia="cs-CZ"/>
        </w:rPr>
        <w:t xml:space="preserve"> pozorovat</w:t>
      </w:r>
      <w:r>
        <w:rPr>
          <w:rFonts w:eastAsia="Times New Roman"/>
          <w:noProof/>
          <w:lang w:eastAsia="cs-CZ"/>
        </w:rPr>
        <w:t xml:space="preserve">, jak potvrzuje také například </w:t>
      </w:r>
      <w:r w:rsidRPr="00932E37">
        <w:rPr>
          <w:rFonts w:eastAsia="Times New Roman"/>
          <w:noProof/>
          <w:lang w:eastAsia="cs-CZ"/>
        </w:rPr>
        <w:t>Eloundou et al. (2024)</w:t>
      </w:r>
      <w:r w:rsidRPr="0090577B">
        <w:rPr>
          <w:rFonts w:eastAsia="Times New Roman"/>
          <w:noProof/>
          <w:lang w:eastAsia="cs-CZ"/>
        </w:rPr>
        <w:t xml:space="preserve">. AI </w:t>
      </w:r>
      <w:r>
        <w:rPr>
          <w:rFonts w:eastAsia="Times New Roman"/>
          <w:noProof/>
          <w:lang w:eastAsia="cs-CZ"/>
        </w:rPr>
        <w:t>není produkt</w:t>
      </w:r>
      <w:r w:rsidRPr="0090577B">
        <w:rPr>
          <w:rFonts w:eastAsia="Times New Roman"/>
          <w:noProof/>
          <w:lang w:eastAsia="cs-CZ"/>
        </w:rPr>
        <w:t xml:space="preserve">, </w:t>
      </w:r>
      <w:r>
        <w:rPr>
          <w:rFonts w:eastAsia="Times New Roman"/>
          <w:noProof/>
          <w:lang w:eastAsia="cs-CZ"/>
        </w:rPr>
        <w:t>jako například</w:t>
      </w:r>
      <w:r w:rsidRPr="0090577B">
        <w:rPr>
          <w:rFonts w:eastAsia="Times New Roman"/>
          <w:noProof/>
          <w:lang w:eastAsia="cs-CZ"/>
        </w:rPr>
        <w:t xml:space="preserve"> chatbot</w:t>
      </w:r>
      <w:r>
        <w:rPr>
          <w:rFonts w:eastAsia="Times New Roman"/>
          <w:noProof/>
          <w:lang w:eastAsia="cs-CZ"/>
        </w:rPr>
        <w:t xml:space="preserve"> aplikace. J</w:t>
      </w:r>
      <w:r w:rsidRPr="0090577B">
        <w:rPr>
          <w:rFonts w:eastAsia="Times New Roman"/>
          <w:noProof/>
          <w:lang w:eastAsia="cs-CZ"/>
        </w:rPr>
        <w:t>e</w:t>
      </w:r>
      <w:r>
        <w:rPr>
          <w:rFonts w:eastAsia="Times New Roman"/>
          <w:noProof/>
          <w:lang w:eastAsia="cs-CZ"/>
        </w:rPr>
        <w:t>jí</w:t>
      </w:r>
      <w:r w:rsidRPr="0090577B">
        <w:rPr>
          <w:rFonts w:eastAsia="Times New Roman"/>
          <w:noProof/>
          <w:lang w:eastAsia="cs-CZ"/>
        </w:rPr>
        <w:t xml:space="preserve"> </w:t>
      </w:r>
      <w:r>
        <w:rPr>
          <w:rFonts w:eastAsia="Times New Roman"/>
          <w:noProof/>
          <w:lang w:eastAsia="cs-CZ"/>
        </w:rPr>
        <w:t>užití</w:t>
      </w:r>
      <w:r w:rsidRPr="0090577B">
        <w:rPr>
          <w:rFonts w:eastAsia="Times New Roman"/>
          <w:noProof/>
          <w:lang w:eastAsia="cs-CZ"/>
        </w:rPr>
        <w:t xml:space="preserve"> bude s velkou pravděpodobností na základě již dnešní</w:t>
      </w:r>
      <w:r>
        <w:rPr>
          <w:rFonts w:eastAsia="Times New Roman"/>
          <w:noProof/>
          <w:lang w:eastAsia="cs-CZ"/>
        </w:rPr>
        <w:t xml:space="preserve">ch </w:t>
      </w:r>
      <w:r w:rsidRPr="0090577B">
        <w:rPr>
          <w:rFonts w:eastAsia="Times New Roman"/>
          <w:noProof/>
          <w:lang w:eastAsia="cs-CZ"/>
        </w:rPr>
        <w:t>impl</w:t>
      </w:r>
      <w:r>
        <w:rPr>
          <w:rFonts w:eastAsia="Times New Roman"/>
          <w:noProof/>
          <w:lang w:eastAsia="cs-CZ"/>
        </w:rPr>
        <w:t>em</w:t>
      </w:r>
      <w:r w:rsidRPr="0090577B">
        <w:rPr>
          <w:rFonts w:eastAsia="Times New Roman"/>
          <w:noProof/>
          <w:lang w:eastAsia="cs-CZ"/>
        </w:rPr>
        <w:t>entac</w:t>
      </w:r>
      <w:r>
        <w:rPr>
          <w:rFonts w:eastAsia="Times New Roman"/>
          <w:noProof/>
          <w:lang w:eastAsia="cs-CZ"/>
        </w:rPr>
        <w:t>í</w:t>
      </w:r>
      <w:r w:rsidRPr="0090577B">
        <w:rPr>
          <w:rFonts w:eastAsia="Times New Roman"/>
          <w:noProof/>
          <w:lang w:eastAsia="cs-CZ"/>
        </w:rPr>
        <w:t xml:space="preserve"> skutečně všudypřítomné a obsažené v</w:t>
      </w:r>
      <w:r>
        <w:rPr>
          <w:rFonts w:eastAsia="Times New Roman"/>
          <w:noProof/>
          <w:lang w:eastAsia="cs-CZ"/>
        </w:rPr>
        <w:t xml:space="preserve"> obrovském množství </w:t>
      </w:r>
      <w:r w:rsidRPr="0090577B">
        <w:rPr>
          <w:rFonts w:eastAsia="Times New Roman"/>
          <w:noProof/>
          <w:lang w:eastAsia="cs-CZ"/>
        </w:rPr>
        <w:t>produktů</w:t>
      </w:r>
      <w:r>
        <w:rPr>
          <w:rFonts w:eastAsia="Times New Roman"/>
          <w:noProof/>
          <w:lang w:eastAsia="cs-CZ"/>
        </w:rPr>
        <w:t xml:space="preserve"> (McKinsey, 2025). </w:t>
      </w:r>
      <w:r w:rsidRPr="0090577B">
        <w:rPr>
          <w:rFonts w:eastAsia="Times New Roman"/>
          <w:noProof/>
          <w:lang w:eastAsia="cs-CZ"/>
        </w:rPr>
        <w:t>AI</w:t>
      </w:r>
      <w:r>
        <w:rPr>
          <w:rFonts w:eastAsia="Times New Roman"/>
          <w:noProof/>
          <w:lang w:eastAsia="cs-CZ"/>
        </w:rPr>
        <w:t xml:space="preserve"> jako </w:t>
      </w:r>
      <w:r>
        <w:rPr>
          <w:rFonts w:eastAsia="Times New Roman"/>
          <w:noProof/>
          <w:lang w:eastAsia="cs-CZ"/>
        </w:rPr>
        <w:lastRenderedPageBreak/>
        <w:t>technologie</w:t>
      </w:r>
      <w:r w:rsidRPr="0090577B">
        <w:rPr>
          <w:rFonts w:eastAsia="Times New Roman"/>
          <w:noProof/>
          <w:lang w:eastAsia="cs-CZ"/>
        </w:rPr>
        <w:t xml:space="preserve"> </w:t>
      </w:r>
      <w:r>
        <w:rPr>
          <w:rFonts w:eastAsia="Times New Roman"/>
          <w:noProof/>
          <w:lang w:eastAsia="cs-CZ"/>
        </w:rPr>
        <w:t>vyhovuje také</w:t>
      </w:r>
      <w:r w:rsidRPr="0090577B">
        <w:rPr>
          <w:rFonts w:eastAsia="Times New Roman"/>
          <w:noProof/>
          <w:lang w:eastAsia="cs-CZ"/>
        </w:rPr>
        <w:t xml:space="preserve"> druh</w:t>
      </w:r>
      <w:r>
        <w:rPr>
          <w:rFonts w:eastAsia="Times New Roman"/>
          <w:noProof/>
          <w:lang w:eastAsia="cs-CZ"/>
        </w:rPr>
        <w:t xml:space="preserve">ému </w:t>
      </w:r>
      <w:r w:rsidRPr="0090577B">
        <w:rPr>
          <w:rFonts w:eastAsia="Times New Roman"/>
          <w:noProof/>
          <w:lang w:eastAsia="cs-CZ"/>
        </w:rPr>
        <w:t>zakladní</w:t>
      </w:r>
      <w:r>
        <w:rPr>
          <w:rFonts w:eastAsia="Times New Roman"/>
          <w:noProof/>
          <w:lang w:eastAsia="cs-CZ"/>
        </w:rPr>
        <w:t>mu</w:t>
      </w:r>
      <w:r w:rsidRPr="0090577B">
        <w:rPr>
          <w:rFonts w:eastAsia="Times New Roman"/>
          <w:noProof/>
          <w:lang w:eastAsia="cs-CZ"/>
        </w:rPr>
        <w:t xml:space="preserve"> pilíř</w:t>
      </w:r>
      <w:r>
        <w:rPr>
          <w:rFonts w:eastAsia="Times New Roman"/>
          <w:noProof/>
          <w:lang w:eastAsia="cs-CZ"/>
        </w:rPr>
        <w:t>i,</w:t>
      </w:r>
      <w:r w:rsidRPr="0090577B">
        <w:rPr>
          <w:rFonts w:eastAsia="Times New Roman"/>
          <w:noProof/>
          <w:lang w:eastAsia="cs-CZ"/>
        </w:rPr>
        <w:t xml:space="preserve"> že tato technogolie není statická, avšak </w:t>
      </w:r>
      <w:r>
        <w:rPr>
          <w:rFonts w:eastAsia="Times New Roman"/>
          <w:noProof/>
          <w:lang w:eastAsia="cs-CZ"/>
        </w:rPr>
        <w:t xml:space="preserve">neustále se </w:t>
      </w:r>
      <w:r w:rsidRPr="0090577B">
        <w:rPr>
          <w:rFonts w:eastAsia="Times New Roman"/>
          <w:noProof/>
          <w:lang w:eastAsia="cs-CZ"/>
        </w:rPr>
        <w:t xml:space="preserve">mění </w:t>
      </w:r>
      <w:r>
        <w:rPr>
          <w:rFonts w:eastAsia="Times New Roman"/>
          <w:noProof/>
          <w:lang w:eastAsia="cs-CZ"/>
        </w:rPr>
        <w:t xml:space="preserve">a </w:t>
      </w:r>
      <w:r w:rsidRPr="0090577B">
        <w:rPr>
          <w:rFonts w:eastAsia="Times New Roman"/>
          <w:noProof/>
          <w:lang w:eastAsia="cs-CZ"/>
        </w:rPr>
        <w:t>zdokonaluje</w:t>
      </w:r>
      <w:r>
        <w:rPr>
          <w:rFonts w:eastAsia="Times New Roman"/>
          <w:noProof/>
          <w:lang w:eastAsia="cs-CZ"/>
        </w:rPr>
        <w:t>. To můžeme na trhu již dnes pozorovat. Taktéž lze díky AI sledovat spouštění nových inovací v dalších sektorech (McKinsey, 2025).</w:t>
      </w:r>
    </w:p>
    <w:p w14:paraId="58709035" w14:textId="77777777" w:rsidR="00E42DA0" w:rsidRDefault="00E42DA0" w:rsidP="00822644">
      <w:pPr>
        <w:rPr>
          <w:ins w:id="57" w:author="Autor"/>
          <w:rFonts w:eastAsia="Times New Roman"/>
          <w:noProof/>
          <w:lang w:eastAsia="cs-CZ"/>
        </w:rPr>
      </w:pPr>
      <w:r w:rsidRPr="0090577B">
        <w:rPr>
          <w:rFonts w:eastAsia="Times New Roman"/>
          <w:noProof/>
          <w:lang w:eastAsia="cs-CZ"/>
        </w:rPr>
        <w:t xml:space="preserve">Co se týče produktivity práce, AI </w:t>
      </w:r>
      <w:r>
        <w:rPr>
          <w:rFonts w:eastAsia="Times New Roman"/>
          <w:noProof/>
          <w:lang w:eastAsia="cs-CZ"/>
        </w:rPr>
        <w:t>má potenciál</w:t>
      </w:r>
      <w:r w:rsidRPr="0090577B">
        <w:rPr>
          <w:rFonts w:eastAsia="Times New Roman"/>
          <w:noProof/>
          <w:lang w:eastAsia="cs-CZ"/>
        </w:rPr>
        <w:t xml:space="preserve"> výrazně zvýšit produktivitu na hlavu jednoho pracovníka, avšak to platí pouze za určitých podmínek, které tvoří adaptabilita zaměstnanců, učení a používání nových technologií a podpory samotných zaměstnavatelů při tomto procesu proměny. Je důležité poznamenat, že </w:t>
      </w:r>
      <w:commentRangeStart w:id="58"/>
      <w:r w:rsidRPr="0090577B">
        <w:rPr>
          <w:rFonts w:eastAsia="Times New Roman"/>
          <w:noProof/>
          <w:lang w:eastAsia="cs-CZ"/>
        </w:rPr>
        <w:t xml:space="preserve">u určitých pozice, kde bude </w:t>
      </w:r>
      <w:r>
        <w:rPr>
          <w:rFonts w:eastAsia="Times New Roman"/>
          <w:noProof/>
          <w:lang w:eastAsia="cs-CZ"/>
        </w:rPr>
        <w:t xml:space="preserve">možné </w:t>
      </w:r>
      <w:r w:rsidRPr="0090577B">
        <w:rPr>
          <w:rFonts w:eastAsia="Times New Roman"/>
          <w:noProof/>
          <w:lang w:eastAsia="cs-CZ"/>
        </w:rPr>
        <w:t>dosáhnout kompletní automatiz</w:t>
      </w:r>
      <w:r>
        <w:rPr>
          <w:rFonts w:eastAsia="Times New Roman"/>
          <w:noProof/>
          <w:lang w:eastAsia="cs-CZ"/>
        </w:rPr>
        <w:t>ace</w:t>
      </w:r>
      <w:r w:rsidRPr="0090577B">
        <w:rPr>
          <w:rFonts w:eastAsia="Times New Roman"/>
          <w:noProof/>
          <w:lang w:eastAsia="cs-CZ"/>
        </w:rPr>
        <w:t>,</w:t>
      </w:r>
      <w:commentRangeEnd w:id="58"/>
      <w:r w:rsidRPr="0090577B">
        <w:rPr>
          <w:rStyle w:val="Odkaznakoment"/>
          <w:rFonts w:eastAsia="Times New Roman"/>
          <w:noProof/>
          <w:sz w:val="24"/>
          <w:szCs w:val="22"/>
          <w:lang w:eastAsia="cs-CZ"/>
        </w:rPr>
        <w:commentReference w:id="58"/>
      </w:r>
      <w:r w:rsidRPr="0090577B">
        <w:rPr>
          <w:rFonts w:eastAsia="Times New Roman"/>
          <w:noProof/>
          <w:lang w:eastAsia="cs-CZ"/>
        </w:rPr>
        <w:t xml:space="preserve"> </w:t>
      </w:r>
      <w:r w:rsidRPr="004E6262">
        <w:rPr>
          <w:rFonts w:eastAsia="Times New Roman"/>
          <w:noProof/>
          <w:lang w:eastAsia="cs-CZ"/>
        </w:rPr>
        <w:t>lze očekávat i úplné nahrazení lidské práce automatizovanými systémy, i když rozsah tohoto procesu zůstává empirickou otázkou</w:t>
      </w:r>
      <w:r>
        <w:rPr>
          <w:rFonts w:eastAsia="Times New Roman"/>
          <w:noProof/>
          <w:lang w:eastAsia="cs-CZ"/>
        </w:rPr>
        <w:t>. Z</w:t>
      </w:r>
      <w:r w:rsidRPr="0090577B">
        <w:rPr>
          <w:rFonts w:eastAsia="Times New Roman"/>
          <w:noProof/>
          <w:lang w:eastAsia="cs-CZ"/>
        </w:rPr>
        <w:t xml:space="preserve">aměstnanci </w:t>
      </w:r>
      <w:r>
        <w:rPr>
          <w:rFonts w:eastAsia="Times New Roman"/>
          <w:noProof/>
          <w:lang w:eastAsia="cs-CZ"/>
        </w:rPr>
        <w:t>by tak byli</w:t>
      </w:r>
      <w:r w:rsidRPr="0090577B">
        <w:rPr>
          <w:rFonts w:eastAsia="Times New Roman"/>
          <w:noProof/>
          <w:lang w:eastAsia="cs-CZ"/>
        </w:rPr>
        <w:t xml:space="preserve"> ještě </w:t>
      </w:r>
      <w:r>
        <w:rPr>
          <w:rFonts w:eastAsia="Times New Roman"/>
          <w:noProof/>
          <w:lang w:eastAsia="cs-CZ"/>
        </w:rPr>
        <w:t>o to více</w:t>
      </w:r>
      <w:r w:rsidRPr="0090577B">
        <w:rPr>
          <w:rFonts w:eastAsia="Times New Roman"/>
          <w:noProof/>
          <w:lang w:eastAsia="cs-CZ"/>
        </w:rPr>
        <w:t xml:space="preserve"> nuceni být flexibilní a učit se zcela novým dovednostem a technologiím</w:t>
      </w:r>
      <w:r>
        <w:rPr>
          <w:rFonts w:eastAsia="Times New Roman"/>
          <w:noProof/>
          <w:lang w:eastAsia="cs-CZ"/>
        </w:rPr>
        <w:t xml:space="preserve">. </w:t>
      </w:r>
      <w:r w:rsidRPr="0090577B">
        <w:rPr>
          <w:rFonts w:eastAsia="Times New Roman"/>
          <w:noProof/>
          <w:lang w:eastAsia="cs-CZ"/>
        </w:rPr>
        <w:t>Generativní umělá inteligence umožní nárůst produktivity práce o 0.1 až 0.6 procent ročně do roku 2040 v závislosti právě na předešlých faktorech. Ve spojení s dalšími technologiemi by nárůst produktivity mohl činit až 3.4 procenta ročně, což je významné číslo</w:t>
      </w:r>
      <w:bookmarkStart w:id="59" w:name="_Hlk222996239"/>
      <w:r>
        <w:rPr>
          <w:rFonts w:eastAsia="Times New Roman"/>
          <w:noProof/>
          <w:lang w:eastAsia="cs-CZ"/>
        </w:rPr>
        <w:t xml:space="preserve"> </w:t>
      </w:r>
      <w:r w:rsidRPr="0090577B">
        <w:rPr>
          <w:rFonts w:eastAsia="Times New Roman"/>
          <w:noProof/>
          <w:lang w:eastAsia="cs-CZ"/>
        </w:rPr>
        <w:t>(McKinsey, 2023)</w:t>
      </w:r>
      <w:bookmarkEnd w:id="59"/>
      <w:r>
        <w:rPr>
          <w:rFonts w:eastAsia="Times New Roman"/>
          <w:noProof/>
          <w:lang w:eastAsia="cs-CZ"/>
        </w:rPr>
        <w:t>.</w:t>
      </w:r>
    </w:p>
    <w:p w14:paraId="7159211F" w14:textId="77777777" w:rsidR="00E42DA0" w:rsidRPr="0090577B" w:rsidRDefault="00E42DA0" w:rsidP="00822644">
      <w:pPr>
        <w:rPr>
          <w:rFonts w:eastAsia="Times New Roman"/>
          <w:noProof/>
          <w:lang w:eastAsia="cs-CZ"/>
        </w:rPr>
      </w:pPr>
      <w:r>
        <w:t>Dle reportu McKinsey (2023) může umělá inteligence zvýšit celkový globální výkon ekonomiky o 2,6 až 4,4 bilionu dolarů ročně</w:t>
      </w:r>
      <w:r w:rsidRPr="0090577B">
        <w:rPr>
          <w:rFonts w:eastAsia="Times New Roman"/>
          <w:noProof/>
          <w:lang w:eastAsia="cs-CZ"/>
        </w:rPr>
        <w:t xml:space="preserve">. Nejvíce by mělo pomoct ve firemních procesech jako jsou customer operations (provozní činnosti spojené se zákazníky), marketingu a prodeji, software engineering, and R&amp;D. Dle odvětví jsou to pak banky a high tech společnosti. </w:t>
      </w:r>
      <w:r>
        <w:rPr>
          <w:rFonts w:eastAsia="Times New Roman"/>
          <w:noProof/>
          <w:lang w:eastAsia="cs-CZ"/>
        </w:rPr>
        <w:t xml:space="preserve">To potvrzuje také report OECD z roku 2023, který přisuzuje absolutně nejvyšší nárůst produktivity u programování, consultingu a customer service (OECD, 2023). </w:t>
      </w:r>
      <w:r w:rsidRPr="0090577B">
        <w:rPr>
          <w:rFonts w:eastAsia="Times New Roman"/>
          <w:noProof/>
          <w:lang w:eastAsia="cs-CZ"/>
        </w:rPr>
        <w:t>Automatizovat by dle reportu mělo být možno 60 až 70 procent lidské práce, která je dnes vykonávána. Hlavní předností LLM je schopnost porozumění obyčejného jazyka, řeči a textu, který tvoří zhruba 25 % současných aktivit v zaměstnáních. Je proto také využitelná hlavně v sofistikovanějších oborech a odvětvích, které jsou založeny na znalostech, ty s vyšší mzdou a vyššími požadavky</w:t>
      </w:r>
      <w:r>
        <w:rPr>
          <w:rFonts w:eastAsia="Times New Roman"/>
          <w:noProof/>
          <w:lang w:eastAsia="cs-CZ"/>
        </w:rPr>
        <w:t xml:space="preserve"> (OECD, 2019).</w:t>
      </w:r>
    </w:p>
    <w:p w14:paraId="03589F05" w14:textId="77777777" w:rsidR="00E42DA0" w:rsidRPr="0012269B" w:rsidRDefault="00E42DA0" w:rsidP="00822644">
      <w:pPr>
        <w:rPr>
          <w:noProof/>
        </w:rPr>
      </w:pPr>
      <w:r>
        <w:rPr>
          <w:rFonts w:eastAsia="Times New Roman"/>
          <w:noProof/>
          <w:lang w:eastAsia="cs-CZ"/>
        </w:rPr>
        <w:t>Z nových průzkumů však k roku 2025 v</w:t>
      </w:r>
      <w:r w:rsidRPr="0090577B">
        <w:rPr>
          <w:rFonts w:eastAsia="Times New Roman"/>
          <w:noProof/>
          <w:lang w:eastAsia="cs-CZ"/>
        </w:rPr>
        <w:t>ětšina firem k tomuto datu AI stále testuje jako experiment nebo v pilotním režimu</w:t>
      </w:r>
      <w:r>
        <w:rPr>
          <w:rFonts w:eastAsia="Times New Roman"/>
          <w:noProof/>
          <w:lang w:eastAsia="cs-CZ"/>
        </w:rPr>
        <w:t>, AI je tedy ještě stále není zavedená technologie</w:t>
      </w:r>
      <w:r w:rsidRPr="0090577B">
        <w:rPr>
          <w:rFonts w:eastAsia="Times New Roman"/>
          <w:noProof/>
          <w:lang w:eastAsia="cs-CZ"/>
        </w:rPr>
        <w:t>. 62 procent dotazovaných dle reportu McKinsey však projevilo zájem a již  aktivně s AI agenty ve své firmě experimentovali</w:t>
      </w:r>
      <w:r>
        <w:rPr>
          <w:rFonts w:eastAsia="Times New Roman"/>
          <w:noProof/>
          <w:lang w:eastAsia="cs-CZ"/>
        </w:rPr>
        <w:t xml:space="preserve"> </w:t>
      </w:r>
      <w:r>
        <w:rPr>
          <w:noProof/>
        </w:rPr>
        <w:t>(McKinsey, 2025).</w:t>
      </w:r>
    </w:p>
    <w:p w14:paraId="79D946EC" w14:textId="77777777" w:rsidR="00E42DA0" w:rsidRPr="0090577B" w:rsidRDefault="00E42DA0" w:rsidP="00822644">
      <w:pPr>
        <w:rPr>
          <w:rFonts w:eastAsia="Times New Roman"/>
          <w:noProof/>
          <w:lang w:eastAsia="cs-CZ"/>
        </w:rPr>
      </w:pPr>
      <w:r w:rsidRPr="0090577B">
        <w:rPr>
          <w:rFonts w:eastAsia="Times New Roman"/>
          <w:noProof/>
          <w:lang w:eastAsia="cs-CZ"/>
        </w:rPr>
        <w:lastRenderedPageBreak/>
        <w:drawing>
          <wp:inline distT="0" distB="0" distL="0" distR="0" wp14:anchorId="34FB178F" wp14:editId="1FC39CA5">
            <wp:extent cx="5399405" cy="4128135"/>
            <wp:effectExtent l="0" t="0" r="0" b="0"/>
            <wp:docPr id="149969963" name="Picture 1" descr="A graph and chart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69963" name="Picture 1" descr="A graph and chart with blue lines&#10;&#10;AI-generated content may be incorrect."/>
                    <pic:cNvPicPr/>
                  </pic:nvPicPr>
                  <pic:blipFill>
                    <a:blip r:embed="rId12"/>
                    <a:stretch>
                      <a:fillRect/>
                    </a:stretch>
                  </pic:blipFill>
                  <pic:spPr>
                    <a:xfrm>
                      <a:off x="0" y="0"/>
                      <a:ext cx="5399405" cy="4128135"/>
                    </a:xfrm>
                    <a:prstGeom prst="rect">
                      <a:avLst/>
                    </a:prstGeom>
                  </pic:spPr>
                </pic:pic>
              </a:graphicData>
            </a:graphic>
          </wp:inline>
        </w:drawing>
      </w:r>
    </w:p>
    <w:p w14:paraId="1F82D036" w14:textId="77777777" w:rsidR="00E42DA0" w:rsidRDefault="00E42DA0" w:rsidP="00822644">
      <w:pPr>
        <w:rPr>
          <w:noProof/>
        </w:rPr>
      </w:pPr>
      <w:bookmarkStart w:id="60" w:name="_Hlk226029761"/>
      <w:r>
        <w:rPr>
          <w:noProof/>
        </w:rPr>
        <w:t>(McKinsey, 2025)</w:t>
      </w:r>
    </w:p>
    <w:bookmarkEnd w:id="60"/>
    <w:p w14:paraId="787A607C" w14:textId="77777777" w:rsidR="00E42DA0" w:rsidRPr="000F01B5" w:rsidRDefault="00E42DA0" w:rsidP="00822644">
      <w:pPr>
        <w:rPr>
          <w:noProof/>
        </w:rPr>
      </w:pPr>
      <w:r w:rsidRPr="0090577B">
        <w:rPr>
          <w:noProof/>
        </w:rPr>
        <w:t xml:space="preserve">Hlavními </w:t>
      </w:r>
      <w:r>
        <w:rPr>
          <w:noProof/>
        </w:rPr>
        <w:t>cíli</w:t>
      </w:r>
      <w:r w:rsidRPr="0090577B">
        <w:rPr>
          <w:noProof/>
        </w:rPr>
        <w:t xml:space="preserve"> firem při </w:t>
      </w:r>
      <w:r>
        <w:rPr>
          <w:noProof/>
        </w:rPr>
        <w:t xml:space="preserve">prvotní </w:t>
      </w:r>
      <w:r w:rsidRPr="0090577B">
        <w:rPr>
          <w:noProof/>
        </w:rPr>
        <w:t>implementaci AI je zvýš</w:t>
      </w:r>
      <w:r>
        <w:rPr>
          <w:noProof/>
        </w:rPr>
        <w:t>ení</w:t>
      </w:r>
      <w:r w:rsidRPr="0090577B">
        <w:rPr>
          <w:noProof/>
        </w:rPr>
        <w:t xml:space="preserve"> efektivit</w:t>
      </w:r>
      <w:r>
        <w:rPr>
          <w:noProof/>
        </w:rPr>
        <w:t>y</w:t>
      </w:r>
      <w:r w:rsidRPr="0090577B">
        <w:rPr>
          <w:noProof/>
        </w:rPr>
        <w:t>. Důležitý je přitom</w:t>
      </w:r>
      <w:r>
        <w:rPr>
          <w:noProof/>
        </w:rPr>
        <w:t xml:space="preserve"> tzv.</w:t>
      </w:r>
      <w:r w:rsidRPr="0090577B">
        <w:rPr>
          <w:noProof/>
        </w:rPr>
        <w:t xml:space="preserve"> </w:t>
      </w:r>
      <w:r w:rsidRPr="00E0348F">
        <w:rPr>
          <w:noProof/>
        </w:rPr>
        <w:t>human in the loop</w:t>
      </w:r>
      <w:r>
        <w:rPr>
          <w:noProof/>
        </w:rPr>
        <w:t>, tedy člověk, jež figuruje v procesu a dohlíží nad ním,</w:t>
      </w:r>
      <w:r w:rsidRPr="0090577B">
        <w:rPr>
          <w:noProof/>
        </w:rPr>
        <w:t xml:space="preserve"> a předem jasně definovaná vize toho, jakým způsobem a s čím přesně by AI mělo firmě prospět, to znamená předem promyšlená detailní implementace do ekosystému firmy. Důležitá se jeví být také stávající infrastruktura a data, to, jakým způsobem jsou uchovávána a dostupná pro využití AI modely. Často se zde naráží na skutečnost, že firmy chtějí AI implementovat, nejsou na to</w:t>
      </w:r>
      <w:r>
        <w:rPr>
          <w:noProof/>
        </w:rPr>
        <w:t xml:space="preserve"> však</w:t>
      </w:r>
      <w:r w:rsidRPr="0090577B">
        <w:rPr>
          <w:noProof/>
        </w:rPr>
        <w:t xml:space="preserve"> připraveny, jelikož procesy ve firmě a data nejsou digitalizovány. </w:t>
      </w:r>
      <w:r>
        <w:rPr>
          <w:noProof/>
        </w:rPr>
        <w:t>Tyto firmy</w:t>
      </w:r>
      <w:r w:rsidRPr="0090577B">
        <w:rPr>
          <w:noProof/>
        </w:rPr>
        <w:t xml:space="preserve"> pak čekají od </w:t>
      </w:r>
      <w:r>
        <w:rPr>
          <w:noProof/>
        </w:rPr>
        <w:t xml:space="preserve">implementace </w:t>
      </w:r>
      <w:r w:rsidRPr="0090577B">
        <w:rPr>
          <w:noProof/>
        </w:rPr>
        <w:t>nereálné výsledky</w:t>
      </w:r>
      <w:r>
        <w:rPr>
          <w:noProof/>
        </w:rPr>
        <w:t>, které jim ve skutečnosti nepřináší</w:t>
      </w:r>
      <w:r w:rsidRPr="0090577B">
        <w:rPr>
          <w:noProof/>
        </w:rPr>
        <w:t xml:space="preserve"> </w:t>
      </w:r>
      <w:r>
        <w:rPr>
          <w:noProof/>
        </w:rPr>
        <w:t>(McKinsey, 2025).</w:t>
      </w:r>
    </w:p>
    <w:p w14:paraId="09D47015" w14:textId="77777777" w:rsidR="00E42DA0" w:rsidRPr="00731642" w:rsidRDefault="00E42DA0" w:rsidP="00822644">
      <w:pPr>
        <w:rPr>
          <w:rFonts w:eastAsia="Times New Roman"/>
          <w:noProof/>
          <w:lang w:eastAsia="cs-CZ"/>
        </w:rPr>
      </w:pPr>
      <w:r>
        <w:rPr>
          <w:rFonts w:eastAsia="Times New Roman"/>
          <w:noProof/>
          <w:lang w:eastAsia="cs-CZ"/>
        </w:rPr>
        <w:t>Dodělat:</w:t>
      </w:r>
      <w:r>
        <w:rPr>
          <w:rFonts w:eastAsia="Times New Roman"/>
          <w:noProof/>
          <w:lang w:eastAsia="cs-CZ"/>
        </w:rPr>
        <w:br/>
      </w:r>
      <w:r w:rsidRPr="00933CB9">
        <w:rPr>
          <w:rFonts w:eastAsia="Times New Roman"/>
          <w:noProof/>
          <w:lang w:eastAsia="cs-CZ"/>
        </w:rPr>
        <w:t>Engberg et al. (2024), Felten et al. (2018, 2021)</w:t>
      </w:r>
    </w:p>
    <w:p w14:paraId="35DC92D9" w14:textId="77777777" w:rsidR="00E42DA0" w:rsidRPr="00822644" w:rsidRDefault="00E42DA0" w:rsidP="00822644">
      <w:pPr>
        <w:pStyle w:val="Odstavecseseznamem"/>
        <w:numPr>
          <w:ilvl w:val="0"/>
          <w:numId w:val="17"/>
        </w:numPr>
        <w:rPr>
          <w:rFonts w:eastAsia="Times New Roman"/>
          <w:noProof/>
          <w:lang w:eastAsia="cs-CZ"/>
        </w:rPr>
      </w:pPr>
      <w:r w:rsidRPr="00822644">
        <w:rPr>
          <w:rFonts w:eastAsia="Times New Roman"/>
          <w:b/>
          <w:bCs/>
          <w:noProof/>
          <w:lang w:eastAsia="cs-CZ"/>
        </w:rPr>
        <w:t>AIOE index</w:t>
      </w:r>
      <w:r w:rsidRPr="00822644">
        <w:rPr>
          <w:rFonts w:eastAsia="Times New Roman"/>
          <w:noProof/>
          <w:lang w:eastAsia="cs-CZ"/>
        </w:rPr>
        <w:t> - metodologie Felten et al.</w:t>
      </w:r>
    </w:p>
    <w:p w14:paraId="69FA51AA" w14:textId="77777777" w:rsidR="00E42DA0" w:rsidRPr="00822644" w:rsidRDefault="00E42DA0" w:rsidP="00822644">
      <w:pPr>
        <w:pStyle w:val="Odstavecseseznamem"/>
        <w:numPr>
          <w:ilvl w:val="0"/>
          <w:numId w:val="17"/>
        </w:numPr>
        <w:rPr>
          <w:rFonts w:eastAsia="Times New Roman"/>
          <w:noProof/>
          <w:lang w:eastAsia="cs-CZ"/>
        </w:rPr>
      </w:pPr>
      <w:r w:rsidRPr="00822644">
        <w:rPr>
          <w:rFonts w:eastAsia="Times New Roman"/>
          <w:b/>
          <w:bCs/>
          <w:noProof/>
          <w:lang w:eastAsia="cs-CZ"/>
        </w:rPr>
        <w:t>DAIOE index</w:t>
      </w:r>
      <w:r w:rsidRPr="00822644">
        <w:rPr>
          <w:rFonts w:eastAsia="Times New Roman"/>
          <w:noProof/>
          <w:lang w:eastAsia="cs-CZ"/>
        </w:rPr>
        <w:t> - rozšíření o časovou dimenzi</w:t>
      </w:r>
    </w:p>
    <w:p w14:paraId="431BE7DC" w14:textId="77777777" w:rsidR="00E42DA0" w:rsidRPr="00822644" w:rsidRDefault="00E42DA0" w:rsidP="00822644">
      <w:pPr>
        <w:pStyle w:val="Odstavecseseznamem"/>
        <w:numPr>
          <w:ilvl w:val="0"/>
          <w:numId w:val="17"/>
        </w:numPr>
        <w:rPr>
          <w:rFonts w:eastAsia="Times New Roman"/>
          <w:noProof/>
          <w:lang w:eastAsia="cs-CZ"/>
        </w:rPr>
      </w:pPr>
      <w:r w:rsidRPr="00822644">
        <w:rPr>
          <w:rFonts w:eastAsia="Times New Roman"/>
          <w:noProof/>
          <w:lang w:eastAsia="cs-CZ"/>
        </w:rPr>
        <w:t>Rozlišení: AI expozice vs. AI adopce</w:t>
      </w:r>
    </w:p>
    <w:p w14:paraId="209ABB7D" w14:textId="77777777" w:rsidR="00E42DA0" w:rsidRDefault="00E42DA0" w:rsidP="00822644">
      <w:pPr>
        <w:rPr>
          <w:rFonts w:eastAsia="Times New Roman"/>
          <w:noProof/>
          <w:lang w:eastAsia="cs-CZ"/>
        </w:rPr>
      </w:pPr>
      <w:commentRangeStart w:id="61"/>
      <w:r w:rsidRPr="0090577B">
        <w:rPr>
          <w:rFonts w:eastAsia="Times New Roman"/>
          <w:noProof/>
          <w:lang w:eastAsia="cs-CZ"/>
        </w:rPr>
        <w:lastRenderedPageBreak/>
        <w:t xml:space="preserve">Mezi nejvíce exponované sektory </w:t>
      </w:r>
      <w:commentRangeEnd w:id="61"/>
      <w:r>
        <w:rPr>
          <w:rStyle w:val="Odkaznakoment"/>
          <w:rFonts w:eastAsia="Times New Roman"/>
          <w:noProof/>
          <w:sz w:val="24"/>
          <w:szCs w:val="22"/>
          <w:lang w:eastAsia="cs-CZ"/>
        </w:rPr>
        <w:commentReference w:id="61"/>
      </w:r>
      <w:r>
        <w:rPr>
          <w:rFonts w:eastAsia="Times New Roman"/>
          <w:noProof/>
          <w:lang w:eastAsia="cs-CZ"/>
        </w:rPr>
        <w:t xml:space="preserve">pro implementaci AI </w:t>
      </w:r>
      <w:r w:rsidRPr="0090577B">
        <w:rPr>
          <w:rFonts w:eastAsia="Times New Roman"/>
          <w:noProof/>
          <w:lang w:eastAsia="cs-CZ"/>
        </w:rPr>
        <w:t>patří</w:t>
      </w:r>
      <w:r w:rsidRPr="0090577B">
        <w:rPr>
          <w:rFonts w:eastAsia="Times New Roman"/>
          <w:b/>
          <w:bCs/>
          <w:noProof/>
          <w:lang w:eastAsia="cs-CZ"/>
        </w:rPr>
        <w:t xml:space="preserve"> </w:t>
      </w:r>
      <w:r w:rsidRPr="0090577B">
        <w:rPr>
          <w:rFonts w:eastAsia="Times New Roman"/>
          <w:noProof/>
          <w:lang w:eastAsia="cs-CZ"/>
        </w:rPr>
        <w:t xml:space="preserve">Knowledge-Intensive Business Services (KIBS), tedy konzultantství, finance, právo, informační technologie, software development a zákaznický servis, popřípadě administrativa. </w:t>
      </w:r>
      <w:r>
        <w:rPr>
          <w:rFonts w:eastAsia="Times New Roman"/>
          <w:noProof/>
          <w:lang w:eastAsia="cs-CZ"/>
        </w:rPr>
        <w:t>Mezi</w:t>
      </w:r>
      <w:r w:rsidRPr="0090577B">
        <w:rPr>
          <w:rFonts w:eastAsia="Times New Roman"/>
          <w:noProof/>
          <w:lang w:eastAsia="cs-CZ"/>
        </w:rPr>
        <w:t xml:space="preserve"> méně exponované sektory lze zařadit manuální práce vyžadující fyzickou přítomnost a práce vyžadující vysokou míru kreativity a empatie</w:t>
      </w:r>
      <w:r>
        <w:rPr>
          <w:rFonts w:eastAsia="Times New Roman"/>
          <w:noProof/>
          <w:lang w:eastAsia="cs-CZ"/>
        </w:rPr>
        <w:t>, což potvrzuje poznatky</w:t>
      </w:r>
      <w:r w:rsidRPr="0090577B">
        <w:rPr>
          <w:rFonts w:eastAsia="Times New Roman"/>
          <w:noProof/>
          <w:lang w:eastAsia="cs-CZ"/>
        </w:rPr>
        <w:t xml:space="preserve"> Bone et al.</w:t>
      </w:r>
      <w:r>
        <w:rPr>
          <w:rFonts w:eastAsia="Times New Roman"/>
          <w:noProof/>
          <w:lang w:eastAsia="cs-CZ"/>
        </w:rPr>
        <w:t xml:space="preserve"> (</w:t>
      </w:r>
      <w:r w:rsidRPr="0090577B">
        <w:rPr>
          <w:rFonts w:eastAsia="Times New Roman"/>
          <w:noProof/>
          <w:lang w:eastAsia="cs-CZ"/>
        </w:rPr>
        <w:t>2025</w:t>
      </w:r>
      <w:r>
        <w:rPr>
          <w:rFonts w:eastAsia="Times New Roman"/>
          <w:noProof/>
          <w:lang w:eastAsia="cs-CZ"/>
        </w:rPr>
        <w:t>).</w:t>
      </w:r>
    </w:p>
    <w:p w14:paraId="6B1778B5" w14:textId="77777777" w:rsidR="00E42DA0" w:rsidRPr="00EF66A5" w:rsidRDefault="00E42DA0" w:rsidP="00822644">
      <w:pPr>
        <w:rPr>
          <w:noProof/>
        </w:rPr>
      </w:pPr>
      <w:bookmarkStart w:id="62" w:name="_Hlk226366098"/>
      <w:r>
        <w:rPr>
          <w:rFonts w:eastAsia="Times New Roman"/>
          <w:noProof/>
          <w:lang w:eastAsia="cs-CZ"/>
        </w:rPr>
        <w:t xml:space="preserve">Dle </w:t>
      </w:r>
      <w:r w:rsidRPr="0090577B">
        <w:rPr>
          <w:rFonts w:eastAsia="Times New Roman"/>
          <w:noProof/>
          <w:lang w:eastAsia="cs-CZ"/>
        </w:rPr>
        <w:t>dotazníku studie McKinsey vykazuje</w:t>
      </w:r>
      <w:r>
        <w:rPr>
          <w:rFonts w:eastAsia="Times New Roman"/>
          <w:noProof/>
          <w:lang w:eastAsia="cs-CZ"/>
        </w:rPr>
        <w:t xml:space="preserve"> </w:t>
      </w:r>
      <w:r w:rsidRPr="0090577B">
        <w:rPr>
          <w:rFonts w:eastAsia="Times New Roman"/>
          <w:noProof/>
          <w:lang w:eastAsia="cs-CZ"/>
        </w:rPr>
        <w:t xml:space="preserve">39 procent </w:t>
      </w:r>
      <w:r>
        <w:rPr>
          <w:rFonts w:eastAsia="Times New Roman"/>
          <w:noProof/>
          <w:lang w:eastAsia="cs-CZ"/>
        </w:rPr>
        <w:t xml:space="preserve">respondentů </w:t>
      </w:r>
      <w:r w:rsidRPr="0090577B">
        <w:rPr>
          <w:rFonts w:eastAsia="Times New Roman"/>
          <w:noProof/>
          <w:lang w:eastAsia="cs-CZ"/>
        </w:rPr>
        <w:t>pozitivní vliv na</w:t>
      </w:r>
      <w:r>
        <w:rPr>
          <w:rFonts w:eastAsia="Times New Roman"/>
          <w:noProof/>
          <w:lang w:eastAsia="cs-CZ"/>
        </w:rPr>
        <w:t xml:space="preserve"> zisk společnosti, konkrétně </w:t>
      </w:r>
      <w:r w:rsidRPr="0090577B">
        <w:rPr>
          <w:rFonts w:eastAsia="Times New Roman"/>
          <w:noProof/>
          <w:lang w:eastAsia="cs-CZ"/>
        </w:rPr>
        <w:t xml:space="preserve"> </w:t>
      </w:r>
      <w:commentRangeStart w:id="63"/>
      <w:r w:rsidRPr="0090577B">
        <w:rPr>
          <w:rFonts w:eastAsia="Times New Roman"/>
          <w:noProof/>
          <w:lang w:eastAsia="cs-CZ"/>
        </w:rPr>
        <w:t>EBIT</w:t>
      </w:r>
      <w:commentRangeEnd w:id="63"/>
      <w:r>
        <w:rPr>
          <w:rStyle w:val="Odkaznakoment"/>
          <w:rFonts w:eastAsia="Times New Roman"/>
          <w:noProof/>
          <w:sz w:val="24"/>
          <w:szCs w:val="22"/>
          <w:lang w:eastAsia="cs-CZ"/>
        </w:rPr>
        <w:commentReference w:id="63"/>
      </w:r>
      <w:r>
        <w:rPr>
          <w:rFonts w:eastAsia="Times New Roman"/>
          <w:noProof/>
          <w:lang w:eastAsia="cs-CZ"/>
        </w:rPr>
        <w:t xml:space="preserve"> (</w:t>
      </w:r>
      <w:r w:rsidRPr="00573F40">
        <w:t>zisk před odečtení úroků a daní</w:t>
      </w:r>
      <w:r>
        <w:rPr>
          <w:rFonts w:eastAsia="Times New Roman"/>
          <w:noProof/>
          <w:lang w:eastAsia="cs-CZ"/>
        </w:rPr>
        <w:t>)</w:t>
      </w:r>
      <w:r w:rsidRPr="0090577B">
        <w:rPr>
          <w:rFonts w:eastAsia="Times New Roman"/>
          <w:noProof/>
          <w:lang w:eastAsia="cs-CZ"/>
        </w:rPr>
        <w:t xml:space="preserve">. Ve firmách jako jedna z hlavních aktivit probíhá </w:t>
      </w:r>
      <w:r>
        <w:t>restrukturalizace pracovních procesů</w:t>
      </w:r>
      <w:r w:rsidRPr="0090577B">
        <w:rPr>
          <w:rFonts w:eastAsia="Times New Roman"/>
          <w:noProof/>
          <w:lang w:eastAsia="cs-CZ"/>
        </w:rPr>
        <w:t xml:space="preserve">. </w:t>
      </w:r>
      <w:bookmarkEnd w:id="62"/>
      <w:r w:rsidRPr="0090577B">
        <w:rPr>
          <w:rFonts w:eastAsia="Times New Roman"/>
          <w:noProof/>
          <w:lang w:eastAsia="cs-CZ"/>
        </w:rPr>
        <w:t>Dle odvětví je to právě IT sektor, který nejvíc implementuje a aktivně využívá AI.</w:t>
      </w:r>
      <w:r>
        <w:rPr>
          <w:rFonts w:eastAsia="Times New Roman"/>
          <w:noProof/>
          <w:lang w:eastAsia="cs-CZ"/>
        </w:rPr>
        <w:t xml:space="preserve"> </w:t>
      </w:r>
      <w:r w:rsidRPr="0090577B">
        <w:rPr>
          <w:noProof/>
        </w:rPr>
        <w:t xml:space="preserve">Přestože AI nepřineslo většině organizacím ještě viditelné a měřitelné zisky dle EBIT, firmy s jistotou reportují, že AI urychlilo a vylepšilo inovace, konkurenční výhody a spokojenost zákazníků a zaměstnanců. Nejvíce se tak děje u softwarového inženýrství, IT, výroby a financí. Nejméně naopak v marketingu či právním sektoru. To je rozdílné oproti </w:t>
      </w:r>
      <w:r>
        <w:rPr>
          <w:noProof/>
        </w:rPr>
        <w:t>reportu z roku</w:t>
      </w:r>
      <w:r w:rsidRPr="0090577B">
        <w:rPr>
          <w:noProof/>
        </w:rPr>
        <w:t xml:space="preserve"> 202</w:t>
      </w:r>
      <w:r>
        <w:rPr>
          <w:noProof/>
        </w:rPr>
        <w:t>3</w:t>
      </w:r>
      <w:r w:rsidRPr="0090577B">
        <w:rPr>
          <w:noProof/>
        </w:rPr>
        <w:t xml:space="preserve">, kde byl marketing a prodeje představovaly </w:t>
      </w:r>
      <w:r>
        <w:rPr>
          <w:noProof/>
        </w:rPr>
        <w:t xml:space="preserve">a odhadovaly </w:t>
      </w:r>
      <w:r w:rsidRPr="0090577B">
        <w:rPr>
          <w:noProof/>
        </w:rPr>
        <w:t>nejvíce využívání generativního AI, více než u IT společností</w:t>
      </w:r>
      <w:r>
        <w:rPr>
          <w:noProof/>
        </w:rPr>
        <w:t xml:space="preserve"> (McKinsey, 2025).</w:t>
      </w:r>
    </w:p>
    <w:p w14:paraId="7E7EB0D6" w14:textId="77777777" w:rsidR="00E42DA0" w:rsidRPr="0090577B" w:rsidRDefault="00E42DA0" w:rsidP="00822644">
      <w:pPr>
        <w:rPr>
          <w:rFonts w:eastAsia="Times New Roman"/>
          <w:noProof/>
          <w:lang w:eastAsia="cs-CZ"/>
        </w:rPr>
      </w:pPr>
      <w:r w:rsidRPr="0090577B">
        <w:rPr>
          <w:rFonts w:eastAsia="Times New Roman"/>
          <w:noProof/>
          <w:lang w:eastAsia="cs-CZ"/>
        </w:rPr>
        <w:drawing>
          <wp:inline distT="0" distB="0" distL="0" distR="0" wp14:anchorId="2E5D3BA9" wp14:editId="49C69471">
            <wp:extent cx="5289320" cy="3801600"/>
            <wp:effectExtent l="0" t="0" r="0" b="0"/>
            <wp:docPr id="81176800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768004" name="Picture 1" descr="A screenshot of a graph&#10;&#10;AI-generated content may be incorrect."/>
                    <pic:cNvPicPr/>
                  </pic:nvPicPr>
                  <pic:blipFill rotWithShape="1">
                    <a:blip r:embed="rId13"/>
                    <a:srcRect t="8920" b="5439"/>
                    <a:stretch>
                      <a:fillRect/>
                    </a:stretch>
                  </pic:blipFill>
                  <pic:spPr bwMode="auto">
                    <a:xfrm>
                      <a:off x="0" y="0"/>
                      <a:ext cx="5289630" cy="3801823"/>
                    </a:xfrm>
                    <a:prstGeom prst="rect">
                      <a:avLst/>
                    </a:prstGeom>
                    <a:ln>
                      <a:noFill/>
                    </a:ln>
                    <a:extLst>
                      <a:ext uri="{53640926-AAD7-44D8-BBD7-CCE9431645EC}">
                        <a14:shadowObscured xmlns:a14="http://schemas.microsoft.com/office/drawing/2010/main"/>
                      </a:ext>
                    </a:extLst>
                  </pic:spPr>
                </pic:pic>
              </a:graphicData>
            </a:graphic>
          </wp:inline>
        </w:drawing>
      </w:r>
    </w:p>
    <w:p w14:paraId="5D52EFF6" w14:textId="77777777" w:rsidR="00E42DA0" w:rsidRPr="00FE6628" w:rsidRDefault="00E42DA0" w:rsidP="00822644">
      <w:pPr>
        <w:rPr>
          <w:noProof/>
        </w:rPr>
      </w:pPr>
      <w:r>
        <w:rPr>
          <w:rFonts w:eastAsia="Times New Roman"/>
          <w:noProof/>
          <w:lang w:eastAsia="cs-CZ"/>
        </w:rPr>
        <w:t>(</w:t>
      </w:r>
      <w:r>
        <w:rPr>
          <w:noProof/>
        </w:rPr>
        <w:t>McKinsey, 2025)</w:t>
      </w:r>
    </w:p>
    <w:p w14:paraId="51CC91B3" w14:textId="77777777" w:rsidR="00E42DA0" w:rsidRPr="00FB2DD5" w:rsidRDefault="00E42DA0" w:rsidP="00822644">
      <w:pPr>
        <w:rPr>
          <w:noProof/>
        </w:rPr>
      </w:pPr>
      <w:r w:rsidRPr="0090577B">
        <w:rPr>
          <w:noProof/>
        </w:rPr>
        <w:lastRenderedPageBreak/>
        <w:t xml:space="preserve">Také příjmy firem se zvýšily nejvíce v marketingu a prodeji, nikoli v IT sektoru. To může znamenat pozdější a opatrnější adopci AI marketingového sektoru, avšak s nejlepšími výsledky </w:t>
      </w:r>
      <w:r>
        <w:rPr>
          <w:noProof/>
        </w:rPr>
        <w:t>(McKinsey, 2025).</w:t>
      </w:r>
    </w:p>
    <w:p w14:paraId="2FFE57FF" w14:textId="77777777" w:rsidR="00E42DA0" w:rsidRDefault="00E42DA0" w:rsidP="00822644">
      <w:pPr>
        <w:rPr>
          <w:rFonts w:eastAsia="Times New Roman"/>
          <w:noProof/>
          <w:lang w:eastAsia="cs-CZ"/>
        </w:rPr>
      </w:pPr>
      <w:r w:rsidRPr="0090577B">
        <w:rPr>
          <w:rFonts w:eastAsia="Times New Roman"/>
          <w:noProof/>
          <w:lang w:eastAsia="cs-CZ"/>
        </w:rPr>
        <w:t>Z dosud dostupných sledování je zjevné, že vyspělejší ekonomiky vykazují výrazně vyšší míru adopce AI technologií ve firmách.</w:t>
      </w:r>
      <w:r>
        <w:rPr>
          <w:rFonts w:eastAsia="Times New Roman"/>
          <w:noProof/>
          <w:lang w:eastAsia="cs-CZ"/>
        </w:rPr>
        <w:t xml:space="preserve"> </w:t>
      </w:r>
      <w:r w:rsidRPr="0090577B">
        <w:rPr>
          <w:rFonts w:eastAsia="Times New Roman"/>
          <w:noProof/>
          <w:lang w:eastAsia="cs-CZ"/>
        </w:rPr>
        <w:t>Ve vyspělých ekonomikách (USA, EU) je sledována vyšší míra adopce AI a také větší tlak na rekvalifikaci pracovníků.</w:t>
      </w:r>
      <w:r>
        <w:rPr>
          <w:rFonts w:eastAsia="Times New Roman"/>
          <w:noProof/>
          <w:lang w:eastAsia="cs-CZ"/>
        </w:rPr>
        <w:t xml:space="preserve"> </w:t>
      </w:r>
      <w:r w:rsidRPr="004E50B2">
        <w:rPr>
          <w:noProof/>
          <w:shd w:val="clear" w:color="auto" w:fill="FFFFFF"/>
        </w:rPr>
        <w:t>Mnohé firmy se v současnosti snaží AI nástroje testovat nebo implementovat, aby neztratily konkurenceschopnost.</w:t>
      </w:r>
      <w:r w:rsidRPr="009423DF">
        <w:t xml:space="preserve"> </w:t>
      </w:r>
      <w:r w:rsidRPr="009423DF">
        <w:rPr>
          <w:noProof/>
          <w:shd w:val="clear" w:color="auto" w:fill="FFFFFF"/>
        </w:rPr>
        <w:t>Lze předpokládat, že firmy budou i nadále usilovat o zvyšování efektivity a rozšiřování výstupu, což může měnit strukturu poptávky po pracovních rolích</w:t>
      </w:r>
      <w:r w:rsidRPr="0090577B">
        <w:rPr>
          <w:noProof/>
          <w:shd w:val="clear" w:color="auto" w:fill="FFFFFF"/>
        </w:rPr>
        <w:t>.</w:t>
      </w:r>
      <w:r w:rsidRPr="00811C16">
        <w:t xml:space="preserve"> </w:t>
      </w:r>
      <w:r w:rsidRPr="00811C16">
        <w:rPr>
          <w:noProof/>
          <w:shd w:val="clear" w:color="auto" w:fill="FFFFFF"/>
        </w:rPr>
        <w:t>Automatizace zároveň nemusí vést pouze k čisté redukci zaměstnanosti</w:t>
      </w:r>
      <w:r>
        <w:rPr>
          <w:noProof/>
          <w:shd w:val="clear" w:color="auto" w:fill="FFFFFF"/>
        </w:rPr>
        <w:t>. M</w:t>
      </w:r>
      <w:r w:rsidRPr="00811C16">
        <w:rPr>
          <w:noProof/>
          <w:shd w:val="clear" w:color="auto" w:fill="FFFFFF"/>
        </w:rPr>
        <w:t>ůže být spojena i s proměnou profesní struktury a vznikem nových komplementárních rolí.</w:t>
      </w:r>
      <w:r>
        <w:rPr>
          <w:noProof/>
          <w:shd w:val="clear" w:color="auto" w:fill="FFFFFF"/>
        </w:rPr>
        <w:t xml:space="preserve"> </w:t>
      </w:r>
      <w:r w:rsidRPr="0090577B">
        <w:rPr>
          <w:noProof/>
          <w:shd w:val="clear" w:color="auto" w:fill="FFFFFF"/>
        </w:rPr>
        <w:t xml:space="preserve">Pokud AI umožní </w:t>
      </w:r>
      <w:r>
        <w:rPr>
          <w:noProof/>
          <w:shd w:val="clear" w:color="auto" w:fill="FFFFFF"/>
        </w:rPr>
        <w:t>rozšířit</w:t>
      </w:r>
      <w:r w:rsidRPr="0090577B">
        <w:rPr>
          <w:noProof/>
          <w:shd w:val="clear" w:color="auto" w:fill="FFFFFF"/>
        </w:rPr>
        <w:t xml:space="preserve"> </w:t>
      </w:r>
      <w:r>
        <w:rPr>
          <w:noProof/>
          <w:shd w:val="clear" w:color="auto" w:fill="FFFFFF"/>
        </w:rPr>
        <w:t xml:space="preserve">třeba </w:t>
      </w:r>
      <w:r w:rsidRPr="0090577B">
        <w:rPr>
          <w:noProof/>
          <w:shd w:val="clear" w:color="auto" w:fill="FFFFFF"/>
        </w:rPr>
        <w:t xml:space="preserve">výrobu na </w:t>
      </w:r>
      <w:r>
        <w:rPr>
          <w:noProof/>
          <w:shd w:val="clear" w:color="auto" w:fill="FFFFFF"/>
        </w:rPr>
        <w:t>sedmi</w:t>
      </w:r>
      <w:r w:rsidRPr="0090577B">
        <w:rPr>
          <w:noProof/>
          <w:shd w:val="clear" w:color="auto" w:fill="FFFFFF"/>
        </w:rPr>
        <w:t xml:space="preserve">násobek, </w:t>
      </w:r>
      <w:r>
        <w:rPr>
          <w:noProof/>
          <w:shd w:val="clear" w:color="auto" w:fill="FFFFFF"/>
        </w:rPr>
        <w:t>f</w:t>
      </w:r>
      <w:r w:rsidRPr="00E96355">
        <w:rPr>
          <w:noProof/>
          <w:shd w:val="clear" w:color="auto" w:fill="FFFFFF"/>
        </w:rPr>
        <w:t>irmy mohou usilovat o další rozšiřování produkce a tržního dosahu, což může vytvářet poptávku po dalších pracovnících v navazujících činnostec</w:t>
      </w:r>
      <w:r>
        <w:rPr>
          <w:noProof/>
          <w:shd w:val="clear" w:color="auto" w:fill="FFFFFF"/>
        </w:rPr>
        <w:t>h (McKinsey, 2024).</w:t>
      </w:r>
    </w:p>
    <w:p w14:paraId="4B828E8E" w14:textId="77777777" w:rsidR="00E42DA0" w:rsidRPr="005768A3" w:rsidRDefault="00E42DA0" w:rsidP="00822644">
      <w:pPr>
        <w:pStyle w:val="Nadpis2"/>
      </w:pPr>
      <w:bookmarkStart w:id="64" w:name="_Toc226103386"/>
      <w:bookmarkStart w:id="65" w:name="_Toc227445739"/>
      <w:r w:rsidRPr="008E5E7E">
        <w:t xml:space="preserve">Dopady AI na </w:t>
      </w:r>
      <w:r>
        <w:t xml:space="preserve">strukturu </w:t>
      </w:r>
      <w:r w:rsidRPr="008E5E7E">
        <w:t>dovednost</w:t>
      </w:r>
      <w:r>
        <w:t>í</w:t>
      </w:r>
      <w:bookmarkEnd w:id="64"/>
      <w:bookmarkEnd w:id="65"/>
    </w:p>
    <w:p w14:paraId="6AA3AAE9" w14:textId="77777777" w:rsidR="00E42DA0" w:rsidRPr="009347E1" w:rsidRDefault="00E42DA0" w:rsidP="00822644">
      <w:r>
        <w:t>Rozvoj umělé inteligence má významné dopady na strukturu lidského kapitálu a fungování trhu práce. Zatímco dřívější technologické změny a automatizace byly spojovány především s rutinními a manuálními úkoly, vlna AI zasahuje i činnosti kognitivní, analytické a komunikační (Frey a Osborne, 2013). Jak upozorňuje Autor (2015), tyto moderní technologie nelze chápat pouze jako soubor formálního vzdělání a odborných znalostí, ale stále více jako kombinaci technických dovedností, schopnosti adaptace, práce s novými nástroji a komplementárních lidských schopností, které AI sama o sobě plně nenahrazuje.</w:t>
      </w:r>
    </w:p>
    <w:p w14:paraId="23E097DE" w14:textId="77777777" w:rsidR="00E42DA0" w:rsidRDefault="00E42DA0" w:rsidP="00822644">
      <w:pPr>
        <w:rPr>
          <w:noProof/>
          <w:lang w:eastAsia="cs-CZ"/>
        </w:rPr>
      </w:pPr>
      <w:r>
        <w:t xml:space="preserve">AI je moderním ekvivalentem technologického pokroku popsaným Beckerem (1964) či Acemoglu a Autorem (2011), které zvyšují hodnotu lidského kapitálu.  </w:t>
      </w:r>
      <w:r w:rsidRPr="4E2C9535">
        <w:rPr>
          <w:lang w:eastAsia="cs-CZ"/>
        </w:rPr>
        <w:t>Poptávka po AI dovednostech je projevem toho, jak trh ohodnocuje specifické technologické investice do lidského kapitálu (Acemoglu et al., 2020</w:t>
      </w:r>
      <w:r w:rsidRPr="4E2C9535">
        <w:rPr>
          <w:rFonts w:eastAsia="Times New Roman"/>
          <w:noProof/>
          <w:lang w:eastAsia="cs-CZ"/>
        </w:rPr>
        <w:t>)</w:t>
      </w:r>
      <w:r w:rsidRPr="4E2C9535">
        <w:rPr>
          <w:lang w:eastAsia="cs-CZ"/>
        </w:rPr>
        <w:t>. Získání znalostí v oblasti umělé inteligence je z pohledu Beckera přesně tou investicí, ať už formou školy, certifikátu či samostudia s náklady obětované příležitosti, která zvyšuje budoucí mezní produktivitu zaměstnance, za kterou jsou IT firmy ochotny platit.</w:t>
      </w:r>
    </w:p>
    <w:p w14:paraId="7A2EF6B6" w14:textId="77777777" w:rsidR="00E42DA0" w:rsidRDefault="00E42DA0" w:rsidP="00822644">
      <w:pPr>
        <w:rPr>
          <w:lang w:eastAsia="cs-CZ"/>
        </w:rPr>
      </w:pPr>
      <w:r w:rsidRPr="00433082">
        <w:rPr>
          <w:lang w:eastAsia="cs-CZ"/>
        </w:rPr>
        <w:t xml:space="preserve">AI dovednosti tak lze chápat jako novou mikro-složku lidského kapitálu, která doplňuje tradiční ukazatele vzdělání a praxe. </w:t>
      </w:r>
      <w:bookmarkStart w:id="66" w:name="_Hlk225960987"/>
      <w:r w:rsidRPr="00433082">
        <w:rPr>
          <w:lang w:eastAsia="cs-CZ"/>
        </w:rPr>
        <w:t xml:space="preserve">V tomto smyslu tato práce v souladu se </w:t>
      </w:r>
      <w:r w:rsidRPr="00433082">
        <w:rPr>
          <w:lang w:eastAsia="cs-CZ"/>
        </w:rPr>
        <w:lastRenderedPageBreak/>
        <w:t xml:space="preserve">závěry </w:t>
      </w:r>
      <w:r w:rsidRPr="00433082">
        <w:t>Spitz-Oener (2006)</w:t>
      </w:r>
      <w:r w:rsidRPr="00433082">
        <w:rPr>
          <w:lang w:eastAsia="cs-CZ"/>
        </w:rPr>
        <w:t xml:space="preserve"> navazuje na „task-based“ přístup založený na úkolech, avšak posouvá jej z analýzy výdělků na analýzu poptávky také po konkrétních AI dovednostech prostřednictvím IT inzerát</w:t>
      </w:r>
      <w:bookmarkEnd w:id="66"/>
      <w:r w:rsidRPr="00433082">
        <w:rPr>
          <w:lang w:eastAsia="cs-CZ"/>
        </w:rPr>
        <w:t>ů.</w:t>
      </w:r>
    </w:p>
    <w:p w14:paraId="76BBA6DD" w14:textId="77777777" w:rsidR="00E42DA0" w:rsidRPr="004730C8" w:rsidRDefault="00E42DA0" w:rsidP="00822644">
      <w:r>
        <w:t>Všechny tyto nové technologie</w:t>
      </w:r>
      <w:r w:rsidRPr="00457DA5">
        <w:t xml:space="preserve"> vyžaduj</w:t>
      </w:r>
      <w:r w:rsidRPr="00B27B65">
        <w:t xml:space="preserve">í vysokou úroveň lidského kapitálu k tomu, aby </w:t>
      </w:r>
      <w:r>
        <w:t>mohly být</w:t>
      </w:r>
      <w:r w:rsidRPr="00B27B65">
        <w:t xml:space="preserve"> efektivně využity</w:t>
      </w:r>
      <w:r>
        <w:t xml:space="preserve"> (Autor, 2015).</w:t>
      </w:r>
      <w:r w:rsidRPr="00FC48CF">
        <w:t xml:space="preserve"> AI lze </w:t>
      </w:r>
      <w:r>
        <w:t xml:space="preserve">tedy </w:t>
      </w:r>
      <w:r w:rsidRPr="00FC48CF">
        <w:t>chápat jako formu technologického pokroku, která je v literatuře často spojována s</w:t>
      </w:r>
      <w:r>
        <w:t> </w:t>
      </w:r>
      <w:r w:rsidRPr="00FC48CF">
        <w:t>konceptem</w:t>
      </w:r>
      <w:r>
        <w:t xml:space="preserve"> tzv. technologické změny ve prospěch kvalifikovaných</w:t>
      </w:r>
      <w:r w:rsidRPr="00FC48CF">
        <w:t xml:space="preserve"> </w:t>
      </w:r>
      <w:r>
        <w:t>(</w:t>
      </w:r>
      <w:commentRangeStart w:id="67"/>
      <w:r w:rsidRPr="00FC48CF">
        <w:t>skill-biased technological change</w:t>
      </w:r>
      <w:commentRangeEnd w:id="67"/>
      <w:r>
        <w:rPr>
          <w:rStyle w:val="Odkaznakoment"/>
          <w:sz w:val="24"/>
          <w:szCs w:val="22"/>
        </w:rPr>
        <w:commentReference w:id="67"/>
      </w:r>
      <w:r>
        <w:t>)</w:t>
      </w:r>
      <w:r w:rsidRPr="00FC48CF">
        <w:t>, tedy technologické změny zvyšující relativní poptávku po kvalifikované pracovní síle</w:t>
      </w:r>
      <w:r>
        <w:t xml:space="preserve">. </w:t>
      </w:r>
      <w:r w:rsidRPr="00DC721E">
        <w:t>Vztah mezi technologickým pokrokem a strukturou trhu práce je podrobněji diskutován v kapitole 3.</w:t>
      </w:r>
      <w:r>
        <w:t>6</w:t>
      </w:r>
      <w:r w:rsidRPr="00DC721E">
        <w:t xml:space="preserve"> v</w:t>
      </w:r>
      <w:r>
        <w:t> </w:t>
      </w:r>
      <w:r w:rsidRPr="00DC721E">
        <w:t>kontextu</w:t>
      </w:r>
      <w:r>
        <w:t xml:space="preserve"> </w:t>
      </w:r>
      <w:r w:rsidRPr="00DC721E">
        <w:t>polarizace trhu práce.</w:t>
      </w:r>
    </w:p>
    <w:p w14:paraId="17FD6B24" w14:textId="77777777" w:rsidR="00E42DA0" w:rsidRPr="0090577B" w:rsidRDefault="00E42DA0" w:rsidP="00822644">
      <w:pPr>
        <w:pStyle w:val="Nadpis2"/>
        <w:rPr>
          <w:rFonts w:eastAsia="Times New Roman"/>
          <w:noProof/>
          <w:lang w:eastAsia="cs-CZ"/>
        </w:rPr>
      </w:pPr>
      <w:bookmarkStart w:id="68" w:name="_Toc218851997"/>
      <w:bookmarkStart w:id="69" w:name="_Toc226103387"/>
      <w:bookmarkStart w:id="70" w:name="_Toc227445740"/>
      <w:r w:rsidRPr="0090577B">
        <w:rPr>
          <w:rFonts w:eastAsia="Times New Roman"/>
          <w:noProof/>
          <w:lang w:eastAsia="cs-CZ"/>
        </w:rPr>
        <w:t>Trendy v poptávce po AI dovednostech</w:t>
      </w:r>
      <w:bookmarkEnd w:id="68"/>
      <w:bookmarkEnd w:id="69"/>
      <w:bookmarkEnd w:id="70"/>
    </w:p>
    <w:p w14:paraId="70040B7B" w14:textId="77777777" w:rsidR="00E42DA0" w:rsidRDefault="00E42DA0" w:rsidP="00822644">
      <w:pPr>
        <w:rPr>
          <w:rFonts w:eastAsia="Times New Roman"/>
          <w:noProof/>
          <w:lang w:eastAsia="cs-CZ"/>
        </w:rPr>
      </w:pPr>
      <w:bookmarkStart w:id="71" w:name="_Hlk225764261"/>
      <w:r w:rsidRPr="00420FDB">
        <w:rPr>
          <w:rFonts w:eastAsia="Times New Roman"/>
          <w:noProof/>
          <w:lang w:eastAsia="cs-CZ"/>
        </w:rPr>
        <w:t xml:space="preserve">Poptávka po AI dovednostech na trhu práce v posledních letech zřetelně roste. </w:t>
      </w:r>
      <w:r>
        <w:rPr>
          <w:rFonts w:eastAsia="Times New Roman"/>
          <w:noProof/>
          <w:lang w:eastAsia="cs-CZ"/>
        </w:rPr>
        <w:t xml:space="preserve">(Acemoglu et al., 2020). </w:t>
      </w:r>
      <w:r w:rsidRPr="00420FDB">
        <w:rPr>
          <w:rFonts w:eastAsia="Times New Roman"/>
          <w:noProof/>
          <w:lang w:eastAsia="cs-CZ"/>
        </w:rPr>
        <w:t>Zatímco v dřívějším období byly AI dovednosti spojovány především se specializovanými technickými rolemi, například v oblasti machine learningu, data science nebo vývoje modelů, v současnosti se postupně rozšiřují do širšího spektra pozic. Firmy stále častěji požadují nejen schopnost AI nástroje vyvíjet, ale také je efektivně využívat, integrovat do</w:t>
      </w:r>
      <w:r>
        <w:rPr>
          <w:rFonts w:eastAsia="Times New Roman"/>
          <w:noProof/>
          <w:lang w:eastAsia="cs-CZ"/>
        </w:rPr>
        <w:t xml:space="preserve"> stávajících</w:t>
      </w:r>
      <w:r w:rsidRPr="00420FDB">
        <w:rPr>
          <w:rFonts w:eastAsia="Times New Roman"/>
          <w:noProof/>
          <w:lang w:eastAsia="cs-CZ"/>
        </w:rPr>
        <w:t xml:space="preserve"> pracovních procesů a kriticky vyhodnocovat jejich výstupy</w:t>
      </w:r>
      <w:r>
        <w:rPr>
          <w:rFonts w:eastAsia="Times New Roman"/>
          <w:noProof/>
          <w:lang w:eastAsia="cs-CZ"/>
        </w:rPr>
        <w:t xml:space="preserve"> (Acemoglu et al., 2022). Report McKinsey (2025) to prezentuje jako dovednost, kterou nazývá AI fluency, tedy zběhlost v AI technologíích jako celek.</w:t>
      </w:r>
    </w:p>
    <w:p w14:paraId="663971DB" w14:textId="77777777" w:rsidR="00E42DA0" w:rsidRDefault="00E42DA0" w:rsidP="00822644">
      <w:pPr>
        <w:rPr>
          <w:rFonts w:eastAsia="Times New Roman"/>
          <w:noProof/>
          <w:lang w:eastAsia="cs-CZ"/>
        </w:rPr>
      </w:pPr>
      <w:bookmarkStart w:id="72" w:name="_Hlk225764529"/>
      <w:bookmarkEnd w:id="71"/>
      <w:r w:rsidRPr="4E2C9535">
        <w:rPr>
          <w:rFonts w:eastAsia="Times New Roman"/>
          <w:noProof/>
          <w:lang w:eastAsia="cs-CZ"/>
        </w:rPr>
        <w:t xml:space="preserve">Je vhodé upozornit, že ne každé označení pracovní pozice jako „AI“ automaticky musí znamenat reálný požadavek na pokročilé AI kompetence. V literatuře i praxi se objevuje fenomén, jež lze nazvat jako AI washing. Jedná se o situaci, kdy jsou běžné IT nebo analytické pozice prezentovány jako AI role spíše z marketingových důvodů, za účelem zvýšení atraktivity inzerátu, reputace firmy nebo zájmu investorů. Konkrétně ze studie MMC Ventures z roku 2019 bylo po analýze 2 830 evropských firem označených jako AI startupy potvrzeno, že až 40% z nich ve skutečnosti AI nevyužívá </w:t>
      </w:r>
      <w:bookmarkStart w:id="73" w:name="_Hlk226029351"/>
      <w:r w:rsidRPr="4E2C9535">
        <w:rPr>
          <w:rFonts w:eastAsia="Times New Roman"/>
          <w:noProof/>
          <w:lang w:eastAsia="cs-CZ"/>
        </w:rPr>
        <w:t>(The State of AI, 2019)</w:t>
      </w:r>
      <w:bookmarkEnd w:id="73"/>
      <w:r>
        <w:rPr>
          <w:rFonts w:eastAsia="Times New Roman"/>
          <w:noProof/>
          <w:lang w:eastAsia="cs-CZ"/>
        </w:rPr>
        <w:t>.</w:t>
      </w:r>
      <w:r w:rsidRPr="4E2C9535">
        <w:rPr>
          <w:rFonts w:eastAsia="Times New Roman"/>
          <w:noProof/>
          <w:lang w:eastAsia="cs-CZ"/>
        </w:rPr>
        <w:t xml:space="preserve"> Pro analýzu trhu práce je tak důležité odlišovat skutečné požadavky na vývoj, implementaci či hlubší porozumění AI od pouhého užívání. Očištění dat o tento efekt následně umožňuje získat realističtější obraz o tom, zda AI dovednosti firmy skutečně poptávají a v jaké intenzitě.</w:t>
      </w:r>
    </w:p>
    <w:p w14:paraId="44D1C848" w14:textId="77777777" w:rsidR="00E42DA0" w:rsidRDefault="00E42DA0" w:rsidP="00822644">
      <w:r>
        <w:rPr>
          <w:rFonts w:eastAsia="Times New Roman"/>
          <w:noProof/>
          <w:lang w:eastAsia="cs-CZ"/>
        </w:rPr>
        <w:lastRenderedPageBreak/>
        <w:t>Co se týče</w:t>
      </w:r>
      <w:r w:rsidRPr="0097385D">
        <w:rPr>
          <w:rFonts w:eastAsia="Times New Roman"/>
          <w:noProof/>
          <w:lang w:eastAsia="cs-CZ"/>
        </w:rPr>
        <w:t xml:space="preserve"> rizik spojen</w:t>
      </w:r>
      <w:r>
        <w:rPr>
          <w:rFonts w:eastAsia="Times New Roman"/>
          <w:noProof/>
          <w:lang w:eastAsia="cs-CZ"/>
        </w:rPr>
        <w:t>ých</w:t>
      </w:r>
      <w:r w:rsidRPr="0097385D">
        <w:rPr>
          <w:rFonts w:eastAsia="Times New Roman"/>
          <w:noProof/>
          <w:lang w:eastAsia="cs-CZ"/>
        </w:rPr>
        <w:t xml:space="preserve"> s nástupem těchto nových technologi</w:t>
      </w:r>
      <w:r>
        <w:rPr>
          <w:rFonts w:eastAsia="Times New Roman"/>
          <w:noProof/>
          <w:lang w:eastAsia="cs-CZ"/>
        </w:rPr>
        <w:t>, j</w:t>
      </w:r>
      <w:r w:rsidRPr="0097385D">
        <w:rPr>
          <w:rFonts w:eastAsia="Times New Roman"/>
          <w:noProof/>
          <w:lang w:eastAsia="cs-CZ"/>
        </w:rPr>
        <w:t>edním z kritiků přílišného optimismu ohledně</w:t>
      </w:r>
      <w:r>
        <w:rPr>
          <w:rFonts w:eastAsia="Times New Roman"/>
          <w:noProof/>
          <w:lang w:eastAsia="cs-CZ"/>
        </w:rPr>
        <w:t xml:space="preserve"> rozvoje technologií jako právě umělé inteligence je ekonom Daron Acemoglu, který argumentuje, že tchnologický pokrok je často v rukách elit a nemusí automaticky prospívat široké veřejnosti. Naopak může zvyšovat nerovnost. Poukazuje také na nízké hodnoty růstu HDP od počátku novodobé AI éry tedy zhruba roku 2022 (Acemoglu, 2020</w:t>
      </w:r>
      <w:r w:rsidRPr="004D42C0">
        <w:t xml:space="preserve">). Před nadšením z AI přímo varuje a </w:t>
      </w:r>
      <w:r>
        <w:t>jako řešení vidí v nasměrování</w:t>
      </w:r>
      <w:r w:rsidRPr="004D42C0">
        <w:t xml:space="preserve"> AI </w:t>
      </w:r>
      <w:r>
        <w:t>pro</w:t>
      </w:r>
      <w:r w:rsidRPr="004D42C0">
        <w:t xml:space="preserve"> zvyšování produktivity prostřednictvím </w:t>
      </w:r>
      <w:r>
        <w:t>k</w:t>
      </w:r>
      <w:r w:rsidRPr="004D42C0">
        <w:t>omplementarity s</w:t>
      </w:r>
      <w:r>
        <w:t> </w:t>
      </w:r>
      <w:r w:rsidRPr="004D42C0">
        <w:t>dovednostmi</w:t>
      </w:r>
      <w:r>
        <w:t xml:space="preserve"> </w:t>
      </w:r>
      <w:r w:rsidRPr="004D42C0">
        <w:t>lidskými</w:t>
      </w:r>
      <w:r>
        <w:t>.</w:t>
      </w:r>
      <w:bookmarkEnd w:id="72"/>
    </w:p>
    <w:p w14:paraId="3EFD574F" w14:textId="77777777" w:rsidR="00E42DA0" w:rsidRDefault="00E42DA0" w:rsidP="00822644">
      <w:pPr>
        <w:pStyle w:val="Nadpis2"/>
        <w:rPr>
          <w:rFonts w:eastAsia="Times New Roman"/>
          <w:noProof/>
          <w:lang w:eastAsia="cs-CZ"/>
        </w:rPr>
      </w:pPr>
      <w:bookmarkStart w:id="74" w:name="_Toc218852000"/>
      <w:bookmarkStart w:id="75" w:name="_Toc226103389"/>
      <w:bookmarkStart w:id="76" w:name="_Toc227445741"/>
      <w:r w:rsidRPr="00AB260A">
        <w:rPr>
          <w:rFonts w:eastAsia="Times New Roman"/>
          <w:noProof/>
          <w:lang w:eastAsia="cs-CZ"/>
        </w:rPr>
        <w:t>Dopady AI na trh práce</w:t>
      </w:r>
      <w:bookmarkEnd w:id="74"/>
      <w:bookmarkEnd w:id="75"/>
      <w:bookmarkEnd w:id="76"/>
    </w:p>
    <w:p w14:paraId="180B53C8" w14:textId="77777777" w:rsidR="00E42DA0" w:rsidRPr="006D6394" w:rsidRDefault="00E42DA0" w:rsidP="00822644">
      <w:pPr>
        <w:rPr>
          <w:noProof/>
          <w:lang w:eastAsia="cs-CZ"/>
        </w:rPr>
      </w:pPr>
      <w:r w:rsidRPr="0077692F">
        <w:rPr>
          <w:noProof/>
          <w:lang w:eastAsia="cs-CZ"/>
        </w:rPr>
        <w:t>Současná literatura i dostupná data naznačují, že s</w:t>
      </w:r>
      <w:r>
        <w:rPr>
          <w:noProof/>
          <w:lang w:eastAsia="cs-CZ"/>
        </w:rPr>
        <w:t> </w:t>
      </w:r>
      <w:r w:rsidRPr="0077692F">
        <w:rPr>
          <w:noProof/>
          <w:lang w:eastAsia="cs-CZ"/>
        </w:rPr>
        <w:t>rozšíř</w:t>
      </w:r>
      <w:r>
        <w:rPr>
          <w:noProof/>
          <w:lang w:eastAsia="cs-CZ"/>
        </w:rPr>
        <w:t>ováním a graduální adopcí</w:t>
      </w:r>
      <w:r w:rsidRPr="0077692F">
        <w:rPr>
          <w:noProof/>
          <w:lang w:eastAsia="cs-CZ"/>
        </w:rPr>
        <w:t xml:space="preserve"> AI dochází k postupné proměně pracovního trhu</w:t>
      </w:r>
      <w:r>
        <w:rPr>
          <w:noProof/>
          <w:lang w:eastAsia="cs-CZ"/>
        </w:rPr>
        <w:t>.</w:t>
      </w:r>
      <w:r w:rsidRPr="006D6394">
        <w:rPr>
          <w:noProof/>
          <w:lang w:eastAsia="cs-CZ"/>
        </w:rPr>
        <w:t xml:space="preserve"> Nelze však stále zcela značně předpovědět, jakým směrem se bude tato transformace v dalších několika letech ubírat</w:t>
      </w:r>
      <w:r>
        <w:rPr>
          <w:noProof/>
          <w:lang w:eastAsia="cs-CZ"/>
        </w:rPr>
        <w:t xml:space="preserve"> (Acemoglu et al., 2020). </w:t>
      </w:r>
      <w:r w:rsidRPr="006D6394">
        <w:rPr>
          <w:noProof/>
          <w:lang w:eastAsia="cs-CZ"/>
        </w:rPr>
        <w:t xml:space="preserve">Vzhledem k tomu, že AI tady již </w:t>
      </w:r>
      <w:r>
        <w:rPr>
          <w:noProof/>
          <w:lang w:eastAsia="cs-CZ"/>
        </w:rPr>
        <w:t>určitou</w:t>
      </w:r>
      <w:r w:rsidRPr="006D6394">
        <w:rPr>
          <w:noProof/>
          <w:lang w:eastAsia="cs-CZ"/>
        </w:rPr>
        <w:t xml:space="preserve"> dobu je, je možné však nahlédnout na dosavadní proměny a usoudit z toho směr a tvar, který by se mohl v budoucnosti nabýt.</w:t>
      </w:r>
    </w:p>
    <w:p w14:paraId="0599F095" w14:textId="77777777" w:rsidR="00E42DA0" w:rsidRPr="006D6394" w:rsidRDefault="00E42DA0" w:rsidP="00822644">
      <w:pPr>
        <w:rPr>
          <w:rFonts w:ascii="Times New Roman" w:eastAsia="Times New Roman" w:hAnsi="Times New Roman" w:cs="Times New Roman"/>
          <w:noProof/>
          <w:lang w:eastAsia="cs-CZ"/>
        </w:rPr>
      </w:pPr>
      <w:r w:rsidRPr="006D6394">
        <w:rPr>
          <w:rFonts w:ascii="Times New Roman" w:eastAsia="Times New Roman" w:hAnsi="Times New Roman" w:cs="Times New Roman"/>
          <w:noProof/>
          <w:lang w:eastAsia="cs-CZ"/>
        </w:rPr>
        <w:t xml:space="preserve">Jedním z hlavních témat jsou obavy z nezaměstnanosti </w:t>
      </w:r>
      <w:r>
        <w:rPr>
          <w:rFonts w:ascii="Times New Roman" w:eastAsia="Times New Roman" w:hAnsi="Times New Roman" w:cs="Times New Roman"/>
          <w:noProof/>
          <w:lang w:eastAsia="cs-CZ"/>
        </w:rPr>
        <w:t>z důvodu</w:t>
      </w:r>
      <w:r w:rsidRPr="006D6394">
        <w:rPr>
          <w:rFonts w:ascii="Times New Roman" w:eastAsia="Times New Roman" w:hAnsi="Times New Roman" w:cs="Times New Roman"/>
          <w:noProof/>
          <w:lang w:eastAsia="cs-CZ"/>
        </w:rPr>
        <w:t xml:space="preserve"> příchodu AI a automatizace. Dle </w:t>
      </w:r>
      <w:bookmarkStart w:id="77" w:name="_Hlk222998939"/>
      <w:bookmarkStart w:id="78" w:name="_Hlk223776443"/>
      <w:bookmarkStart w:id="79" w:name="_Hlk223776446"/>
      <w:r w:rsidRPr="006D6394">
        <w:rPr>
          <w:rFonts w:ascii="Times New Roman" w:eastAsia="Times New Roman" w:hAnsi="Times New Roman" w:cs="Times New Roman"/>
          <w:noProof/>
          <w:lang w:eastAsia="cs-CZ"/>
        </w:rPr>
        <w:t>Frey &amp; Osborne</w:t>
      </w:r>
      <w:bookmarkEnd w:id="77"/>
      <w:r w:rsidRPr="006D6394">
        <w:rPr>
          <w:rFonts w:ascii="Times New Roman" w:eastAsia="Times New Roman" w:hAnsi="Times New Roman" w:cs="Times New Roman"/>
          <w:noProof/>
          <w:lang w:eastAsia="cs-CZ"/>
        </w:rPr>
        <w:t xml:space="preserve"> </w:t>
      </w:r>
      <w:bookmarkEnd w:id="78"/>
      <w:r w:rsidRPr="006D6394">
        <w:rPr>
          <w:rFonts w:ascii="Times New Roman" w:eastAsia="Times New Roman" w:hAnsi="Times New Roman" w:cs="Times New Roman"/>
          <w:noProof/>
          <w:lang w:eastAsia="cs-CZ"/>
        </w:rPr>
        <w:t xml:space="preserve">(2013) </w:t>
      </w:r>
      <w:r w:rsidRPr="006D6394">
        <w:t xml:space="preserve">studie, ve které se zkoumalo 702 profesí dle jejich náchylnosti k nahrazení počítači, je 47 % amerických </w:t>
      </w:r>
      <w:bookmarkEnd w:id="79"/>
      <w:r w:rsidRPr="006D6394">
        <w:t>pracovních míst přímo ohroženo automatizací. Frey &amp; Osborne ve studii</w:t>
      </w:r>
      <w:r w:rsidRPr="006D6394">
        <w:rPr>
          <w:rFonts w:ascii="Times New Roman" w:eastAsia="Times New Roman" w:hAnsi="Times New Roman" w:cs="Times New Roman"/>
          <w:noProof/>
          <w:lang w:eastAsia="cs-CZ"/>
        </w:rPr>
        <w:t xml:space="preserve"> tvrdí, že zaniknou tisícovky pracovních míst a lidé budou nahraditelní stroji (v tomto případě konkrétně umělou inteligencí), obdobně jako po příchodu průmyslové revoluce. Proto je v této práci důležité se na tuto historickou událost podívat a dobře ji analyzovat, aby to bylo možné porovnat s tím, co se děje na trhu dnes.</w:t>
      </w:r>
    </w:p>
    <w:p w14:paraId="7DAF3E32" w14:textId="77777777" w:rsidR="00E42DA0" w:rsidRPr="00851D65" w:rsidRDefault="00E42DA0" w:rsidP="00822644">
      <w:pPr>
        <w:rPr>
          <w:rFonts w:eastAsia="Times New Roman"/>
          <w:noProof/>
          <w:lang w:eastAsia="cs-CZ"/>
        </w:rPr>
      </w:pPr>
      <w:r w:rsidRPr="006D6394">
        <w:rPr>
          <w:rFonts w:eastAsia="Times New Roman"/>
          <w:noProof/>
          <w:lang w:eastAsia="cs-CZ"/>
        </w:rPr>
        <w:t>Skeptický pohled první zmíněné studie Frey &amp; Osborne (2013) s údajným zánikem 47</w:t>
      </w:r>
      <w:r>
        <w:rPr>
          <w:rFonts w:eastAsia="Times New Roman"/>
          <w:noProof/>
          <w:lang w:eastAsia="cs-CZ"/>
        </w:rPr>
        <w:t> </w:t>
      </w:r>
      <w:r w:rsidRPr="006D6394">
        <w:rPr>
          <w:rFonts w:eastAsia="Times New Roman"/>
          <w:noProof/>
          <w:lang w:eastAsia="cs-CZ"/>
        </w:rPr>
        <w:t xml:space="preserve">% amerických pracovních míst poměrně značně vyvrací novější práce na téma rizik automatizací pracovních </w:t>
      </w:r>
      <w:r w:rsidRPr="006D6394">
        <w:rPr>
          <w:noProof/>
        </w:rPr>
        <w:t xml:space="preserve">míst v zemích OECD z roku 2016. V této studii se zaměřuje a podrobně analyzuje riziko automatizace pracovních míst ve 21 vyspělých zemích. </w:t>
      </w:r>
      <w:r w:rsidRPr="006D6394">
        <w:rPr>
          <w:rFonts w:eastAsia="Times New Roman"/>
          <w:noProof/>
          <w:lang w:eastAsia="cs-CZ"/>
        </w:rPr>
        <w:t>Kritika předchozího prvního pohledu je, že bylo pozorováno z hlediska povolání (např. účetní, právník, řidič) pouze jako celek a hodnotilo se, s jakou pravděpodobností je daná profese jako celek plně nahraditelná strojem</w:t>
      </w:r>
      <w:r>
        <w:rPr>
          <w:rFonts w:eastAsia="Times New Roman"/>
          <w:noProof/>
          <w:lang w:eastAsia="cs-CZ"/>
        </w:rPr>
        <w:t xml:space="preserve"> (Arnz et al., 2016). </w:t>
      </w:r>
      <w:r>
        <w:rPr>
          <w:noProof/>
        </w:rPr>
        <w:t>Autoři této novější studie k</w:t>
      </w:r>
      <w:r w:rsidRPr="006D6394">
        <w:rPr>
          <w:noProof/>
        </w:rPr>
        <w:t>ritizují nadhodnocování hrozeb a zavádějí</w:t>
      </w:r>
      <w:r>
        <w:rPr>
          <w:noProof/>
        </w:rPr>
        <w:t xml:space="preserve"> </w:t>
      </w:r>
      <w:r w:rsidRPr="006D6394">
        <w:rPr>
          <w:noProof/>
        </w:rPr>
        <w:t xml:space="preserve">přesnější přístup založený na konkrétních úkolech, jenž zohledňuje různorodost činností v rámci stejných profesí. </w:t>
      </w:r>
      <w:r w:rsidRPr="00297007">
        <w:lastRenderedPageBreak/>
        <w:t>Jejich výzkum odhaduje, že plně automatizovatelných míst na trhu práce je pouze 9 %, oproti původním 47 %, což je významně nižší číslo. Výsledky se liší mezi státy v závislosti na organizaci práce a vzdělávání. Také zdůrazňují, že technologický pokrok sice nezpůsobí masovou nezaměstnanost, ale výrazně zasáhne hlavně méně kvalifikované pracovníky. Hlavní výzvou by tak neměl být nedostatek práce, nýbrž rostoucí sociální nerovnost a nutnost rekvalifikace méně kvalifikovaných pracovníků na trhu práce. Studie poukazuje také na ekonomické, právní a společenské faktory, které proces nahrazování lidí technologiemi dále zpomalují.</w:t>
      </w:r>
    </w:p>
    <w:p w14:paraId="46F1FB9A" w14:textId="77777777" w:rsidR="00E42DA0" w:rsidRPr="006D6394" w:rsidRDefault="00E42DA0" w:rsidP="00822644">
      <w:pPr>
        <w:rPr>
          <w:noProof/>
        </w:rPr>
      </w:pPr>
      <w:r>
        <w:rPr>
          <w:noProof/>
        </w:rPr>
        <w:t>S</w:t>
      </w:r>
      <w:r w:rsidRPr="000E3BF3">
        <w:rPr>
          <w:noProof/>
        </w:rPr>
        <w:t>ystémy vzdělávání dospělých nedokážou držet krok s rychlými změnami v poptávce po dovednostech, které jsou taženy automatizací, globalizací a demografickým stárnutím populace. Empirické studie ukazují, že právě pracovníci nejvíce ohrožení automatizací</w:t>
      </w:r>
      <w:r>
        <w:rPr>
          <w:noProof/>
        </w:rPr>
        <w:t xml:space="preserve">, </w:t>
      </w:r>
      <w:r w:rsidRPr="000E3BF3">
        <w:rPr>
          <w:noProof/>
        </w:rPr>
        <w:t>zejména nízko kvalifikovaní</w:t>
      </w:r>
      <w:r>
        <w:rPr>
          <w:noProof/>
        </w:rPr>
        <w:t xml:space="preserve">, </w:t>
      </w:r>
      <w:r w:rsidRPr="000E3BF3">
        <w:rPr>
          <w:noProof/>
        </w:rPr>
        <w:t xml:space="preserve">se účastní dalšího vzdělávání nejméně, </w:t>
      </w:r>
      <w:r>
        <w:rPr>
          <w:noProof/>
        </w:rPr>
        <w:t>i když</w:t>
      </w:r>
      <w:r w:rsidRPr="000E3BF3">
        <w:rPr>
          <w:noProof/>
        </w:rPr>
        <w:t xml:space="preserve"> by jej potřebovali </w:t>
      </w:r>
      <w:r>
        <w:rPr>
          <w:noProof/>
        </w:rPr>
        <w:t xml:space="preserve">naopak </w:t>
      </w:r>
      <w:r w:rsidRPr="000E3BF3">
        <w:rPr>
          <w:noProof/>
        </w:rPr>
        <w:t>nejvíc</w:t>
      </w:r>
      <w:r>
        <w:rPr>
          <w:noProof/>
        </w:rPr>
        <w:t>e</w:t>
      </w:r>
      <w:r w:rsidRPr="000E3BF3">
        <w:rPr>
          <w:noProof/>
        </w:rPr>
        <w:t>. T</w:t>
      </w:r>
      <w:r>
        <w:rPr>
          <w:noProof/>
        </w:rPr>
        <w:t>ento fakt</w:t>
      </w:r>
      <w:r w:rsidRPr="000E3BF3">
        <w:rPr>
          <w:noProof/>
        </w:rPr>
        <w:t xml:space="preserve"> vede k prohlubování nerovnováhy mezi nabídkou a poptávkou po dovednostech na trhu práce, zejména v oblasti vysoce kognitivních a nerutinních činností (OECD, </w:t>
      </w:r>
      <w:r>
        <w:rPr>
          <w:noProof/>
        </w:rPr>
        <w:t>2019</w:t>
      </w:r>
      <w:r w:rsidRPr="000E3BF3">
        <w:rPr>
          <w:noProof/>
        </w:rPr>
        <w:t>)</w:t>
      </w:r>
      <w:r>
        <w:rPr>
          <w:noProof/>
        </w:rPr>
        <w:t>.</w:t>
      </w:r>
    </w:p>
    <w:p w14:paraId="4C4E0AF3" w14:textId="77777777" w:rsidR="00E42DA0" w:rsidRDefault="00E42DA0" w:rsidP="00822644">
      <w:pPr>
        <w:rPr>
          <w:rFonts w:eastAsia="Times New Roman"/>
          <w:noProof/>
          <w:lang w:eastAsia="cs-CZ"/>
        </w:rPr>
      </w:pPr>
      <w:r w:rsidRPr="006D6394">
        <w:rPr>
          <w:rFonts w:eastAsia="Times New Roman"/>
          <w:noProof/>
          <w:lang w:eastAsia="cs-CZ"/>
        </w:rPr>
        <w:t xml:space="preserve">Změny, se kterými se dnes skutečně lze na trhu práce setkat je postupná transformace a rozdíl v obsahu a složení aktivit v zaměstnání (task composition) uvnitř daného povolání spíše než celkové eliminaci pracovních míst. To popisuje také Engberg ve studii o poznatcích s transformací německého trhu práce, a právě úkonů zaměstnanců a složení pracovních činností v souvislosti s AI. Jak Engberg et al. (2025) dokládá z dat </w:t>
      </w:r>
      <w:r>
        <w:rPr>
          <w:rFonts w:eastAsia="Times New Roman"/>
          <w:noProof/>
          <w:lang w:eastAsia="cs-CZ"/>
        </w:rPr>
        <w:t>ve</w:t>
      </w:r>
      <w:r w:rsidRPr="006D6394">
        <w:rPr>
          <w:rFonts w:eastAsia="Times New Roman"/>
          <w:noProof/>
          <w:lang w:eastAsia="cs-CZ"/>
        </w:rPr>
        <w:t xml:space="preserve"> své studi</w:t>
      </w:r>
      <w:r>
        <w:rPr>
          <w:rFonts w:eastAsia="Times New Roman"/>
          <w:noProof/>
          <w:lang w:eastAsia="cs-CZ"/>
        </w:rPr>
        <w:t>i</w:t>
      </w:r>
      <w:r w:rsidRPr="006D6394">
        <w:rPr>
          <w:rFonts w:eastAsia="Times New Roman"/>
          <w:noProof/>
          <w:lang w:eastAsia="cs-CZ"/>
        </w:rPr>
        <w:t>, znalostní úkoly rostou, manuální klesají.</w:t>
      </w:r>
    </w:p>
    <w:p w14:paraId="6906FB78" w14:textId="7654038F" w:rsidR="00E42DA0" w:rsidRPr="00CB50C6" w:rsidRDefault="00E42DA0" w:rsidP="00822644">
      <w:pPr>
        <w:rPr>
          <w:rFonts w:ascii="Times New Roman" w:eastAsia="Times New Roman" w:hAnsi="Times New Roman" w:cs="Times New Roman"/>
          <w:noProof/>
          <w:color w:val="ED7D31" w:themeColor="accent2"/>
          <w:lang w:eastAsia="cs-CZ"/>
        </w:rPr>
      </w:pPr>
      <w:bookmarkStart w:id="80" w:name="_Hlk226100574"/>
      <w:r>
        <w:t xml:space="preserve">Hypotézy z 90. let o tzv. technologické změně ve prospěch kvalifikovaných (skill-biased technological change) na americkém trhu práce předpokládají, že nové technologie zvyšují mezní produktivitu, zaměstnanost a tím i mzdy </w:t>
      </w:r>
      <w:r w:rsidRPr="00752227">
        <w:rPr>
          <w:rStyle w:val="Siln"/>
        </w:rPr>
        <w:t>kvalifikovanějších pracovníků</w:t>
      </w:r>
      <w:r>
        <w:t xml:space="preserve"> relativně vůči méně kvalifikovaným</w:t>
      </w:r>
      <w:r w:rsidRPr="006D6394">
        <w:rPr>
          <w:rFonts w:ascii="Times New Roman" w:eastAsia="Times New Roman" w:hAnsi="Times New Roman" w:cs="Times New Roman"/>
          <w:noProof/>
          <w:lang w:eastAsia="cs-CZ"/>
        </w:rPr>
        <w:t xml:space="preserve">. </w:t>
      </w:r>
      <w:bookmarkStart w:id="81" w:name="_Hlk222838524"/>
      <w:r w:rsidRPr="006D6394">
        <w:rPr>
          <w:rFonts w:ascii="Times New Roman" w:eastAsia="Times New Roman" w:hAnsi="Times New Roman" w:cs="Times New Roman"/>
          <w:noProof/>
          <w:lang w:eastAsia="cs-CZ"/>
        </w:rPr>
        <w:t xml:space="preserve">Lehce automatizovatelné pracovní úkony jsou čím dál častěji možny nahradit technologiemi, a proto poptávka po těchto lidech a jejich </w:t>
      </w:r>
      <w:r w:rsidR="00846A6C">
        <w:rPr>
          <w:rFonts w:ascii="Times New Roman" w:eastAsia="Times New Roman" w:hAnsi="Times New Roman" w:cs="Times New Roman"/>
          <w:noProof/>
          <w:lang w:eastAsia="cs-CZ"/>
        </w:rPr>
        <w:t>mzdy</w:t>
      </w:r>
      <w:r w:rsidRPr="006D6394">
        <w:rPr>
          <w:rFonts w:ascii="Times New Roman" w:eastAsia="Times New Roman" w:hAnsi="Times New Roman" w:cs="Times New Roman"/>
          <w:noProof/>
          <w:lang w:eastAsia="cs-CZ"/>
        </w:rPr>
        <w:t xml:space="preserve"> kles</w:t>
      </w:r>
      <w:r w:rsidR="00F43F63">
        <w:rPr>
          <w:rFonts w:ascii="Times New Roman" w:eastAsia="Times New Roman" w:hAnsi="Times New Roman" w:cs="Times New Roman"/>
          <w:noProof/>
          <w:lang w:eastAsia="cs-CZ"/>
        </w:rPr>
        <w:t>ají</w:t>
      </w:r>
      <w:r w:rsidRPr="006D6394">
        <w:rPr>
          <w:rFonts w:ascii="Times New Roman" w:eastAsia="Times New Roman" w:hAnsi="Times New Roman" w:cs="Times New Roman"/>
          <w:noProof/>
          <w:lang w:eastAsia="cs-CZ"/>
        </w:rPr>
        <w:t xml:space="preserve">, což vytváří mzdové rozdíly a polarizaci pracovního trhu s malou poptávkou na středně placené rutinní práce. </w:t>
      </w:r>
      <w:bookmarkStart w:id="82" w:name="_Hlk226100564"/>
      <w:r w:rsidRPr="00C07378">
        <w:rPr>
          <w:rFonts w:ascii="Times New Roman" w:eastAsia="Times New Roman" w:hAnsi="Times New Roman" w:cs="Times New Roman"/>
          <w:noProof/>
          <w:lang w:eastAsia="cs-CZ"/>
        </w:rPr>
        <w:t xml:space="preserve">Polarizací trhu práce se více </w:t>
      </w:r>
      <w:bookmarkStart w:id="83" w:name="_Hlk226384978"/>
      <w:r w:rsidRPr="00C07378">
        <w:rPr>
          <w:rFonts w:ascii="Times New Roman" w:eastAsia="Times New Roman" w:hAnsi="Times New Roman" w:cs="Times New Roman"/>
          <w:noProof/>
          <w:lang w:eastAsia="cs-CZ"/>
        </w:rPr>
        <w:t>zabýval</w:t>
      </w:r>
      <w:bookmarkStart w:id="84" w:name="_Hlk223101904"/>
      <w:r w:rsidRPr="00C07378">
        <w:rPr>
          <w:rFonts w:ascii="Times New Roman" w:eastAsia="Times New Roman" w:hAnsi="Times New Roman" w:cs="Times New Roman"/>
          <w:noProof/>
          <w:lang w:eastAsia="cs-CZ"/>
        </w:rPr>
        <w:t xml:space="preserve"> </w:t>
      </w:r>
      <w:commentRangeStart w:id="85"/>
      <w:r w:rsidRPr="00C07378">
        <w:rPr>
          <w:rFonts w:ascii="Times New Roman" w:eastAsia="Times New Roman" w:hAnsi="Times New Roman" w:cs="Times New Roman"/>
          <w:noProof/>
          <w:lang w:eastAsia="cs-CZ"/>
        </w:rPr>
        <w:t xml:space="preserve">Goos </w:t>
      </w:r>
      <w:bookmarkStart w:id="86" w:name="_Hlk222838506"/>
      <w:r>
        <w:rPr>
          <w:rFonts w:ascii="Times New Roman" w:eastAsia="Times New Roman" w:hAnsi="Times New Roman" w:cs="Times New Roman"/>
          <w:noProof/>
          <w:lang w:eastAsia="cs-CZ"/>
        </w:rPr>
        <w:t>a</w:t>
      </w:r>
      <w:r w:rsidRPr="00C07378">
        <w:rPr>
          <w:rFonts w:ascii="Times New Roman" w:eastAsia="Times New Roman" w:hAnsi="Times New Roman" w:cs="Times New Roman"/>
          <w:noProof/>
          <w:lang w:eastAsia="cs-CZ"/>
        </w:rPr>
        <w:t xml:space="preserve"> Manning</w:t>
      </w:r>
      <w:bookmarkEnd w:id="86"/>
      <w:r w:rsidRPr="00C07378">
        <w:rPr>
          <w:rFonts w:ascii="Times New Roman" w:eastAsia="Times New Roman" w:hAnsi="Times New Roman" w:cs="Times New Roman"/>
          <w:noProof/>
          <w:lang w:eastAsia="cs-CZ"/>
        </w:rPr>
        <w:t xml:space="preserve"> </w:t>
      </w:r>
      <w:commentRangeEnd w:id="85"/>
      <w:r w:rsidRPr="00C07378">
        <w:rPr>
          <w:rStyle w:val="Odkaznakoment"/>
          <w:rFonts w:ascii="Times New Roman" w:eastAsia="Times New Roman" w:hAnsi="Times New Roman" w:cs="Times New Roman"/>
          <w:noProof/>
          <w:sz w:val="24"/>
          <w:szCs w:val="22"/>
          <w:lang w:eastAsia="cs-CZ"/>
        </w:rPr>
        <w:commentReference w:id="85"/>
      </w:r>
      <w:r w:rsidRPr="00C07378">
        <w:rPr>
          <w:rFonts w:ascii="Times New Roman" w:eastAsia="Times New Roman" w:hAnsi="Times New Roman" w:cs="Times New Roman"/>
          <w:noProof/>
          <w:lang w:eastAsia="cs-CZ"/>
        </w:rPr>
        <w:t>(200</w:t>
      </w:r>
      <w:bookmarkEnd w:id="84"/>
      <w:r w:rsidRPr="00C07378">
        <w:rPr>
          <w:rFonts w:ascii="Times New Roman" w:eastAsia="Times New Roman" w:hAnsi="Times New Roman" w:cs="Times New Roman"/>
          <w:noProof/>
          <w:lang w:eastAsia="cs-CZ"/>
        </w:rPr>
        <w:t>7)</w:t>
      </w:r>
      <w:bookmarkEnd w:id="83"/>
      <w:r w:rsidRPr="00C07378">
        <w:rPr>
          <w:rFonts w:ascii="Times New Roman" w:eastAsia="Times New Roman" w:hAnsi="Times New Roman" w:cs="Times New Roman"/>
          <w:noProof/>
          <w:lang w:eastAsia="cs-CZ"/>
        </w:rPr>
        <w:t xml:space="preserve"> a také Autor</w:t>
      </w:r>
      <w:r>
        <w:rPr>
          <w:rFonts w:ascii="Times New Roman" w:eastAsia="Times New Roman" w:hAnsi="Times New Roman" w:cs="Times New Roman"/>
          <w:noProof/>
          <w:lang w:eastAsia="cs-CZ"/>
        </w:rPr>
        <w:t xml:space="preserve"> (</w:t>
      </w:r>
      <w:r w:rsidRPr="00C07378">
        <w:rPr>
          <w:rFonts w:ascii="Times New Roman" w:eastAsia="Times New Roman" w:hAnsi="Times New Roman" w:cs="Times New Roman"/>
          <w:noProof/>
          <w:lang w:eastAsia="cs-CZ"/>
        </w:rPr>
        <w:t>2015</w:t>
      </w:r>
      <w:r>
        <w:rPr>
          <w:rFonts w:ascii="Times New Roman" w:eastAsia="Times New Roman" w:hAnsi="Times New Roman" w:cs="Times New Roman"/>
          <w:noProof/>
          <w:lang w:eastAsia="cs-CZ"/>
        </w:rPr>
        <w:t>)</w:t>
      </w:r>
      <w:bookmarkEnd w:id="82"/>
      <w:r w:rsidRPr="00C07378">
        <w:rPr>
          <w:rFonts w:ascii="Times New Roman" w:eastAsia="Times New Roman" w:hAnsi="Times New Roman" w:cs="Times New Roman"/>
          <w:noProof/>
          <w:lang w:eastAsia="cs-CZ"/>
        </w:rPr>
        <w:t xml:space="preserve">. Zpochybňují, že by technologický pokrok pomáhal výhradně kvalifikovaným pracovníkům. Místo toho prosazují právě hypotézu rutinizace. Moderní technologie tak nahrazují především středně placená zaměstnání založená na opakujících se úkonech. </w:t>
      </w:r>
      <w:bookmarkStart w:id="87" w:name="_Hlk223798054"/>
      <w:r w:rsidRPr="00C07378">
        <w:rPr>
          <w:rFonts w:ascii="Times New Roman" w:eastAsia="Times New Roman" w:hAnsi="Times New Roman" w:cs="Times New Roman"/>
          <w:noProof/>
          <w:lang w:eastAsia="cs-CZ"/>
        </w:rPr>
        <w:t>Poptávka po špatně i dobře placených pozicích tak s převahou nerutinní práce roste</w:t>
      </w:r>
      <w:bookmarkEnd w:id="81"/>
      <w:r w:rsidRPr="00C07378">
        <w:rPr>
          <w:rFonts w:ascii="Times New Roman" w:eastAsia="Times New Roman" w:hAnsi="Times New Roman" w:cs="Times New Roman"/>
          <w:noProof/>
          <w:lang w:eastAsia="cs-CZ"/>
        </w:rPr>
        <w:t xml:space="preserve"> (</w:t>
      </w:r>
      <w:r>
        <w:rPr>
          <w:rFonts w:ascii="Times New Roman" w:eastAsia="Times New Roman" w:hAnsi="Times New Roman" w:cs="Times New Roman"/>
          <w:noProof/>
          <w:lang w:eastAsia="cs-CZ"/>
        </w:rPr>
        <w:t>Goos a</w:t>
      </w:r>
      <w:r w:rsidRPr="00C07378">
        <w:rPr>
          <w:rFonts w:ascii="Times New Roman" w:eastAsia="Times New Roman" w:hAnsi="Times New Roman" w:cs="Times New Roman"/>
          <w:noProof/>
          <w:lang w:eastAsia="cs-CZ"/>
        </w:rPr>
        <w:t xml:space="preserve"> </w:t>
      </w:r>
      <w:r>
        <w:rPr>
          <w:rFonts w:ascii="Times New Roman" w:eastAsia="Times New Roman" w:hAnsi="Times New Roman" w:cs="Times New Roman"/>
          <w:noProof/>
          <w:lang w:eastAsia="cs-CZ"/>
        </w:rPr>
        <w:t>M</w:t>
      </w:r>
      <w:r w:rsidRPr="00C07378">
        <w:rPr>
          <w:rFonts w:ascii="Times New Roman" w:eastAsia="Times New Roman" w:hAnsi="Times New Roman" w:cs="Times New Roman"/>
          <w:noProof/>
          <w:lang w:eastAsia="cs-CZ"/>
        </w:rPr>
        <w:t>a</w:t>
      </w:r>
      <w:r>
        <w:rPr>
          <w:rFonts w:ascii="Times New Roman" w:eastAsia="Times New Roman" w:hAnsi="Times New Roman" w:cs="Times New Roman"/>
          <w:noProof/>
          <w:lang w:eastAsia="cs-CZ"/>
        </w:rPr>
        <w:t>n</w:t>
      </w:r>
      <w:r w:rsidRPr="00C07378">
        <w:rPr>
          <w:rFonts w:ascii="Times New Roman" w:eastAsia="Times New Roman" w:hAnsi="Times New Roman" w:cs="Times New Roman"/>
          <w:noProof/>
          <w:lang w:eastAsia="cs-CZ"/>
        </w:rPr>
        <w:t>ning, 200</w:t>
      </w:r>
      <w:r>
        <w:rPr>
          <w:rFonts w:ascii="Times New Roman" w:eastAsia="Times New Roman" w:hAnsi="Times New Roman" w:cs="Times New Roman"/>
          <w:noProof/>
          <w:lang w:eastAsia="cs-CZ"/>
        </w:rPr>
        <w:t>7</w:t>
      </w:r>
      <w:r w:rsidRPr="00C07378">
        <w:rPr>
          <w:rFonts w:ascii="Times New Roman" w:eastAsia="Times New Roman" w:hAnsi="Times New Roman" w:cs="Times New Roman"/>
          <w:noProof/>
          <w:lang w:eastAsia="cs-CZ"/>
        </w:rPr>
        <w:t>)</w:t>
      </w:r>
      <w:bookmarkEnd w:id="87"/>
      <w:r>
        <w:rPr>
          <w:rFonts w:ascii="Times New Roman" w:eastAsia="Times New Roman" w:hAnsi="Times New Roman" w:cs="Times New Roman"/>
          <w:noProof/>
          <w:lang w:eastAsia="cs-CZ"/>
        </w:rPr>
        <w:t>.</w:t>
      </w:r>
    </w:p>
    <w:p w14:paraId="4BEA19B6" w14:textId="77777777" w:rsidR="00E42DA0" w:rsidRPr="006D6394" w:rsidRDefault="00E42DA0" w:rsidP="00822644">
      <w:pPr>
        <w:rPr>
          <w:noProof/>
          <w:shd w:val="clear" w:color="auto" w:fill="FFFFFF"/>
        </w:rPr>
      </w:pPr>
      <w:bookmarkStart w:id="88" w:name="_Hlk222999740"/>
      <w:r w:rsidRPr="006D6394">
        <w:rPr>
          <w:noProof/>
          <w:shd w:val="clear" w:color="auto" w:fill="FFFFFF"/>
        </w:rPr>
        <w:lastRenderedPageBreak/>
        <w:t xml:space="preserve">Koncept nutnosti oddělovat člověka a jeho dovednosti od úkolů, tedy toho, co skutečně provádí, detailně popsali ekonomové </w:t>
      </w:r>
      <w:commentRangeStart w:id="89"/>
      <w:r w:rsidRPr="006D6394">
        <w:rPr>
          <w:noProof/>
          <w:shd w:val="clear" w:color="auto" w:fill="FFFFFF"/>
        </w:rPr>
        <w:t>Autor</w:t>
      </w:r>
      <w:r>
        <w:rPr>
          <w:noProof/>
          <w:shd w:val="clear" w:color="auto" w:fill="FFFFFF"/>
        </w:rPr>
        <w:t xml:space="preserve"> et al. (</w:t>
      </w:r>
      <w:r w:rsidRPr="006D6394">
        <w:rPr>
          <w:noProof/>
          <w:shd w:val="clear" w:color="auto" w:fill="FFFFFF"/>
        </w:rPr>
        <w:t xml:space="preserve">2003) ve své studii The skill content of recent technological change: An empirical exploration. The Quarterly Journal of Economics. (tzv. ALM model). </w:t>
      </w:r>
      <w:commentRangeEnd w:id="89"/>
      <w:r w:rsidRPr="006D6394">
        <w:rPr>
          <w:rStyle w:val="Odkaznakoment"/>
          <w:noProof/>
          <w:sz w:val="24"/>
          <w:szCs w:val="22"/>
          <w:shd w:val="clear" w:color="auto" w:fill="FFFFFF"/>
        </w:rPr>
        <w:commentReference w:id="89"/>
      </w:r>
      <w:r w:rsidRPr="006D6394">
        <w:rPr>
          <w:noProof/>
          <w:shd w:val="clear" w:color="auto" w:fill="FFFFFF"/>
        </w:rPr>
        <w:t>Model na datech 1960–1998 vysvětlil 60% posun poptávky ve prospěch vzdělané pracovní síly. Místo otázek, jaké dovednosti pracovník má se začali ptát spíše jaké konkrétní úkoly jeho práce obnáší.</w:t>
      </w:r>
    </w:p>
    <w:p w14:paraId="6EE94344" w14:textId="77777777" w:rsidR="00E42DA0" w:rsidRPr="006D6394" w:rsidRDefault="00E42DA0" w:rsidP="00822644">
      <w:pPr>
        <w:rPr>
          <w:noProof/>
          <w:shd w:val="clear" w:color="auto" w:fill="FFFFFF"/>
        </w:rPr>
      </w:pPr>
      <w:bookmarkStart w:id="90" w:name="_Hlk223109938"/>
      <w:bookmarkStart w:id="91" w:name="_Hlk223004839"/>
      <w:r w:rsidRPr="006D6394">
        <w:rPr>
          <w:noProof/>
          <w:shd w:val="clear" w:color="auto" w:fill="FFFFFF"/>
        </w:rPr>
        <w:t>Opět se odkazují a potvrzují tzv. „routinization hypothesis", tedy hypotézu, že konkrétně IT technologie substituují práci v rutinních úkolech, a to jak v kognitivních rutinních, tak manuálních rutinní činnostech.</w:t>
      </w:r>
      <w:r w:rsidRPr="006D6394">
        <w:rPr>
          <w:rFonts w:ascii="Cambria" w:hAnsi="Cambria" w:cs="Apple Color Emoji"/>
          <w:noProof/>
          <w:shd w:val="clear" w:color="auto" w:fill="FFFFFF"/>
        </w:rPr>
        <w:t xml:space="preserve"> </w:t>
      </w:r>
      <w:r w:rsidRPr="006D6394">
        <w:rPr>
          <w:noProof/>
          <w:shd w:val="clear" w:color="auto" w:fill="FFFFFF"/>
        </w:rPr>
        <w:t>Komplementuje, tedy zvyšuje produktivitu u kognitivních nerutinních činností. U nerutinních činnosti, které jsou převážně manuální, tam zatím technologie nahradit nedokáže, přičemž zároveň u nich ani zásadně nezvyšuje produktivitu (tedy nekomplementuje).</w:t>
      </w:r>
      <w:r>
        <w:rPr>
          <w:noProof/>
          <w:shd w:val="clear" w:color="auto" w:fill="FFFFFF"/>
        </w:rPr>
        <w:t xml:space="preserve"> Přesný popis je vyobrazen v Tabulce 1.</w:t>
      </w:r>
    </w:p>
    <w:p w14:paraId="05C673FA" w14:textId="77777777" w:rsidR="00E42DA0" w:rsidRDefault="00E42DA0" w:rsidP="00576938">
      <w:pPr>
        <w:pStyle w:val="Titulek"/>
        <w:ind w:firstLine="0"/>
      </w:pPr>
      <w:r>
        <w:t xml:space="preserve">Tabulka </w:t>
      </w:r>
      <w:r>
        <w:fldChar w:fldCharType="begin"/>
      </w:r>
      <w:r>
        <w:instrText xml:space="preserve"> SEQ Tabulka \* ARABIC </w:instrText>
      </w:r>
      <w:r>
        <w:fldChar w:fldCharType="separate"/>
      </w:r>
      <w:r>
        <w:rPr>
          <w:noProof/>
        </w:rPr>
        <w:t>1</w:t>
      </w:r>
      <w:r>
        <w:rPr>
          <w:noProof/>
        </w:rPr>
        <w:fldChar w:fldCharType="end"/>
      </w:r>
      <w:r>
        <w:t xml:space="preserve"> Automatizace dle typu úkolů</w:t>
      </w:r>
    </w:p>
    <w:tbl>
      <w:tblPr>
        <w:tblStyle w:val="Mkatabulky"/>
        <w:tblW w:w="0" w:type="auto"/>
        <w:tblLook w:val="04A0" w:firstRow="1" w:lastRow="0" w:firstColumn="1" w:lastColumn="0" w:noHBand="0" w:noVBand="1"/>
      </w:tblPr>
      <w:tblGrid>
        <w:gridCol w:w="2789"/>
        <w:gridCol w:w="3583"/>
        <w:gridCol w:w="2121"/>
      </w:tblGrid>
      <w:tr w:rsidR="00E42DA0" w:rsidRPr="00814B1F" w14:paraId="09442328" w14:textId="77777777" w:rsidTr="00535CD5">
        <w:tc>
          <w:tcPr>
            <w:tcW w:w="0" w:type="auto"/>
            <w:hideMark/>
          </w:tcPr>
          <w:p w14:paraId="295C036E" w14:textId="77777777" w:rsidR="00E42DA0" w:rsidRPr="00110D58" w:rsidRDefault="00E42DA0" w:rsidP="00110D58">
            <w:pPr>
              <w:pStyle w:val="Zkladntext"/>
              <w:jc w:val="left"/>
            </w:pPr>
            <w:bookmarkStart w:id="92" w:name="_Hlk223101633"/>
            <w:bookmarkEnd w:id="90"/>
            <w:commentRangeStart w:id="93"/>
            <w:r w:rsidRPr="00110D58">
              <w:t xml:space="preserve">Typ </w:t>
            </w:r>
            <w:commentRangeEnd w:id="93"/>
            <w:r w:rsidR="00110D58" w:rsidRPr="00110D58">
              <w:rPr>
                <w:rStyle w:val="Odkaznakoment"/>
                <w:sz w:val="24"/>
                <w:szCs w:val="22"/>
              </w:rPr>
              <w:commentReference w:id="93"/>
            </w:r>
            <w:r w:rsidRPr="00110D58">
              <w:t>úkolu</w:t>
            </w:r>
          </w:p>
        </w:tc>
        <w:tc>
          <w:tcPr>
            <w:tcW w:w="0" w:type="auto"/>
            <w:hideMark/>
          </w:tcPr>
          <w:p w14:paraId="49FC62FC" w14:textId="77777777" w:rsidR="00E42DA0" w:rsidRPr="00110D58" w:rsidRDefault="00E42DA0" w:rsidP="00110D58">
            <w:pPr>
              <w:pStyle w:val="Zkladntext"/>
              <w:jc w:val="left"/>
            </w:pPr>
            <w:r w:rsidRPr="00110D58">
              <w:t>Popis</w:t>
            </w:r>
          </w:p>
        </w:tc>
        <w:tc>
          <w:tcPr>
            <w:tcW w:w="0" w:type="auto"/>
            <w:hideMark/>
          </w:tcPr>
          <w:p w14:paraId="726E3715" w14:textId="77777777" w:rsidR="00E42DA0" w:rsidRPr="00110D58" w:rsidRDefault="00E42DA0" w:rsidP="00110D58">
            <w:pPr>
              <w:pStyle w:val="Zkladntext"/>
              <w:jc w:val="left"/>
            </w:pPr>
            <w:r w:rsidRPr="00110D58">
              <w:t>Příklady</w:t>
            </w:r>
          </w:p>
        </w:tc>
      </w:tr>
      <w:tr w:rsidR="00E42DA0" w:rsidRPr="00814B1F" w14:paraId="64C2E41B" w14:textId="77777777" w:rsidTr="00535CD5">
        <w:tc>
          <w:tcPr>
            <w:tcW w:w="0" w:type="auto"/>
            <w:hideMark/>
          </w:tcPr>
          <w:p w14:paraId="1605790B" w14:textId="77777777" w:rsidR="00E42DA0" w:rsidRPr="00110D58" w:rsidRDefault="00E42DA0" w:rsidP="00110D58">
            <w:pPr>
              <w:pStyle w:val="Zkladntext"/>
              <w:jc w:val="left"/>
            </w:pPr>
            <w:r w:rsidRPr="00110D58">
              <w:t>Rutinní kognitivní</w:t>
            </w:r>
          </w:p>
        </w:tc>
        <w:tc>
          <w:tcPr>
            <w:tcW w:w="0" w:type="auto"/>
            <w:hideMark/>
          </w:tcPr>
          <w:p w14:paraId="6B0167B8" w14:textId="77777777" w:rsidR="00E42DA0" w:rsidRPr="00110D58" w:rsidRDefault="00E42DA0" w:rsidP="00110D58">
            <w:pPr>
              <w:pStyle w:val="Zkladntext"/>
              <w:jc w:val="left"/>
            </w:pPr>
            <w:r w:rsidRPr="00110D58">
              <w:t>Postup dle explicitních opakovaných pravidel</w:t>
            </w:r>
          </w:p>
        </w:tc>
        <w:tc>
          <w:tcPr>
            <w:tcW w:w="0" w:type="auto"/>
            <w:hideMark/>
          </w:tcPr>
          <w:p w14:paraId="2FF4FE0C" w14:textId="77777777" w:rsidR="00E42DA0" w:rsidRPr="00110D58" w:rsidRDefault="00E42DA0" w:rsidP="00110D58">
            <w:pPr>
              <w:pStyle w:val="Zkladntext"/>
              <w:jc w:val="left"/>
            </w:pPr>
            <w:r w:rsidRPr="00110D58">
              <w:t>Účetnictví, zadávání dat</w:t>
            </w:r>
          </w:p>
        </w:tc>
      </w:tr>
      <w:tr w:rsidR="00E42DA0" w:rsidRPr="00814B1F" w14:paraId="6C84CD7B" w14:textId="77777777" w:rsidTr="00535CD5">
        <w:tc>
          <w:tcPr>
            <w:tcW w:w="0" w:type="auto"/>
            <w:hideMark/>
          </w:tcPr>
          <w:p w14:paraId="23B5C02B" w14:textId="77777777" w:rsidR="00E42DA0" w:rsidRPr="00110D58" w:rsidRDefault="00E42DA0" w:rsidP="00110D58">
            <w:pPr>
              <w:pStyle w:val="Zkladntext"/>
              <w:jc w:val="left"/>
            </w:pPr>
            <w:r w:rsidRPr="00110D58">
              <w:t>Rutinní manuální</w:t>
            </w:r>
          </w:p>
        </w:tc>
        <w:tc>
          <w:tcPr>
            <w:tcW w:w="0" w:type="auto"/>
            <w:hideMark/>
          </w:tcPr>
          <w:p w14:paraId="0E99FBBB" w14:textId="77777777" w:rsidR="00E42DA0" w:rsidRPr="00110D58" w:rsidRDefault="00E42DA0" w:rsidP="00110D58">
            <w:pPr>
              <w:pStyle w:val="Zkladntext"/>
              <w:jc w:val="left"/>
            </w:pPr>
            <w:r w:rsidRPr="00110D58">
              <w:t>Fyzicky opakující se, předvídatelné pohyby</w:t>
            </w:r>
          </w:p>
        </w:tc>
        <w:tc>
          <w:tcPr>
            <w:tcW w:w="0" w:type="auto"/>
            <w:hideMark/>
          </w:tcPr>
          <w:p w14:paraId="445ADAB3" w14:textId="77777777" w:rsidR="00E42DA0" w:rsidRPr="00110D58" w:rsidRDefault="00E42DA0" w:rsidP="00110D58">
            <w:pPr>
              <w:pStyle w:val="Zkladntext"/>
              <w:jc w:val="left"/>
            </w:pPr>
            <w:r w:rsidRPr="00110D58">
              <w:t>Montážní linka</w:t>
            </w:r>
          </w:p>
        </w:tc>
      </w:tr>
      <w:tr w:rsidR="00E42DA0" w:rsidRPr="00814B1F" w14:paraId="47766655" w14:textId="77777777" w:rsidTr="00535CD5">
        <w:tc>
          <w:tcPr>
            <w:tcW w:w="0" w:type="auto"/>
            <w:hideMark/>
          </w:tcPr>
          <w:p w14:paraId="3DCBDA53" w14:textId="77777777" w:rsidR="00E42DA0" w:rsidRPr="00110D58" w:rsidRDefault="00E42DA0" w:rsidP="00110D58">
            <w:pPr>
              <w:pStyle w:val="Zkladntext"/>
              <w:jc w:val="left"/>
            </w:pPr>
            <w:r w:rsidRPr="00110D58">
              <w:t>Nerutinní kognitivní (analytické)</w:t>
            </w:r>
          </w:p>
        </w:tc>
        <w:tc>
          <w:tcPr>
            <w:tcW w:w="0" w:type="auto"/>
            <w:hideMark/>
          </w:tcPr>
          <w:p w14:paraId="5083788B" w14:textId="77777777" w:rsidR="00E42DA0" w:rsidRPr="00110D58" w:rsidRDefault="00E42DA0" w:rsidP="00110D58">
            <w:pPr>
              <w:pStyle w:val="Zkladntext"/>
              <w:jc w:val="left"/>
            </w:pPr>
            <w:r w:rsidRPr="00110D58">
              <w:t>Řešení problémů, kreativita</w:t>
            </w:r>
          </w:p>
        </w:tc>
        <w:tc>
          <w:tcPr>
            <w:tcW w:w="0" w:type="auto"/>
            <w:hideMark/>
          </w:tcPr>
          <w:p w14:paraId="5EB456E5" w14:textId="77777777" w:rsidR="00E42DA0" w:rsidRPr="00110D58" w:rsidRDefault="00E42DA0" w:rsidP="00110D58">
            <w:pPr>
              <w:pStyle w:val="Zkladntext"/>
              <w:jc w:val="left"/>
            </w:pPr>
            <w:r w:rsidRPr="00110D58">
              <w:t>Inženýrství, věda</w:t>
            </w:r>
          </w:p>
        </w:tc>
      </w:tr>
      <w:tr w:rsidR="00E42DA0" w:rsidRPr="00814B1F" w14:paraId="12A3FCF3" w14:textId="77777777" w:rsidTr="00110D58">
        <w:trPr>
          <w:trHeight w:val="1038"/>
        </w:trPr>
        <w:tc>
          <w:tcPr>
            <w:tcW w:w="0" w:type="auto"/>
            <w:hideMark/>
          </w:tcPr>
          <w:p w14:paraId="2440AE3C" w14:textId="77777777" w:rsidR="00E42DA0" w:rsidRPr="00110D58" w:rsidRDefault="00E42DA0" w:rsidP="00110D58">
            <w:pPr>
              <w:pStyle w:val="Zkladntext"/>
              <w:jc w:val="left"/>
            </w:pPr>
            <w:r w:rsidRPr="00110D58">
              <w:t>Nerutinní kognitivní (interaktivní)</w:t>
            </w:r>
          </w:p>
        </w:tc>
        <w:tc>
          <w:tcPr>
            <w:tcW w:w="0" w:type="auto"/>
            <w:hideMark/>
          </w:tcPr>
          <w:p w14:paraId="60690817" w14:textId="77777777" w:rsidR="00E42DA0" w:rsidRPr="00110D58" w:rsidRDefault="00E42DA0" w:rsidP="00110D58">
            <w:pPr>
              <w:pStyle w:val="Zkladntext"/>
              <w:jc w:val="left"/>
            </w:pPr>
            <w:r w:rsidRPr="00110D58">
              <w:t>Komunikace, management, přesvědčování</w:t>
            </w:r>
          </w:p>
        </w:tc>
        <w:tc>
          <w:tcPr>
            <w:tcW w:w="0" w:type="auto"/>
            <w:hideMark/>
          </w:tcPr>
          <w:p w14:paraId="38684175" w14:textId="77777777" w:rsidR="00E42DA0" w:rsidRPr="00110D58" w:rsidRDefault="00E42DA0" w:rsidP="00110D58">
            <w:pPr>
              <w:pStyle w:val="Zkladntext"/>
              <w:jc w:val="left"/>
            </w:pPr>
            <w:r w:rsidRPr="00110D58">
              <w:t>Manažeři, obchodníci</w:t>
            </w:r>
          </w:p>
        </w:tc>
      </w:tr>
      <w:tr w:rsidR="00E42DA0" w:rsidRPr="00814B1F" w14:paraId="56D941BC" w14:textId="77777777" w:rsidTr="00110D58">
        <w:trPr>
          <w:trHeight w:val="984"/>
        </w:trPr>
        <w:tc>
          <w:tcPr>
            <w:tcW w:w="0" w:type="auto"/>
            <w:hideMark/>
          </w:tcPr>
          <w:p w14:paraId="382BA8C8" w14:textId="77777777" w:rsidR="00E42DA0" w:rsidRPr="00110D58" w:rsidRDefault="00E42DA0" w:rsidP="00110D58">
            <w:pPr>
              <w:pStyle w:val="Zkladntext"/>
              <w:jc w:val="left"/>
            </w:pPr>
            <w:r w:rsidRPr="00110D58">
              <w:t>Nerutinní manuální</w:t>
            </w:r>
          </w:p>
        </w:tc>
        <w:tc>
          <w:tcPr>
            <w:tcW w:w="0" w:type="auto"/>
            <w:hideMark/>
          </w:tcPr>
          <w:p w14:paraId="7DF6C477" w14:textId="77777777" w:rsidR="00E42DA0" w:rsidRPr="00110D58" w:rsidRDefault="00E42DA0" w:rsidP="00110D58">
            <w:pPr>
              <w:pStyle w:val="Zkladntext"/>
              <w:jc w:val="left"/>
            </w:pPr>
            <w:r w:rsidRPr="00110D58">
              <w:t>Fyzické, ale nevypočitatelné</w:t>
            </w:r>
          </w:p>
        </w:tc>
        <w:tc>
          <w:tcPr>
            <w:tcW w:w="0" w:type="auto"/>
            <w:hideMark/>
          </w:tcPr>
          <w:p w14:paraId="7EDBF1D4" w14:textId="77777777" w:rsidR="00E42DA0" w:rsidRPr="00110D58" w:rsidRDefault="00E42DA0" w:rsidP="00110D58">
            <w:pPr>
              <w:pStyle w:val="Zkladntext"/>
              <w:jc w:val="left"/>
            </w:pPr>
            <w:r w:rsidRPr="00110D58">
              <w:t>Opraváři, řidiči</w:t>
            </w:r>
          </w:p>
        </w:tc>
      </w:tr>
      <w:bookmarkEnd w:id="92"/>
    </w:tbl>
    <w:p w14:paraId="67BB9C8A" w14:textId="77777777" w:rsidR="00E42DA0" w:rsidRDefault="00E42DA0" w:rsidP="00822644">
      <w:pPr>
        <w:rPr>
          <w:noProof/>
          <w:shd w:val="clear" w:color="auto" w:fill="FFFFFF"/>
        </w:rPr>
      </w:pPr>
    </w:p>
    <w:p w14:paraId="237152C5" w14:textId="77777777" w:rsidR="00E42DA0" w:rsidRDefault="00E42DA0" w:rsidP="00822644">
      <w:pPr>
        <w:rPr>
          <w:noProof/>
          <w:shd w:val="clear" w:color="auto" w:fill="FFFFFF"/>
        </w:rPr>
      </w:pPr>
      <w:bookmarkStart w:id="94" w:name="_Hlk222999781"/>
      <w:bookmarkEnd w:id="88"/>
      <w:bookmarkEnd w:id="91"/>
      <w:r w:rsidRPr="006D6394">
        <w:rPr>
          <w:noProof/>
          <w:shd w:val="clear" w:color="auto" w:fill="FFFFFF"/>
        </w:rPr>
        <w:t>Původní model ALM však nedokázal vysvětlit polarizaci trhu práce, proč klesají střední platové pozice, ale rostou jak vysoké, tak nízké a nedokázal zdůvodnit reálný pokles mezd u nízkokvalifikovaných mužů. Původní model totiž předpokládal jednoduché schéma.</w:t>
      </w:r>
    </w:p>
    <w:p w14:paraId="4D8113FA" w14:textId="77777777" w:rsidR="00E42DA0" w:rsidRDefault="00E42DA0" w:rsidP="00822644">
      <w:pPr>
        <w:rPr>
          <w:noProof/>
        </w:rPr>
      </w:pPr>
      <w:r w:rsidRPr="4E2C9535">
        <w:rPr>
          <w:noProof/>
        </w:rPr>
        <w:t xml:space="preserve">V návaznosti vznikla práce Acemoglu a Autora (2011) jako upřesnění a rozšíření, kde se hlouběji propoují dovednosti s úkoly a technologiemi. Kritizují modely </w:t>
      </w:r>
      <w:r w:rsidRPr="006D6394">
        <w:t xml:space="preserve">doby, dle </w:t>
      </w:r>
      <w:r w:rsidRPr="006D6394">
        <w:lastRenderedPageBreak/>
        <w:t>kterých technologie pouze plošně zvyšuje produktivitu kvalifikovaných pracovníků.</w:t>
      </w:r>
      <w:r w:rsidRPr="4E2C9535">
        <w:rPr>
          <w:noProof/>
        </w:rPr>
        <w:t xml:space="preserve"> </w:t>
      </w:r>
      <w:bookmarkStart w:id="95" w:name="_Hlk223797339"/>
      <w:bookmarkStart w:id="96" w:name="_Hlk223795116"/>
      <w:r w:rsidRPr="4E2C9535">
        <w:rPr>
          <w:noProof/>
        </w:rPr>
        <w:t>Jednou ze základních myšlenek je upřesnění definice kapitálu, a to v tom smyslu, že kapitál (počítače/AI) nesubstituuje pracovníka jako takového, ale komplementuje ve vykonávání specifického, přesně definovaných rutinních úkolů, nikoli na úrovni celých povolání, což znamená, že i vysoce vzdělaný pracovník může být substituován v některých svých úkolů (např. standardizovaná analýza dat). V jiných, například kreativnějších rozhodovacích procesech zůstává technologie komplementem a nesubstituuje. Když technologie převezme rutinní úkoly, pracovníci se přesouvají do jiných úkolů. Tím se trh práce adaptuje dynamicky. Přesun by mohl ale stlačovat mzdy v kategorii nerutinních manuálních segmentů, kde se po přesuvech shlukuje nyní velké množství vytlačených pracovníků</w:t>
      </w:r>
      <w:bookmarkStart w:id="97" w:name="_Hlk223793972"/>
      <w:bookmarkEnd w:id="95"/>
      <w:bookmarkEnd w:id="96"/>
      <w:r w:rsidRPr="00512AE2">
        <w:t xml:space="preserve"> </w:t>
      </w:r>
      <w:r>
        <w:t xml:space="preserve">(Acemoglu a Autor, 2011). </w:t>
      </w:r>
      <w:r w:rsidRPr="4E2C9535">
        <w:rPr>
          <w:noProof/>
        </w:rPr>
        <w:t>Popisují také také nelineární výnosy ze vzdělní, které díky těmto trendům vzrůstají.</w:t>
      </w:r>
    </w:p>
    <w:p w14:paraId="6BE83170" w14:textId="77777777" w:rsidR="00E42DA0" w:rsidRPr="007A40F0" w:rsidRDefault="00E42DA0" w:rsidP="00822644">
      <w:pPr>
        <w:rPr>
          <w:rFonts w:eastAsia="Times New Roman"/>
          <w:noProof/>
          <w:lang w:eastAsia="cs-CZ"/>
        </w:rPr>
      </w:pPr>
      <w:r>
        <w:rPr>
          <w:rFonts w:eastAsia="Times New Roman"/>
          <w:noProof/>
          <w:lang w:eastAsia="cs-CZ"/>
        </w:rPr>
        <w:t>S</w:t>
      </w:r>
      <w:r w:rsidRPr="0001379F">
        <w:rPr>
          <w:rFonts w:eastAsia="Times New Roman"/>
          <w:noProof/>
          <w:lang w:eastAsia="cs-CZ"/>
        </w:rPr>
        <w:t>tudie</w:t>
      </w:r>
      <w:r>
        <w:rPr>
          <w:rFonts w:eastAsia="Times New Roman"/>
          <w:noProof/>
          <w:lang w:eastAsia="cs-CZ"/>
        </w:rPr>
        <w:t xml:space="preserve"> (Bone et al., 2025)</w:t>
      </w:r>
      <w:r w:rsidRPr="0001379F">
        <w:rPr>
          <w:rFonts w:eastAsia="Times New Roman"/>
          <w:noProof/>
          <w:lang w:eastAsia="cs-CZ"/>
        </w:rPr>
        <w:t xml:space="preserve"> analyzuje přechod britského pracovního trhu k</w:t>
      </w:r>
      <w:r>
        <w:rPr>
          <w:rFonts w:eastAsia="Times New Roman"/>
          <w:noProof/>
          <w:lang w:eastAsia="cs-CZ"/>
        </w:rPr>
        <w:t> </w:t>
      </w:r>
      <w:r w:rsidRPr="0001379F">
        <w:rPr>
          <w:rFonts w:eastAsia="Times New Roman"/>
          <w:noProof/>
          <w:lang w:eastAsia="cs-CZ"/>
        </w:rPr>
        <w:t>náboru</w:t>
      </w:r>
      <w:r>
        <w:rPr>
          <w:rFonts w:eastAsia="Times New Roman"/>
          <w:noProof/>
          <w:lang w:eastAsia="cs-CZ"/>
        </w:rPr>
        <w:t xml:space="preserve"> firem založeném na dovednostech spíše než vzdělání. Jedna z hlavních</w:t>
      </w:r>
      <w:r w:rsidRPr="0001379F">
        <w:rPr>
          <w:rFonts w:eastAsia="Times New Roman"/>
          <w:noProof/>
          <w:lang w:eastAsia="cs-CZ"/>
        </w:rPr>
        <w:t xml:space="preserve"> oblast</w:t>
      </w:r>
      <w:r>
        <w:rPr>
          <w:rFonts w:eastAsia="Times New Roman"/>
          <w:noProof/>
          <w:lang w:eastAsia="cs-CZ"/>
        </w:rPr>
        <w:t xml:space="preserve">í, na kterou </w:t>
      </w:r>
      <w:ins w:id="98" w:author="Autor">
        <w:r>
          <w:rPr>
            <w:rFonts w:eastAsia="Times New Roman"/>
            <w:noProof/>
            <w:lang w:eastAsia="cs-CZ"/>
          </w:rPr>
          <w:t>s</w:t>
        </w:r>
      </w:ins>
      <w:r>
        <w:rPr>
          <w:rFonts w:eastAsia="Times New Roman"/>
          <w:noProof/>
          <w:lang w:eastAsia="cs-CZ"/>
        </w:rPr>
        <w:t>e zaměřuje je právě</w:t>
      </w:r>
      <w:r w:rsidRPr="0001379F">
        <w:rPr>
          <w:rFonts w:eastAsia="Times New Roman"/>
          <w:noProof/>
          <w:lang w:eastAsia="cs-CZ"/>
        </w:rPr>
        <w:t xml:space="preserve"> uměl</w:t>
      </w:r>
      <w:r>
        <w:rPr>
          <w:rFonts w:eastAsia="Times New Roman"/>
          <w:noProof/>
          <w:lang w:eastAsia="cs-CZ"/>
        </w:rPr>
        <w:t>á</w:t>
      </w:r>
      <w:r w:rsidRPr="0001379F">
        <w:rPr>
          <w:rFonts w:eastAsia="Times New Roman"/>
          <w:noProof/>
          <w:lang w:eastAsia="cs-CZ"/>
        </w:rPr>
        <w:t xml:space="preserve"> inteligence. Autoři na základě dat z jedenácti milionů pracovních inzerátů dokládají, že u pozic v oblasti AI dochází k výraznému poklesu požadavků na formální vysokoškolské vzdělání. Výsledky </w:t>
      </w:r>
      <w:r>
        <w:rPr>
          <w:rFonts w:eastAsia="Times New Roman"/>
          <w:noProof/>
          <w:lang w:eastAsia="cs-CZ"/>
        </w:rPr>
        <w:t xml:space="preserve">dat z 2018 až 2024 </w:t>
      </w:r>
      <w:r w:rsidRPr="0001379F">
        <w:rPr>
          <w:rFonts w:eastAsia="Times New Roman"/>
          <w:noProof/>
          <w:lang w:eastAsia="cs-CZ"/>
        </w:rPr>
        <w:t xml:space="preserve">ukazují, že specifické dovednosti v AI přinášejí srovnatelný mzdový bonus jako pokročilé akademické tituly, </w:t>
      </w:r>
      <w:r w:rsidRPr="00EF0122">
        <w:rPr>
          <w:rFonts w:eastAsia="Times New Roman"/>
          <w:noProof/>
          <w:lang w:eastAsia="cs-CZ"/>
        </w:rPr>
        <w:t xml:space="preserve">což může naznačovat oslabování role </w:t>
      </w:r>
      <w:r>
        <w:rPr>
          <w:rFonts w:eastAsia="Times New Roman"/>
          <w:noProof/>
          <w:lang w:eastAsia="cs-CZ"/>
        </w:rPr>
        <w:t>vysokoškolských a jiných formálních</w:t>
      </w:r>
      <w:r w:rsidRPr="00EF0122">
        <w:rPr>
          <w:rFonts w:eastAsia="Times New Roman"/>
          <w:noProof/>
          <w:lang w:eastAsia="cs-CZ"/>
        </w:rPr>
        <w:t xml:space="preserve"> diplomů </w:t>
      </w:r>
      <w:r>
        <w:rPr>
          <w:rFonts w:eastAsia="Times New Roman"/>
          <w:noProof/>
          <w:lang w:eastAsia="cs-CZ"/>
        </w:rPr>
        <w:t>ze vzdělávacích institucí p</w:t>
      </w:r>
      <w:r w:rsidRPr="00EF0122">
        <w:rPr>
          <w:rFonts w:eastAsia="Times New Roman"/>
          <w:noProof/>
          <w:lang w:eastAsia="cs-CZ"/>
        </w:rPr>
        <w:t xml:space="preserve">ři náboru </w:t>
      </w:r>
      <w:r>
        <w:rPr>
          <w:rFonts w:eastAsia="Times New Roman"/>
          <w:noProof/>
          <w:lang w:eastAsia="cs-CZ"/>
        </w:rPr>
        <w:t>u</w:t>
      </w:r>
      <w:r w:rsidRPr="00EF0122">
        <w:rPr>
          <w:rFonts w:eastAsia="Times New Roman"/>
          <w:noProof/>
          <w:lang w:eastAsia="cs-CZ"/>
        </w:rPr>
        <w:t xml:space="preserve"> technologických profesí</w:t>
      </w:r>
      <w:r w:rsidRPr="0001379F">
        <w:rPr>
          <w:rFonts w:eastAsia="Times New Roman"/>
          <w:noProof/>
          <w:lang w:eastAsia="cs-CZ"/>
        </w:rPr>
        <w:t xml:space="preserve">. </w:t>
      </w:r>
      <w:r>
        <w:rPr>
          <w:rFonts w:eastAsia="Times New Roman"/>
          <w:noProof/>
          <w:lang w:eastAsia="cs-CZ"/>
        </w:rPr>
        <w:t xml:space="preserve">U některých specifických </w:t>
      </w:r>
      <w:r w:rsidRPr="0001379F">
        <w:rPr>
          <w:rFonts w:eastAsia="Times New Roman"/>
          <w:noProof/>
          <w:lang w:eastAsia="cs-CZ"/>
        </w:rPr>
        <w:t xml:space="preserve">profesí </w:t>
      </w:r>
      <w:r>
        <w:rPr>
          <w:rFonts w:eastAsia="Times New Roman"/>
          <w:noProof/>
          <w:lang w:eastAsia="cs-CZ"/>
        </w:rPr>
        <w:t xml:space="preserve">jako </w:t>
      </w:r>
      <w:r w:rsidRPr="0001379F">
        <w:rPr>
          <w:rFonts w:eastAsia="Times New Roman"/>
          <w:noProof/>
          <w:lang w:eastAsia="cs-CZ"/>
        </w:rPr>
        <w:t>ekologi</w:t>
      </w:r>
      <w:r>
        <w:rPr>
          <w:rFonts w:eastAsia="Times New Roman"/>
          <w:noProof/>
          <w:lang w:eastAsia="cs-CZ"/>
        </w:rPr>
        <w:t xml:space="preserve">e </w:t>
      </w:r>
      <w:r w:rsidRPr="0001379F">
        <w:rPr>
          <w:rFonts w:eastAsia="Times New Roman"/>
          <w:noProof/>
          <w:lang w:eastAsia="cs-CZ"/>
        </w:rPr>
        <w:t xml:space="preserve">zůstává vliv vzdělání stabilnější, u AI rolí </w:t>
      </w:r>
      <w:r>
        <w:rPr>
          <w:rFonts w:eastAsia="Times New Roman"/>
          <w:noProof/>
          <w:lang w:eastAsia="cs-CZ"/>
        </w:rPr>
        <w:t>však h</w:t>
      </w:r>
      <w:r w:rsidRPr="0001379F">
        <w:rPr>
          <w:rFonts w:eastAsia="Times New Roman"/>
          <w:noProof/>
          <w:lang w:eastAsia="cs-CZ"/>
        </w:rPr>
        <w:t>raje praktická odbornost stále zásadnější roli než univerzitní</w:t>
      </w:r>
      <w:r>
        <w:rPr>
          <w:rFonts w:eastAsia="Times New Roman"/>
          <w:noProof/>
          <w:lang w:eastAsia="cs-CZ"/>
        </w:rPr>
        <w:t xml:space="preserve"> vzdělání a titul</w:t>
      </w:r>
      <w:r w:rsidRPr="0001379F">
        <w:rPr>
          <w:rFonts w:eastAsia="Times New Roman"/>
          <w:noProof/>
          <w:lang w:eastAsia="cs-CZ"/>
        </w:rPr>
        <w:t>.</w:t>
      </w:r>
      <w:r w:rsidRPr="00A25068">
        <w:t xml:space="preserve"> </w:t>
      </w:r>
      <w:r w:rsidRPr="00A25068">
        <w:rPr>
          <w:rFonts w:eastAsia="Times New Roman"/>
          <w:noProof/>
          <w:lang w:eastAsia="cs-CZ"/>
        </w:rPr>
        <w:t>Tyto výsledky podporují interpretaci, že v části AI profesí nabývají praktické dovednosti na významu vedle formálního vzdělání.</w:t>
      </w:r>
      <w:r>
        <w:rPr>
          <w:rFonts w:eastAsia="Times New Roman"/>
          <w:noProof/>
          <w:lang w:eastAsia="cs-CZ"/>
        </w:rPr>
        <w:t xml:space="preserve"> To znamená možný rozvoj a nabytí na významu </w:t>
      </w:r>
      <w:r w:rsidRPr="0001379F">
        <w:rPr>
          <w:rFonts w:eastAsia="Times New Roman"/>
          <w:noProof/>
          <w:lang w:eastAsia="cs-CZ"/>
        </w:rPr>
        <w:t xml:space="preserve">alternativních forem vzdělávání, jako jsou </w:t>
      </w:r>
      <w:r>
        <w:rPr>
          <w:rFonts w:eastAsia="Times New Roman"/>
          <w:lang w:eastAsia="cs-CZ"/>
        </w:rPr>
        <w:t>specifické</w:t>
      </w:r>
      <w:r>
        <w:rPr>
          <w:rFonts w:eastAsia="Times New Roman"/>
          <w:noProof/>
          <w:lang w:eastAsia="cs-CZ"/>
        </w:rPr>
        <w:t xml:space="preserve"> kurzy a workshopy</w:t>
      </w:r>
      <w:r w:rsidRPr="0001379F">
        <w:rPr>
          <w:rFonts w:eastAsia="Times New Roman"/>
          <w:noProof/>
          <w:lang w:eastAsia="cs-CZ"/>
        </w:rPr>
        <w:t>, které pružněji reagují na technologický pokrok</w:t>
      </w:r>
      <w:r>
        <w:rPr>
          <w:rFonts w:eastAsia="Times New Roman"/>
          <w:noProof/>
          <w:lang w:eastAsia="cs-CZ"/>
        </w:rPr>
        <w:t xml:space="preserve">. </w:t>
      </w:r>
      <w:r w:rsidRPr="00E80E57">
        <w:rPr>
          <w:rFonts w:eastAsia="Times New Roman"/>
          <w:noProof/>
          <w:lang w:eastAsia="cs-CZ"/>
        </w:rPr>
        <w:t xml:space="preserve">Z hlediska vzdělávací </w:t>
      </w:r>
      <w:r>
        <w:rPr>
          <w:rFonts w:eastAsia="Times New Roman"/>
          <w:noProof/>
          <w:lang w:eastAsia="cs-CZ"/>
        </w:rPr>
        <w:t>p</w:t>
      </w:r>
      <w:r w:rsidRPr="00E80E57">
        <w:rPr>
          <w:rFonts w:eastAsia="Times New Roman"/>
          <w:noProof/>
          <w:lang w:eastAsia="cs-CZ"/>
        </w:rPr>
        <w:t>olitiky mohou tato zjištění podpořit debatu o roli flexibilnějších forem odborné přípravy.</w:t>
      </w:r>
      <w:r>
        <w:rPr>
          <w:rFonts w:eastAsia="Times New Roman"/>
          <w:noProof/>
          <w:lang w:eastAsia="cs-CZ"/>
        </w:rPr>
        <w:t xml:space="preserve"> </w:t>
      </w:r>
      <w:r w:rsidRPr="0083531C">
        <w:rPr>
          <w:rFonts w:eastAsia="Times New Roman"/>
          <w:noProof/>
          <w:lang w:eastAsia="cs-CZ"/>
        </w:rPr>
        <w:t>Veřejné vzdělávací instituce mohou na technologické změny reagovat pomaleji než krátkodobé potřeby trhu práce</w:t>
      </w:r>
      <w:bookmarkEnd w:id="94"/>
      <w:bookmarkEnd w:id="97"/>
      <w:r>
        <w:rPr>
          <w:rFonts w:eastAsia="Times New Roman"/>
          <w:noProof/>
          <w:lang w:eastAsia="cs-CZ"/>
        </w:rPr>
        <w:t xml:space="preserve"> (Acemoglu, 2020;</w:t>
      </w:r>
      <w:r>
        <w:rPr>
          <w:rFonts w:eastAsia="Times New Roman"/>
          <w:noProof/>
          <w:lang w:val="en-US" w:eastAsia="cs-CZ"/>
        </w:rPr>
        <w:t xml:space="preserve"> Bone et al., </w:t>
      </w:r>
      <w:bookmarkStart w:id="99" w:name="_Hlk226891907"/>
      <w:bookmarkEnd w:id="80"/>
      <w:r>
        <w:rPr>
          <w:rFonts w:eastAsia="Times New Roman"/>
          <w:noProof/>
          <w:lang w:val="en-US" w:eastAsia="cs-CZ"/>
        </w:rPr>
        <w:t>2025).</w:t>
      </w:r>
    </w:p>
    <w:p w14:paraId="45BD8ACD" w14:textId="77777777" w:rsidR="00E42DA0" w:rsidRPr="000A275F" w:rsidRDefault="00E42DA0" w:rsidP="00297007">
      <w:pPr>
        <w:rPr>
          <w:lang w:eastAsia="cs-CZ"/>
        </w:rPr>
      </w:pPr>
      <w:r>
        <w:rPr>
          <w:lang w:eastAsia="cs-CZ"/>
        </w:rPr>
        <w:t xml:space="preserve">Co se týče mezinárodního srovnání, </w:t>
      </w:r>
      <w:r w:rsidRPr="009D2EE9">
        <w:rPr>
          <w:lang w:eastAsia="cs-CZ"/>
        </w:rPr>
        <w:t>OECD ukazuje, že mezi zeměmi existují výrazné rozdíly v institucionálním uspořádání systémů dalšího vzdělávání, ve financování a v míře účasti dospělých na učení. Tyto rozdíly mohou ovlivňovat, jak rychle</w:t>
      </w:r>
      <w:r>
        <w:rPr>
          <w:lang w:eastAsia="cs-CZ"/>
        </w:rPr>
        <w:t xml:space="preserve"> dokáže</w:t>
      </w:r>
      <w:r w:rsidRPr="009D2EE9">
        <w:rPr>
          <w:lang w:eastAsia="cs-CZ"/>
        </w:rPr>
        <w:t xml:space="preserve"> pracovní síla reagovat na nové dovednost</w:t>
      </w:r>
      <w:r>
        <w:rPr>
          <w:lang w:eastAsia="cs-CZ"/>
        </w:rPr>
        <w:t>i a</w:t>
      </w:r>
      <w:r w:rsidRPr="009D2EE9">
        <w:rPr>
          <w:lang w:eastAsia="cs-CZ"/>
        </w:rPr>
        <w:t xml:space="preserve"> požadavky spojené s AI a</w:t>
      </w:r>
      <w:r>
        <w:rPr>
          <w:lang w:eastAsia="cs-CZ"/>
        </w:rPr>
        <w:t xml:space="preserve"> také</w:t>
      </w:r>
      <w:r w:rsidRPr="009D2EE9">
        <w:rPr>
          <w:lang w:eastAsia="cs-CZ"/>
        </w:rPr>
        <w:t xml:space="preserve"> jakou </w:t>
      </w:r>
      <w:r w:rsidRPr="009D2EE9">
        <w:rPr>
          <w:lang w:eastAsia="cs-CZ"/>
        </w:rPr>
        <w:lastRenderedPageBreak/>
        <w:t xml:space="preserve">roli hrají firmy </w:t>
      </w:r>
      <w:r>
        <w:rPr>
          <w:lang w:eastAsia="cs-CZ"/>
        </w:rPr>
        <w:t xml:space="preserve">oproti </w:t>
      </w:r>
      <w:r w:rsidRPr="009D2EE9">
        <w:rPr>
          <w:lang w:eastAsia="cs-CZ"/>
        </w:rPr>
        <w:t>veřejn</w:t>
      </w:r>
      <w:r>
        <w:rPr>
          <w:lang w:eastAsia="cs-CZ"/>
        </w:rPr>
        <w:t>ým i</w:t>
      </w:r>
      <w:r w:rsidRPr="009D2EE9">
        <w:rPr>
          <w:lang w:eastAsia="cs-CZ"/>
        </w:rPr>
        <w:t>nstituc</w:t>
      </w:r>
      <w:r>
        <w:rPr>
          <w:lang w:eastAsia="cs-CZ"/>
        </w:rPr>
        <w:t>ím</w:t>
      </w:r>
      <w:r w:rsidRPr="009D2EE9">
        <w:rPr>
          <w:lang w:eastAsia="cs-CZ"/>
        </w:rPr>
        <w:t xml:space="preserve"> při rozvoji dovedností.</w:t>
      </w:r>
      <w:r>
        <w:rPr>
          <w:lang w:eastAsia="cs-CZ"/>
        </w:rPr>
        <w:t xml:space="preserve"> </w:t>
      </w:r>
      <w:r w:rsidRPr="009D2EE9">
        <w:rPr>
          <w:lang w:eastAsia="cs-CZ"/>
        </w:rPr>
        <w:t xml:space="preserve">V zemích se silnější tradicí formálního a neformálního dalšího vzdělávání může být pro zaměstnavatele snazší spoléhat na následné dovzdělávání pracovníků, zatímco v jiných ekonomikách může být tlak na nábor pracovníků s již hotovým AI profilem větší. </w:t>
      </w:r>
      <w:commentRangeStart w:id="100"/>
      <w:r w:rsidRPr="009D2EE9">
        <w:rPr>
          <w:lang w:eastAsia="cs-CZ"/>
        </w:rPr>
        <w:t>Mezinárodní komparace USA, Německa a Indie</w:t>
      </w:r>
      <w:r>
        <w:rPr>
          <w:lang w:eastAsia="cs-CZ"/>
        </w:rPr>
        <w:t xml:space="preserve"> </w:t>
      </w:r>
      <w:r w:rsidRPr="009D2EE9">
        <w:rPr>
          <w:lang w:eastAsia="cs-CZ"/>
        </w:rPr>
        <w:t>může být interpretována</w:t>
      </w:r>
      <w:commentRangeEnd w:id="100"/>
      <w:r w:rsidRPr="009D2EE9">
        <w:rPr>
          <w:rStyle w:val="Odkaznakoment"/>
          <w:sz w:val="24"/>
          <w:szCs w:val="22"/>
          <w:lang w:eastAsia="cs-CZ"/>
        </w:rPr>
        <w:commentReference w:id="100"/>
      </w:r>
      <w:r w:rsidRPr="009D2EE9">
        <w:rPr>
          <w:lang w:eastAsia="cs-CZ"/>
        </w:rPr>
        <w:t xml:space="preserve"> i </w:t>
      </w:r>
      <w:r>
        <w:rPr>
          <w:lang w:eastAsia="cs-CZ"/>
        </w:rPr>
        <w:t xml:space="preserve">jako </w:t>
      </w:r>
      <w:r w:rsidRPr="009D2EE9">
        <w:rPr>
          <w:lang w:eastAsia="cs-CZ"/>
        </w:rPr>
        <w:t>rozdíl</w:t>
      </w:r>
      <w:r>
        <w:rPr>
          <w:lang w:eastAsia="cs-CZ"/>
        </w:rPr>
        <w:t>y</w:t>
      </w:r>
      <w:r w:rsidRPr="009D2EE9">
        <w:rPr>
          <w:lang w:eastAsia="cs-CZ"/>
        </w:rPr>
        <w:t xml:space="preserve"> v systémech celoživotního učení a lidského kapitálu, na které OECD </w:t>
      </w:r>
      <w:r>
        <w:rPr>
          <w:lang w:eastAsia="cs-CZ"/>
        </w:rPr>
        <w:t>poukazuje (</w:t>
      </w:r>
      <w:bookmarkStart w:id="101" w:name="_Hlk226101965"/>
      <w:r>
        <w:rPr>
          <w:lang w:eastAsia="cs-CZ"/>
        </w:rPr>
        <w:t>OECD, 2019</w:t>
      </w:r>
      <w:bookmarkEnd w:id="101"/>
      <w:r>
        <w:rPr>
          <w:lang w:eastAsia="cs-CZ"/>
        </w:rPr>
        <w:t>)</w:t>
      </w:r>
      <w:bookmarkEnd w:id="99"/>
      <w:r>
        <w:rPr>
          <w:lang w:eastAsia="cs-CZ"/>
        </w:rPr>
        <w:t>.</w:t>
      </w:r>
    </w:p>
    <w:p w14:paraId="1382B0B8" w14:textId="77777777" w:rsidR="00E42DA0" w:rsidRDefault="00E42DA0" w:rsidP="00822644">
      <w:pPr>
        <w:pStyle w:val="Nadpis2"/>
        <w:rPr>
          <w:rFonts w:eastAsia="Times New Roman"/>
          <w:noProof/>
          <w:lang w:eastAsia="cs-CZ"/>
        </w:rPr>
      </w:pPr>
      <w:bookmarkStart w:id="102" w:name="_Toc227445742"/>
      <w:r>
        <w:t>Studie pracovního trhu v oblasti umělé inteligence</w:t>
      </w:r>
      <w:bookmarkEnd w:id="102"/>
    </w:p>
    <w:p w14:paraId="17C238F2" w14:textId="77777777" w:rsidR="00E42DA0" w:rsidRDefault="00E42DA0" w:rsidP="00297007">
      <w:pPr>
        <w:rPr>
          <w:lang w:eastAsia="cs-CZ"/>
        </w:rPr>
      </w:pPr>
      <w:bookmarkStart w:id="103" w:name="_Hlk226363831"/>
      <w:r w:rsidRPr="4E2C9535">
        <w:rPr>
          <w:lang w:eastAsia="cs-CZ"/>
        </w:rPr>
        <w:t>Analýzou trhu práce v oblasti umělé inteligence prostřednictvím dat z portálu Glassdoor se již věnovali Agrawal et al</w:t>
      </w:r>
      <w:r>
        <w:rPr>
          <w:lang w:eastAsia="cs-CZ"/>
        </w:rPr>
        <w:t>.</w:t>
      </w:r>
      <w:r w:rsidRPr="4E2C9535">
        <w:rPr>
          <w:lang w:eastAsia="cs-CZ"/>
        </w:rPr>
        <w:t xml:space="preserve"> (2025). Byl vyvinut a použit sofistikovaný prediktivní systém založený na pokročilých technologiích strojového učení, který s vysokou přesností předpovídá pracovní pozice a platové rozsahy na základě parametrů včetně požadovaných dovedností uchazeče. Výzkum využívá pokročilé techniky k identifikaci klíčových trendů, které ovlivňují náborové procesy.</w:t>
      </w:r>
    </w:p>
    <w:p w14:paraId="110F54F0" w14:textId="2B2D3B36" w:rsidR="00E42DA0" w:rsidRDefault="00E42DA0" w:rsidP="00297007">
      <w:pPr>
        <w:rPr>
          <w:lang w:eastAsia="cs-CZ"/>
        </w:rPr>
      </w:pPr>
      <w:r>
        <w:rPr>
          <w:lang w:eastAsia="cs-CZ"/>
        </w:rPr>
        <w:t>V</w:t>
      </w:r>
      <w:r w:rsidRPr="00B831BC">
        <w:rPr>
          <w:lang w:eastAsia="cs-CZ"/>
        </w:rPr>
        <w:t>ýsledky</w:t>
      </w:r>
      <w:r>
        <w:rPr>
          <w:lang w:eastAsia="cs-CZ"/>
        </w:rPr>
        <w:t xml:space="preserve"> tohoto výzkumu</w:t>
      </w:r>
      <w:r w:rsidRPr="00B831BC">
        <w:rPr>
          <w:lang w:eastAsia="cs-CZ"/>
        </w:rPr>
        <w:t xml:space="preserve"> ukazují, že model překonává tradiční algoritmy a nabízí spolehlivý nástroj pro strategické rozhodování v dynamickém technologickém sektoru.</w:t>
      </w:r>
      <w:r>
        <w:rPr>
          <w:lang w:eastAsia="cs-CZ"/>
        </w:rPr>
        <w:t xml:space="preserve"> Předpověď výše </w:t>
      </w:r>
      <w:r w:rsidR="001D4F6A">
        <w:rPr>
          <w:lang w:eastAsia="cs-CZ"/>
        </w:rPr>
        <w:t>mzdy</w:t>
      </w:r>
      <w:r>
        <w:rPr>
          <w:lang w:eastAsia="cs-CZ"/>
        </w:rPr>
        <w:t xml:space="preserve"> je ovlivněna faktory, které zohledňují jak </w:t>
      </w:r>
      <w:bookmarkStart w:id="104" w:name="_Hlk226101000"/>
      <w:r>
        <w:rPr>
          <w:lang w:eastAsia="cs-CZ"/>
        </w:rPr>
        <w:t>charakteristiky zaměstnávající společnosti, tak specifikace dané pozice</w:t>
      </w:r>
      <w:bookmarkEnd w:id="104"/>
      <w:r>
        <w:rPr>
          <w:lang w:eastAsia="cs-CZ"/>
        </w:rPr>
        <w:t>. Z charakteristik společnosti je použito její hodnocení, velikost, rok založení, typ vlastnictví, sektor a tržby. Z informací o samotné pozici pak primárně její název, popis inzerátu a lokalita. Důležité je poznamenat, že z hlediska konkrétních dovedností se tento prediktivní model zaměřuje také přímo na jednotlivé technické znalosti, které jsou díky algoritmům strojového učení získávány přímo z textových popisů pracovních inzerátů (Agrawal et al., 2025).</w:t>
      </w:r>
    </w:p>
    <w:p w14:paraId="143A376F" w14:textId="77777777" w:rsidR="00E42DA0" w:rsidRDefault="00E42DA0" w:rsidP="00297007">
      <w:pPr>
        <w:rPr>
          <w:lang w:eastAsia="cs-CZ"/>
        </w:rPr>
      </w:pPr>
      <w:r>
        <w:rPr>
          <w:lang w:eastAsia="cs-CZ"/>
        </w:rPr>
        <w:t xml:space="preserve">Další práce zkoumající vliv AI na pracovní trh představuje studie </w:t>
      </w:r>
      <w:r w:rsidRPr="00095BB1">
        <w:rPr>
          <w:lang w:eastAsia="cs-CZ"/>
        </w:rPr>
        <w:t xml:space="preserve">Eloundou et al. </w:t>
      </w:r>
      <w:r>
        <w:rPr>
          <w:lang w:eastAsia="cs-CZ"/>
        </w:rPr>
        <w:t>(</w:t>
      </w:r>
      <w:r w:rsidRPr="00095BB1">
        <w:rPr>
          <w:lang w:eastAsia="cs-CZ"/>
        </w:rPr>
        <w:t>202</w:t>
      </w:r>
      <w:r>
        <w:rPr>
          <w:lang w:eastAsia="cs-CZ"/>
        </w:rPr>
        <w:t>3), kde byl hodnocen dopad</w:t>
      </w:r>
      <w:r w:rsidRPr="000013E7">
        <w:t xml:space="preserve"> </w:t>
      </w:r>
      <w:r w:rsidRPr="000013E7">
        <w:rPr>
          <w:lang w:eastAsia="cs-CZ"/>
        </w:rPr>
        <w:t>velkých jazykových modelů, jako je GPT-4, na americký pracovní trh prostřednictvím hodnocení konkrétních pracovních úkolů</w:t>
      </w:r>
      <w:r>
        <w:rPr>
          <w:lang w:eastAsia="cs-CZ"/>
        </w:rPr>
        <w:t xml:space="preserve">. Nebyly zde sice použity pracovní inzeráty, nýbrž databázi </w:t>
      </w:r>
      <w:r w:rsidRPr="000013E7">
        <w:rPr>
          <w:lang w:eastAsia="cs-CZ"/>
        </w:rPr>
        <w:t>O*NET 27.2</w:t>
      </w:r>
      <w:r>
        <w:rPr>
          <w:lang w:eastAsia="cs-CZ"/>
        </w:rPr>
        <w:t xml:space="preserve"> a statistiky amerických úřadů- Bylo však využito samotné LLM, konkrétně model GPT-4 pro klasifikaci pracovních úkolů, což umožnilo zpracování velkého množství dat. Výsledky byly následně ověřeny člověkem.</w:t>
      </w:r>
    </w:p>
    <w:bookmarkEnd w:id="103"/>
    <w:p w14:paraId="58427552" w14:textId="186D524D" w:rsidR="00374D09" w:rsidRDefault="00E42DA0" w:rsidP="00297007">
      <w:r w:rsidRPr="4E2C9535">
        <w:rPr>
          <w:lang w:eastAsia="cs-CZ"/>
        </w:rPr>
        <w:t>Tato práce volně navazuje na t</w:t>
      </w:r>
      <w:r>
        <w:rPr>
          <w:lang w:eastAsia="cs-CZ"/>
        </w:rPr>
        <w:t>yto</w:t>
      </w:r>
      <w:r w:rsidRPr="4E2C9535">
        <w:rPr>
          <w:lang w:eastAsia="cs-CZ"/>
        </w:rPr>
        <w:t xml:space="preserve"> </w:t>
      </w:r>
      <w:r>
        <w:rPr>
          <w:lang w:eastAsia="cs-CZ"/>
        </w:rPr>
        <w:t>studie</w:t>
      </w:r>
      <w:r w:rsidRPr="4E2C9535">
        <w:rPr>
          <w:lang w:eastAsia="cs-CZ"/>
        </w:rPr>
        <w:t xml:space="preserve"> používající pokročilou datovou analýzu prostřednictvím</w:t>
      </w:r>
      <w:r>
        <w:rPr>
          <w:lang w:eastAsia="cs-CZ"/>
        </w:rPr>
        <w:t xml:space="preserve"> </w:t>
      </w:r>
      <w:bookmarkStart w:id="105" w:name="_Hlk227235057"/>
      <w:r>
        <w:rPr>
          <w:lang w:eastAsia="cs-CZ"/>
        </w:rPr>
        <w:t xml:space="preserve">zpracovávání přirozeného </w:t>
      </w:r>
      <w:bookmarkEnd w:id="105"/>
      <w:r>
        <w:rPr>
          <w:lang w:eastAsia="cs-CZ"/>
        </w:rPr>
        <w:t>jazyka</w:t>
      </w:r>
      <w:r w:rsidRPr="4E2C9535">
        <w:rPr>
          <w:lang w:eastAsia="cs-CZ"/>
        </w:rPr>
        <w:t xml:space="preserve">, a snaží se replikovat jednodušší cestou </w:t>
      </w:r>
      <w:r w:rsidRPr="4E2C9535">
        <w:rPr>
          <w:lang w:eastAsia="cs-CZ"/>
        </w:rPr>
        <w:lastRenderedPageBreak/>
        <w:t>pomocí užití velkých jazykových modelů AI extrakci specifických dovedností a nástrojů pro schopnost obdobné jemnější analýzy v rámci IT pozic</w:t>
      </w:r>
    </w:p>
    <w:p w14:paraId="089BB7AA" w14:textId="77777777" w:rsidR="00374D09" w:rsidRPr="00374D09" w:rsidRDefault="00374D09" w:rsidP="00822644">
      <w:pPr>
        <w:pStyle w:val="Zkladntext"/>
      </w:pPr>
    </w:p>
    <w:p w14:paraId="58E1A54F" w14:textId="70870D5A" w:rsidR="00A41743" w:rsidRDefault="00123154" w:rsidP="00822644">
      <w:pPr>
        <w:pStyle w:val="Nadpis1"/>
      </w:pPr>
      <w:bookmarkStart w:id="106" w:name="_Toc227445743"/>
      <w:r>
        <w:lastRenderedPageBreak/>
        <w:t>Použité metody</w:t>
      </w:r>
      <w:bookmarkEnd w:id="106"/>
    </w:p>
    <w:p w14:paraId="0B89EFAB" w14:textId="0E52121C" w:rsidR="00720AAD" w:rsidRDefault="001B5B53" w:rsidP="007820F0">
      <w:r w:rsidRPr="001B5B53">
        <w:t>Tato kapitola popisuje způsoby, kterými byly sestaveny a zpracovány data, se kterými se v práci dále pracuje, a jaké metody byly použity pro analýzu v následující kapitole.</w:t>
      </w:r>
    </w:p>
    <w:p w14:paraId="5FC607F6" w14:textId="524884EE" w:rsidR="001B5B53" w:rsidRDefault="001B5B53" w:rsidP="001B5B53">
      <w:pPr>
        <w:pStyle w:val="Nadpis2"/>
      </w:pPr>
      <w:bookmarkStart w:id="107" w:name="_Toc227445744"/>
      <w:r>
        <w:t>Zdroj dat</w:t>
      </w:r>
      <w:bookmarkEnd w:id="107"/>
    </w:p>
    <w:p w14:paraId="3146AD59" w14:textId="5289EC93" w:rsidR="001B5B53" w:rsidRDefault="00981A1D" w:rsidP="007820F0">
      <w:r w:rsidRPr="00981A1D">
        <w:t>Pro práci bylo nutné získat dostatečné množství dat o inzerátech pracovních nabídek. Volba elektronické formy byla samozřejmostí, šlo tedy o hledání vhodného portálu na pracovní nabídky, který dostatečné množství inzerátů sdružuje. Hlavními zvažovanými možnostmi byly české portály Jobs.cz či Práce.cz, avšak bylo zjištěno, že obsahují pro účely této práce značně omezené množství relevantních inzerátů, především ohledně AI. Nakonec byl zvolen portál Glassdoor, jelikož disponuje celosvětovou databází se zhruba 11 miliony inzerátů, a poskytuje výrazně více informací o zaměstnávající firmě (velikost, spokojenost s vedením, hodnocení) i o samotné pozici. Sloupec s dovednostmi je navíc již strukturovaný a položky jsou oddělené čárkou, což usnadňuje další práci s daty.</w:t>
      </w:r>
    </w:p>
    <w:p w14:paraId="519092D5" w14:textId="325DD271" w:rsidR="00C65930" w:rsidRDefault="00FC5CE6" w:rsidP="007820F0">
      <w:r w:rsidRPr="00FC5CE6">
        <w:t>Data byla stažena přímo z dostupného kódu portálu přes prohlížeč a převedena do formátu CSV pro další zpracování. Jelikož Glassdoor neumožňuje stáhnutí inzerátů pro celý sektor najednou, bylo nutné na síti vyhledat předem sadu 35 názvů pozic (Software Engineer, Data Scientist, Mobile App Developer, Embedded Software Engineer, Security Engineer, DevOps Engineer a další). Tyto pozice byly vybrány na základě profesní znalosti autora a doplněny pomocí AI jako klíčové a standardní zástupce IT profesí. Přístup má skrytou výhodu v tom, že nefiltruje pryč pozice mimo IT sektor. Dataset tak zahrnuje také IT role ve firmách z bankovního, výrobního či dalších odvětví, jež mají svá interní IT oddělení.</w:t>
      </w:r>
    </w:p>
    <w:p w14:paraId="27E12FFC" w14:textId="0EAE4AF3" w:rsidR="00FC5CE6" w:rsidRDefault="00FC5CE6" w:rsidP="007820F0">
      <w:r w:rsidRPr="00FC5CE6">
        <w:t xml:space="preserve">Stahování </w:t>
      </w:r>
      <w:r w:rsidR="00C65930">
        <w:t xml:space="preserve">proběhlo </w:t>
      </w:r>
      <w:r w:rsidRPr="00FC5CE6">
        <w:t>v období září až října 2025. Skutečné stáří jednotlivých inzerátů bylo zpětně dopočteno pomocí sloupce age_in_days. Každý inzerát obsahuje název pozice, kompletní text popisu, mzdu ve formě rozpětí, požadované dovednosti, vzdělání, lokalitu a firemní data (velikost firmy, datum založení, tržby, odvětví). Nevýhodou dat může být určitý sklon směrem k větším firmám a technologickým centrům (tech hubs), což je dále rozebráno jako limitace v sekci 4.6.</w:t>
      </w:r>
    </w:p>
    <w:p w14:paraId="3FB6FFFF" w14:textId="39EB8108" w:rsidR="00D129A4" w:rsidRDefault="00D129A4" w:rsidP="00D129A4">
      <w:pPr>
        <w:pStyle w:val="Nadpis2"/>
      </w:pPr>
      <w:bookmarkStart w:id="108" w:name="_Toc227445745"/>
      <w:r>
        <w:lastRenderedPageBreak/>
        <w:t>Extrakce a klasifikace AI pozic</w:t>
      </w:r>
      <w:bookmarkEnd w:id="108"/>
    </w:p>
    <w:p w14:paraId="349E8268" w14:textId="77777777" w:rsidR="00C65930" w:rsidRDefault="00D129A4" w:rsidP="0081444C">
      <w:r w:rsidRPr="00D129A4">
        <w:t>Po stažení inzerátů bylo nejprve provedeno odstranění několika nerelevantních záznamů z jiných oborů a několika stovek duplikátů (Glassdoor může při vyhledávání vracet stejný inzerát pod různými pozicemi vícekrát).  Jako první test způsobu, jak data analyzovat, byl použit produkt ChatGPT. Data totiž nebyla zcela perfektně strukturována a nešlo od začátku použít klasický analytický či statistický software jako Stata či Excel. Použití AI na celkový úkol, tedy prací nad desítkami tisíc inzerátů, se ukázalo být realizovatelné a nedávalo stabilní a reprodukovatelné výsledky. Proto bylo pro jako hlavní část zpracování dat zvolen jazyk Python. AI bylo použito dále pouze na ty speficiké úkoly, kde by nebylo možné dosáhnout kvalitních výsledků tradičními deterministickými metodami či manuální zpracování by bylo časově takřka nepředstavitelné.</w:t>
      </w:r>
    </w:p>
    <w:p w14:paraId="5E5F7117" w14:textId="77777777" w:rsidR="00C65930" w:rsidRDefault="00D129A4" w:rsidP="0081444C">
      <w:r w:rsidRPr="00D129A4">
        <w:t>Python skript kombinuje dva přístupy, a to deterministickou slovníkovou extrakci a klasifikaci pomocí velkého jazykového modelu (LLM). Python skript byl napojen na OpenAI API pro přístup k LLM modelům. Testován byl také lokální model Gemma 3 12B skrz platformu Ollama, jehož výsledky nebyly o mnoho horší, avšak od tohoto přístupu bylo upuštěno z důvodu rychlosti.</w:t>
      </w:r>
    </w:p>
    <w:p w14:paraId="72D99B6B" w14:textId="0CB4E0AA" w:rsidR="00C65930" w:rsidRDefault="00FA2BC1" w:rsidP="0081444C">
      <w:r>
        <w:t>I</w:t>
      </w:r>
      <w:r w:rsidR="00D129A4" w:rsidRPr="00D129A4">
        <w:t>dentifikac</w:t>
      </w:r>
      <w:r>
        <w:t xml:space="preserve">e </w:t>
      </w:r>
      <w:r w:rsidR="00D129A4" w:rsidRPr="00D129A4">
        <w:t xml:space="preserve">tvrdých (hard) i měkkých (soft) dovedností byla </w:t>
      </w:r>
      <w:r>
        <w:t>provedena použitím</w:t>
      </w:r>
      <w:r w:rsidR="00D129A4" w:rsidRPr="00D129A4">
        <w:t xml:space="preserve"> technologie pattern matching pomocí přibližně 900 předem definovaných pojmů, sestavených s asistencí AI a následně manuálně zrevidovaných. Jednotlivé dovednosti jsou dále mapovány do 21 hlavních clusterů (Cloud Computing, Backend Development, Data Engineering, Generative AI a další), což redukuje stovky individuálních technologií do širších kategorií použitelných pro regresní modely.</w:t>
      </w:r>
    </w:p>
    <w:p w14:paraId="1AD1C7A2" w14:textId="77777777" w:rsidR="00C65930" w:rsidRDefault="00D129A4" w:rsidP="0081444C">
      <w:r w:rsidRPr="00D129A4">
        <w:t xml:space="preserve">Pro klasifikaci samotné úrovně práce s AI byl využit model gpt-5-mini, a to primárně pro čtení plného textu inzerátu, což deterministickou extrakcí není možné dosáhnout. Tentýž model určuje z textu také minimální nutné vzdělání a roky praxe, jelikož tyto údaje v datasetu často chyběly nebo byly uvedeny v nejednotné formě. Jelikož se však modelům typu LLM nedá bezmezně důvěřovat, byly průběžně prováděny ruční kontroly na vzorcích, aby bylo vidět, jak kvalitní výsledky model vrací, a podle toho bylo provedeno několik iterací, tedy úprav promptů pro samotný model. LLM klasifikuje každý inzerát do jedné ze tří úrovní AI. První úrovní je kategorie None, která označuje pozice bez jakýchkoli explicitních AI dovedností. Druhou úrovní je AI Integration, kam spadají pozice integrující AI do běžných pracovních procesů (využití generativních AI </w:t>
      </w:r>
      <w:r w:rsidRPr="00D129A4">
        <w:lastRenderedPageBreak/>
        <w:t>nástrojů, API integrace, prompt engineering). Třetí a nejvyšší úrovní je Applied/Core AI, tedy pozice zaměřené na přímý vývoj a budování AI systémů. Spolu s úrovní vrací LLM také desc_conf_llm, tedy procento, jak si je klasifikací jistý. Záznamy s hodnotou nižší než 0,7 byly z datasetu vyloučeny, jelikož byly po námatkové manuální kontrole vyhodnoceny kvalitou zařazení jako již neuspokojivé.</w:t>
      </w:r>
    </w:p>
    <w:p w14:paraId="1B22E238" w14:textId="7EB0F089" w:rsidR="00D129A4" w:rsidRDefault="00C65930" w:rsidP="0081444C">
      <w:r>
        <w:t>Co se týče samotného rozhodnutí</w:t>
      </w:r>
      <w:r w:rsidR="00D129A4" w:rsidRPr="00D129A4">
        <w:t>, zda je pozice skutečně pozicí obsahující AI, byl použit bottom-up přístup dle Bone et al. (2025), kdy je inzerát klasifikován na základě konkrétních dovedností, které vyžaduje, nikoli podle sektoru nebo názvu pozice. Postup tak automaticky nepředpokládá, že pozice s názvem jako „AI Engineer" je skutečně prací s AI v pravém slova smyslu. Přístup je důležitý pro vyfiltrování inzerátů, které na první pohled vypadají jako zřejmý kandidát, ale ve skutečnosti o AI inzerát nejde (často se může jednat o pouhý marketing).</w:t>
      </w:r>
    </w:p>
    <w:p w14:paraId="68E3D3BD" w14:textId="60692E68" w:rsidR="0012438A" w:rsidRDefault="0012438A" w:rsidP="0012438A">
      <w:pPr>
        <w:pStyle w:val="Nadpis2"/>
      </w:pPr>
      <w:bookmarkStart w:id="109" w:name="_Toc227445746"/>
      <w:r w:rsidRPr="0012438A">
        <w:t>Konstrukce klíčových proměnných a čištění dat</w:t>
      </w:r>
      <w:bookmarkEnd w:id="109"/>
    </w:p>
    <w:p w14:paraId="24710D47" w14:textId="77777777" w:rsidR="00FD42FA" w:rsidRDefault="00FD42FA" w:rsidP="0081444C">
      <w:r w:rsidRPr="00FD42FA">
        <w:t>Po prvotní extrakci užitím Python skriptu a LLM byly data zpracovány v prostředí Stata 15.1. Klíčovou proměnnou je úroveň AI (`ai_level`) nabývající hodnot 0 (None), 1 (AI Integration) a 2 (Applied/Core AI). Binární varianta `has_ai` slučuje úrovně 1 a 2. Vzdělání je zachyceno ve dvou variantách, podrobnější pětiúrovňové pro OLS a zjednodušené tříúrovňové pro logit. Zkušenosti jsou kategorizovány do čtyř úrovní (Missing, Junior 0–2 roky, Mid 3–5 let, Senior+ 6 a více let) s referenční kategorií Mid. V obou případech zůstává kategorie Missing (chybějící data) samostatně, protože její prosté vyřazení by vedlo k podstatnému zkreslení výsledků.</w:t>
      </w:r>
    </w:p>
    <w:p w14:paraId="2237AC33" w14:textId="2D0B455F" w:rsidR="0012438A" w:rsidRDefault="00FD42FA" w:rsidP="0081444C">
      <w:r w:rsidRPr="00FD42FA">
        <w:t>Mzdy byly převedeny na srovnatelnou roční bázi v USD s využitím fixních kurzů (1,165 USD/EUR a 88 INR/USD z průměru za dobu sběru dat) a obvyklém počtu pracovních hodin pro danou zemi. Pro regresní analýzu je použit přirozený logaritmus `ln_salary`. Jako kontrolní proměnné slouží velikost firmy, typ firmy, NACE sektor, remote práce, profesní skupina (`job_family`) a pro specifikace jen na americkém vzorku také US Census region. Před analýzou byly vyřazeny inzeráty starší než rok 2023 (pro zachycení období po nástupu hlavního AI produktu ChatGPT) a inzeráty s nízkou jistotou LLM klasifikace. U mzdových údajů byly odstraněny zjevné nesrovnalosti jako inzeráty pod 3 000 USD ročně v USA/Německu a pod 2 000 USD v Indii a nad 500 000 USD.</w:t>
      </w:r>
    </w:p>
    <w:p w14:paraId="61877F5C" w14:textId="0CA757BB" w:rsidR="00A97B6E" w:rsidRDefault="00A97B6E" w:rsidP="00A97B6E">
      <w:pPr>
        <w:pStyle w:val="Nadpis2"/>
      </w:pPr>
      <w:bookmarkStart w:id="110" w:name="_Toc227445747"/>
      <w:r>
        <w:lastRenderedPageBreak/>
        <w:t>Ekonometrické metody</w:t>
      </w:r>
      <w:bookmarkEnd w:id="110"/>
    </w:p>
    <w:p w14:paraId="3D9155DA" w14:textId="0B9763DD" w:rsidR="00A97B6E" w:rsidRDefault="00A97B6E" w:rsidP="0081444C">
      <w:r w:rsidRPr="00A97B6E">
        <w:t>Samotná analýza stojí na třech hlavních typech modelů. Binární logit modeluje pravděpodobnost, zda inzerát vyžaduje AI dovednosti. Cílem tohoto modelu je zjistit, jaký typ pozice a technologický profil se s AI požadavky pojí. Výsledky jsou reportovány jako průměrné marginální efekty (AME), tedy hodnoty, které lze rovnou číst jako změnu pravděpodobnosti v procentních bodech. Multinomický logit pak rozlišuje dva typy AI pozic, AI Integration a Applied/Core AI, proti referenční kategorii None, a umožňuje tak zachytit v čem se liší pozice, které AI pouze používají, od těch, kde se AI reálně vyvíjí. OLS mzdová regrese kvantifikuje mzdovou prémii za AI dovednosti. Závislou proměnnou je `ln_salary`, specifikace vychází z Mincerovy mzdové rovnice rozšířené o úrovně AI a kontrolu dovedností, pozice a firmy. Hlavní specifikace je odhadována zvlášť pro každou zemi, pooled model s country interakcemi a Heckmanův selection model jsou součástí přílohy jako robustnost. Důležitým rozhodnutím bylo vyřadit z hlavní OLS specifikace skill clustery Generative AI a Data Science/ML, protože mají blízkou vazbu na samotnou AI klasifikaci a jejich ponechání by vedlo k cirkularitě.</w:t>
      </w:r>
    </w:p>
    <w:p w14:paraId="68C268E4" w14:textId="5C97908D" w:rsidR="00A97B6E" w:rsidRDefault="00A97B6E" w:rsidP="0081444C">
      <w:r w:rsidRPr="00A97B6E">
        <w:t>Ve všech regresních modelech jsou standardní chyby klastrované na úrovni firmy, protože inzeráty jedné firmy nejsou nezávislá pozorování. V deskriptivní části jsou použity chi-kvadrát testy, t-test, Mann-Whitney U test a ANOVA s Bonferroniho korekcí.</w:t>
      </w:r>
    </w:p>
    <w:p w14:paraId="05C5501D" w14:textId="1C26B572" w:rsidR="00A97B6E" w:rsidRDefault="00A97B6E" w:rsidP="00A97B6E">
      <w:pPr>
        <w:pStyle w:val="Nadpis2"/>
      </w:pPr>
      <w:bookmarkStart w:id="111" w:name="_Toc227445748"/>
      <w:r>
        <w:t>Limitace</w:t>
      </w:r>
      <w:bookmarkEnd w:id="111"/>
    </w:p>
    <w:p w14:paraId="1713218C" w14:textId="53FAAE55" w:rsidR="00527F41" w:rsidRDefault="00654ECB" w:rsidP="0081444C">
      <w:r w:rsidRPr="00654ECB">
        <w:t>Zvolené postupy mají několik omezení, která je třeba zmínit. Prvním je výběrové zkreslení (bias) plynoucí ze zdroje dat. Glassdoor není dokonalým odrazem celého trhu práce, menší firmy a startupy mohou využívat jiné kanály, jako je LinkedIn či doporučení, zatímco velké korporace a firmy v technologických hubech typu Silicon Valley jsou nadreprezentovány. Srovnání mezi třemi zeměmi může být navíc ovlivněno rozdílnou penetrací Glassdooru v jednotlivých zemích. S tím souvisí i skutečnost, že inzerováno neznamená obsazeno. Inzeráty lze brát spíše jako ideální představu zaměstnavatele, skutečně přijatý kandidát nemusí všechny parametry splňovat. Výsledky tak poukazují na to, co zaměstnavatelé chtějí, spíše než koho reálně najímají.</w:t>
      </w:r>
    </w:p>
    <w:p w14:paraId="314D926A" w14:textId="07F6B857" w:rsidR="00586BB6" w:rsidRDefault="00654ECB" w:rsidP="0081444C">
      <w:r w:rsidRPr="00654ECB">
        <w:t xml:space="preserve">Omezení se týkají i samotné extrakce dat. Pattern matching je přesný na klíčová slova, ale postrádá schopnost chápat kontext. Slovník technologií má navíc tendenci rychle zastarávat. U LLM přístupu je pak potřeba počítats halucinacemi (model občas </w:t>
      </w:r>
      <w:r w:rsidRPr="00654ECB">
        <w:lastRenderedPageBreak/>
        <w:t>může vymyslet něco zcela špatně či odpoví nekonzistentně). I přes nastavený filtr nelze úplně vyloučit chyby, a proto byly výstupy průběžně kontrolovány ručně na vzorcích. S tím souvisí i riziko cirkularity, kdy skill clustery Generative AI a Data Science/ML silně korelují se samotnou úrovní AI, protože LLM je při klasifikaci implicitně bere v potaz. Tato vazba byla vyřešena jejich vyřazením z hlavní OLS specifikace.</w:t>
      </w:r>
    </w:p>
    <w:p w14:paraId="6B40F98B" w14:textId="75A4CC55" w:rsidR="006F4FBB" w:rsidRDefault="006F4FBB" w:rsidP="0081444C">
      <w:r>
        <w:t>Dále, n</w:t>
      </w:r>
      <w:r w:rsidRPr="006F4FBB">
        <w:t xml:space="preserve">ěkteré kombinace skill clusterů s kategorií Applied/Core AI v Německu a Indii obsahují méně než 20 pozorování (zejména Certifications, Enterprise Platforms, Mobile &amp; Desktop a Scripting / Shell). Koeficienty u těchto konkrétních kombinací jsou proto odhadnuty s </w:t>
      </w:r>
      <w:r w:rsidR="007212E3">
        <w:t>nízkou</w:t>
      </w:r>
      <w:r w:rsidRPr="006F4FBB">
        <w:t xml:space="preserve"> přesností. Vyřazení těchto skill clusterů z modelu nebo jejich slučování nebylo provedeno, jelikož skill clustery reprezentují tematicky odlišné technologie, jejichž slučování by narušilo analytickou hodnotu modelu. Celkový Events-Per-Variable poměr i u nejmenšího podvzorku (Indie, EPV ≈ 25) bezpečně překračuje doporučenou hranici 10 pro stabilitu MLE odhadu (Peduzzi et al., 1996), takže hlavní vzorce napříč clustery jsou spolehlivé.</w:t>
      </w:r>
    </w:p>
    <w:p w14:paraId="4323F261" w14:textId="4EBFF957" w:rsidR="004F2BB2" w:rsidRPr="00267AC7" w:rsidRDefault="004F2BB2" w:rsidP="0081444C">
      <w:r w:rsidRPr="004F2BB2">
        <w:t>Vzhledem k tomu, že multinomický logit rozkládá výsledek do dvou rovnic (AI Integration a Applied/Core AI vs. referenční None) a obě AI kategorie jsou v Německu a zejména Indii relativně vzácné (9,7 %, resp. 2,8 %), řada koeficientů vychází statisticky nesignifikantní, obzvláště u AI Integration v Indii (Events-Per-Variable poměr přibližně 11, tedy na hranici doporučených 10 pro stabilní MLE odhad). Nesignifikantní koeficienty v této analýze neznamenají, že daný skill s AI kategorií nesouvisí, ale pouze to, že nelze při dostupné statistické síle prokázat nenulový efekt. Interpretace se proto zaměřuje na konzistentní vzorce signifikantních koeficientů napříč zeměmi, které jsou pro hlavní analytický přínos (rozlišení diskriminátorů mezi AI Integration a Applied/Core AI) nejdůležitější.</w:t>
      </w:r>
    </w:p>
    <w:p w14:paraId="1ADAF450" w14:textId="2D539807" w:rsidR="00A97B6E" w:rsidRPr="00A97B6E" w:rsidRDefault="00654ECB" w:rsidP="0081444C">
      <w:r w:rsidRPr="00654ECB">
        <w:t>Nakonec je třeba zdůraznit, že regresní modely v této práci jsou explorativní. Odhady tedy představují korelace, ne kauzalitu. Pro takové závěry by bylo třeba sledovat stejné firmy v čase, což v této práci zkoumáno již není.</w:t>
      </w:r>
    </w:p>
    <w:p w14:paraId="72ED52E2" w14:textId="0AD8C91A" w:rsidR="002B2B64" w:rsidRPr="002B2B64" w:rsidRDefault="002B2B64" w:rsidP="002B2B64">
      <w:pPr>
        <w:pStyle w:val="Nadpis1"/>
      </w:pPr>
      <w:bookmarkStart w:id="112" w:name="_Toc227445749"/>
      <w:r>
        <w:lastRenderedPageBreak/>
        <w:t>Výsledky</w:t>
      </w:r>
      <w:bookmarkEnd w:id="112"/>
      <w:r w:rsidR="00923EED">
        <w:t xml:space="preserve"> analýzy</w:t>
      </w:r>
    </w:p>
    <w:p w14:paraId="53C0BD26" w14:textId="0027C528" w:rsidR="00923EED" w:rsidRDefault="00E42DA0" w:rsidP="00923EED">
      <w:r w:rsidRPr="00E861E3">
        <w:t xml:space="preserve">Tato kapitola představuje výsledky empirické analýzy </w:t>
      </w:r>
      <w:commentRangeStart w:id="113"/>
      <w:r w:rsidRPr="00E861E3">
        <w:t>poptávky po AI dovednostech v IT pracovních inzerátech</w:t>
      </w:r>
      <w:r w:rsidR="00206610">
        <w:t xml:space="preserve"> ve třech zemích, USA, Německu a Indii</w:t>
      </w:r>
      <w:r w:rsidR="003022BB">
        <w:t xml:space="preserve"> (</w:t>
      </w:r>
      <w:r w:rsidR="003022BB" w:rsidRPr="00E861E3">
        <w:t>38 43</w:t>
      </w:r>
      <w:r w:rsidR="003022BB">
        <w:t>6</w:t>
      </w:r>
      <w:r w:rsidR="003022BB" w:rsidRPr="00E861E3">
        <w:t xml:space="preserve"> inzerátů</w:t>
      </w:r>
      <w:r w:rsidR="003022BB">
        <w:t>)</w:t>
      </w:r>
      <w:r w:rsidRPr="00E861E3">
        <w:t xml:space="preserve">. </w:t>
      </w:r>
      <w:commentRangeEnd w:id="113"/>
      <w:r w:rsidRPr="00E861E3">
        <w:rPr>
          <w:rStyle w:val="Odkaznakoment"/>
          <w:sz w:val="24"/>
          <w:szCs w:val="22"/>
        </w:rPr>
        <w:commentReference w:id="113"/>
      </w:r>
      <w:r w:rsidRPr="00E861E3">
        <w:t xml:space="preserve"> </w:t>
      </w:r>
      <w:r w:rsidR="00923EED">
        <w:t xml:space="preserve">Nejprve je </w:t>
      </w:r>
      <w:r w:rsidR="00195CAA">
        <w:t>popsán</w:t>
      </w:r>
      <w:r w:rsidR="00195CAA" w:rsidRPr="00195CAA">
        <w:t xml:space="preserve"> zkoumaný vzorek a jeho základní charakteristiky.</w:t>
      </w:r>
      <w:r w:rsidR="00923EED">
        <w:t xml:space="preserve"> </w:t>
      </w:r>
      <w:r w:rsidR="00923EED" w:rsidRPr="00923EED">
        <w:t>Následně</w:t>
      </w:r>
      <w:r w:rsidR="00923EED">
        <w:t xml:space="preserve"> je analyzováno,</w:t>
      </w:r>
      <w:r w:rsidR="00923EED" w:rsidRPr="00923EED">
        <w:t xml:space="preserve"> </w:t>
      </w:r>
      <w:r w:rsidR="00923EED" w:rsidRPr="00195CAA">
        <w:t>které pozice a dovednosti s AI požadavky souvisejí</w:t>
      </w:r>
      <w:r w:rsidR="00923EED">
        <w:t xml:space="preserve"> a</w:t>
      </w:r>
      <w:r w:rsidR="00923EED" w:rsidRPr="00195CAA">
        <w:t xml:space="preserve"> jak se AI </w:t>
      </w:r>
      <w:r w:rsidR="00923EED">
        <w:t>dovednosti</w:t>
      </w:r>
      <w:r w:rsidR="00923EED" w:rsidRPr="00195CAA">
        <w:t xml:space="preserve"> </w:t>
      </w:r>
      <w:r w:rsidR="00923EED">
        <w:t xml:space="preserve">následně </w:t>
      </w:r>
      <w:r w:rsidR="00923EED" w:rsidRPr="00195CAA">
        <w:t>promítají do mezd</w:t>
      </w:r>
      <w:r w:rsidR="00923EED" w:rsidRPr="00923EED">
        <w:t xml:space="preserve">. Kapitolu uzavírá </w:t>
      </w:r>
      <w:r w:rsidR="006E0BDA">
        <w:t>hlubší</w:t>
      </w:r>
      <w:r w:rsidR="00923EED" w:rsidRPr="00923EED">
        <w:t xml:space="preserve"> inkrementální a mediační analýza </w:t>
      </w:r>
      <w:r w:rsidR="006E0BDA">
        <w:t xml:space="preserve">provedena </w:t>
      </w:r>
      <w:r w:rsidR="00923EED" w:rsidRPr="00923EED">
        <w:t>na</w:t>
      </w:r>
      <w:r w:rsidR="006E0BDA">
        <w:t xml:space="preserve"> čistě</w:t>
      </w:r>
      <w:r w:rsidR="00923EED" w:rsidRPr="00923EED">
        <w:t xml:space="preserve"> americkém vzorku</w:t>
      </w:r>
      <w:r w:rsidR="006E0BDA">
        <w:t xml:space="preserve"> dat</w:t>
      </w:r>
      <w:r w:rsidR="003022BB">
        <w:t xml:space="preserve"> (</w:t>
      </w:r>
      <w:r w:rsidR="003022BB" w:rsidRPr="00E861E3">
        <w:t>17 848 inzerátů</w:t>
      </w:r>
      <w:r w:rsidR="003022BB">
        <w:t>)</w:t>
      </w:r>
      <w:r w:rsidR="00923EED" w:rsidRPr="00923EED">
        <w:t xml:space="preserve">, která těží z jeho velikosti a </w:t>
      </w:r>
      <w:r w:rsidR="005C10CB">
        <w:t xml:space="preserve">dále </w:t>
      </w:r>
      <w:r w:rsidR="00923EED" w:rsidRPr="00923EED">
        <w:t>ilustruje mechanismy stojící za komparativními zjištěními.</w:t>
      </w:r>
    </w:p>
    <w:p w14:paraId="24362FF7" w14:textId="77777777" w:rsidR="00E42DA0" w:rsidRDefault="00E42DA0" w:rsidP="00822644">
      <w:pPr>
        <w:pStyle w:val="Nadpis2"/>
        <w:rPr>
          <w:highlight w:val="magenta"/>
        </w:rPr>
      </w:pPr>
      <w:bookmarkStart w:id="114" w:name="_Toc226103399"/>
      <w:bookmarkStart w:id="115" w:name="_Toc226761432"/>
      <w:bookmarkStart w:id="116" w:name="_Toc227445750"/>
      <w:r w:rsidRPr="00267AC7">
        <w:rPr>
          <w:highlight w:val="magenta"/>
        </w:rPr>
        <w:t>Deskriptivní statistika</w:t>
      </w:r>
      <w:bookmarkEnd w:id="114"/>
      <w:bookmarkEnd w:id="115"/>
      <w:bookmarkEnd w:id="116"/>
    </w:p>
    <w:p w14:paraId="17175D35" w14:textId="731FB484" w:rsidR="000331D2" w:rsidRPr="000331D2" w:rsidRDefault="000331D2" w:rsidP="000331D2">
      <w:pPr>
        <w:rPr>
          <w:rFonts w:ascii="Times New Roman" w:hAnsi="Times New Roman" w:cs="Times New Roman"/>
          <w:szCs w:val="24"/>
          <w:lang w:val="cs-US" w:eastAsia="cs-CZ"/>
        </w:rPr>
      </w:pPr>
      <w:r w:rsidRPr="000E0BC4">
        <w:t xml:space="preserve">Tabulka </w:t>
      </w:r>
      <w:r>
        <w:fldChar w:fldCharType="begin"/>
      </w:r>
      <w:r>
        <w:instrText xml:space="preserve"> SEQ Tabulka \* ARABIC </w:instrText>
      </w:r>
      <w:r>
        <w:fldChar w:fldCharType="separate"/>
      </w:r>
      <w:r>
        <w:rPr>
          <w:noProof/>
        </w:rPr>
        <w:t>1</w:t>
      </w:r>
      <w:r>
        <w:rPr>
          <w:noProof/>
        </w:rPr>
        <w:fldChar w:fldCharType="end"/>
      </w:r>
      <w:r w:rsidRPr="000E0BC4">
        <w:t xml:space="preserve"> Determinanty </w:t>
      </w:r>
      <w:r w:rsidR="00721243">
        <w:t>ln</w:t>
      </w:r>
      <w:commentRangeStart w:id="117"/>
      <w:r w:rsidRPr="000E0BC4">
        <w:t>(</w:t>
      </w:r>
      <w:r w:rsidR="00846A6C">
        <w:t>mzdy</w:t>
      </w:r>
      <w:r w:rsidRPr="000E0BC4">
        <w:t xml:space="preserve">) </w:t>
      </w:r>
      <w:commentRangeEnd w:id="117"/>
      <w:r w:rsidRPr="000E0BC4">
        <w:rPr>
          <w:rStyle w:val="Odkaznakoment"/>
          <w:sz w:val="24"/>
          <w:szCs w:val="22"/>
        </w:rPr>
        <w:commentReference w:id="117"/>
      </w:r>
      <w:r w:rsidRPr="000E0BC4">
        <w:t>v IT pozicích (OLS)</w:t>
      </w:r>
    </w:p>
    <w:p w14:paraId="62A84881" w14:textId="77777777" w:rsidR="00E42DA0" w:rsidRDefault="00E42DA0" w:rsidP="00822644">
      <w:pPr>
        <w:pStyle w:val="Nadpis2"/>
      </w:pPr>
      <w:bookmarkStart w:id="118" w:name="_Toc227445751"/>
      <w:r>
        <w:t>Komparativní analýza zemí (USA, Německo, Indie)</w:t>
      </w:r>
      <w:bookmarkEnd w:id="118"/>
    </w:p>
    <w:p w14:paraId="5C6E0E27" w14:textId="2C289B3B" w:rsidR="00557709" w:rsidRDefault="00557709" w:rsidP="00557709">
      <w:pPr>
        <w:pStyle w:val="Zkladntext"/>
        <w:rPr>
          <w:b/>
          <w:bCs/>
        </w:rPr>
      </w:pPr>
      <w:r w:rsidRPr="00996A75">
        <w:rPr>
          <w:b/>
          <w:bCs/>
        </w:rPr>
        <w:t>Determinanty AI požadavku</w:t>
      </w:r>
    </w:p>
    <w:p w14:paraId="445BF97A" w14:textId="31C8E933" w:rsidR="00996A75" w:rsidRDefault="00996A75" w:rsidP="00996A75">
      <w:r w:rsidRPr="00996A75">
        <w:t>Jedním z klíčových cílů této analýzy je zjistit, jaké dovednostní profily a charakteristiky souvisejí s požadavkem na AI dovednosti. K tomuto slouží binární logistická regrese s vysvětlovanou proměnnou has_ai, která nabývá hodnoty 1 pro inzeráty v kategorii AI Integration nebo Applied/Core AI, 0 pak pro inzeráty bez AI požadavku. Model byl odhadnut samostatně pro každou ze tří zkoumaných zemí, tedy pro USA, Německo a Indii.</w:t>
      </w:r>
    </w:p>
    <w:p w14:paraId="0F4CF7D3" w14:textId="1D3C9760" w:rsidR="00996A75" w:rsidRDefault="00996A75" w:rsidP="00996A75">
      <w:r w:rsidRPr="00996A75">
        <w:t>Pro komparativní strukturu byl binární logit rozdělen do dvou tabulek. Tabulka 2 zahrnuje profesní skupinu (job family) spolu s kontrolními proměnnými (vzdělání, zkušenosti, NACE sektor, typ organizace, velikost firmy a možnost remote práce). Tabulka 3 zobrazuje místo profesní skupiny 21 skill clusterů, včetně clusterů Generative AI a Data Science / Machine Learning. Tyto dva clustery byly z mzdového modelu vyřazeny kvůli cirkularitě s klasifikací ai_level (viz sekce 5.4), v binárním logitu jsou však ponechány záměrně, jelikož nejvýrazněji ilustrují, do jaké míry přítomnost konkrétních AI dovedností v textu inzerátu souvisí s AI klasifikací. Pro výsledky jsou standardně použity průměrné marginální efekty (AME), tedy změny pravděpodobností AI požadavku (v procentních bodech).</w:t>
      </w:r>
    </w:p>
    <w:p w14:paraId="73FD28F9" w14:textId="36F54D00" w:rsidR="00A617E7" w:rsidRDefault="00A617E7" w:rsidP="00996A75">
      <w:r w:rsidRPr="00A617E7">
        <w:rPr>
          <w:highlight w:val="yellow"/>
        </w:rPr>
        <w:t xml:space="preserve">Všechny modely v této kapitole identifikují podmíněné asociace mezi proměnnými, nikoliv kauzální efekty. V textu se pro stručnost občas objevují výrazy jako </w:t>
      </w:r>
      <w:r w:rsidRPr="00A617E7">
        <w:rPr>
          <w:highlight w:val="yellow"/>
        </w:rPr>
        <w:lastRenderedPageBreak/>
        <w:t>„efekt" nebo „prémie", vždy jde ale o popis vztahů pozorovaných v datech při kontrole ostatních faktorů, ne o tvrzení o příčinné souvislosti.</w:t>
      </w:r>
      <w:r>
        <w:t xml:space="preserve"> NEJSOU TO UPNE VŠECHNY A DAT O SPIS TO METOD NEBO ZACATEK?</w:t>
      </w:r>
    </w:p>
    <w:p w14:paraId="458C6670" w14:textId="77777777" w:rsidR="00244A40" w:rsidRDefault="00244A40" w:rsidP="00244A40">
      <w:pPr>
        <w:keepNext/>
        <w:widowControl w:val="0"/>
        <w:autoSpaceDE w:val="0"/>
        <w:autoSpaceDN w:val="0"/>
        <w:adjustRightInd w:val="0"/>
        <w:spacing w:after="0" w:line="240" w:lineRule="auto"/>
        <w:rPr>
          <w:rFonts w:ascii="Times New Roman" w:hAnsi="Times New Roman" w:cs="Times New Roman"/>
          <w:lang w:val="en-US"/>
        </w:rPr>
      </w:pPr>
      <w:r>
        <w:rPr>
          <w:rFonts w:ascii="Times New Roman" w:hAnsi="Times New Roman" w:cs="Times New Roman"/>
          <w:lang w:val="en-US"/>
        </w:rPr>
        <w:t>Tabulka 2: Binární logit P(AI požadavek = ano) — job family (AME podle země)</w:t>
      </w:r>
    </w:p>
    <w:tbl>
      <w:tblPr>
        <w:tblW w:w="0" w:type="auto"/>
        <w:tblLayout w:type="fixed"/>
        <w:tblLook w:val="0000" w:firstRow="0" w:lastRow="0" w:firstColumn="0" w:lastColumn="0" w:noHBand="0" w:noVBand="0"/>
      </w:tblPr>
      <w:tblGrid>
        <w:gridCol w:w="2616"/>
        <w:gridCol w:w="2016"/>
        <w:gridCol w:w="2016"/>
        <w:gridCol w:w="2016"/>
      </w:tblGrid>
      <w:tr w:rsidR="00244A40" w14:paraId="6580FEB9" w14:textId="77777777" w:rsidTr="006728FE">
        <w:tc>
          <w:tcPr>
            <w:tcW w:w="2616" w:type="dxa"/>
            <w:tcBorders>
              <w:top w:val="single" w:sz="4" w:space="0" w:color="auto"/>
              <w:left w:val="nil"/>
              <w:bottom w:val="nil"/>
              <w:right w:val="nil"/>
            </w:tcBorders>
          </w:tcPr>
          <w:p w14:paraId="3642ACA2" w14:textId="77777777" w:rsidR="00244A40" w:rsidRDefault="00244A40" w:rsidP="00244A40">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single" w:sz="4" w:space="0" w:color="auto"/>
              <w:left w:val="nil"/>
              <w:bottom w:val="nil"/>
              <w:right w:val="nil"/>
            </w:tcBorders>
          </w:tcPr>
          <w:p w14:paraId="36E58371"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(1)</w:t>
            </w:r>
          </w:p>
        </w:tc>
        <w:tc>
          <w:tcPr>
            <w:tcW w:w="2016" w:type="dxa"/>
            <w:tcBorders>
              <w:top w:val="single" w:sz="4" w:space="0" w:color="auto"/>
              <w:left w:val="nil"/>
              <w:bottom w:val="nil"/>
              <w:right w:val="nil"/>
            </w:tcBorders>
          </w:tcPr>
          <w:p w14:paraId="1DF04F8F"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(2)</w:t>
            </w:r>
          </w:p>
        </w:tc>
        <w:tc>
          <w:tcPr>
            <w:tcW w:w="2016" w:type="dxa"/>
            <w:tcBorders>
              <w:top w:val="single" w:sz="4" w:space="0" w:color="auto"/>
              <w:left w:val="nil"/>
              <w:bottom w:val="nil"/>
              <w:right w:val="nil"/>
            </w:tcBorders>
          </w:tcPr>
          <w:p w14:paraId="2728DBB2"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(3)</w:t>
            </w:r>
          </w:p>
        </w:tc>
      </w:tr>
      <w:tr w:rsidR="00244A40" w14:paraId="06E625E0" w14:textId="77777777" w:rsidTr="006728FE">
        <w:tc>
          <w:tcPr>
            <w:tcW w:w="2616" w:type="dxa"/>
            <w:tcBorders>
              <w:top w:val="nil"/>
              <w:left w:val="nil"/>
              <w:bottom w:val="nil"/>
              <w:right w:val="nil"/>
            </w:tcBorders>
          </w:tcPr>
          <w:p w14:paraId="20B8EEDA" w14:textId="77777777" w:rsidR="00244A40" w:rsidRDefault="00244A40" w:rsidP="00244A40">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71AFED65"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USA</w:t>
            </w:r>
          </w:p>
        </w:tc>
        <w:tc>
          <w:tcPr>
            <w:tcW w:w="2016" w:type="dxa"/>
            <w:tcBorders>
              <w:top w:val="nil"/>
              <w:left w:val="nil"/>
              <w:bottom w:val="nil"/>
              <w:right w:val="nil"/>
            </w:tcBorders>
          </w:tcPr>
          <w:p w14:paraId="0533317C"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Německo</w:t>
            </w:r>
          </w:p>
        </w:tc>
        <w:tc>
          <w:tcPr>
            <w:tcW w:w="2016" w:type="dxa"/>
            <w:tcBorders>
              <w:top w:val="nil"/>
              <w:left w:val="nil"/>
              <w:bottom w:val="nil"/>
              <w:right w:val="nil"/>
            </w:tcBorders>
          </w:tcPr>
          <w:p w14:paraId="17FE03D8"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Indie</w:t>
            </w:r>
          </w:p>
        </w:tc>
      </w:tr>
      <w:tr w:rsidR="00244A40" w14:paraId="749CDDE0" w14:textId="77777777" w:rsidTr="006728FE">
        <w:tc>
          <w:tcPr>
            <w:tcW w:w="2616" w:type="dxa"/>
            <w:tcBorders>
              <w:top w:val="single" w:sz="4" w:space="0" w:color="auto"/>
              <w:left w:val="nil"/>
              <w:bottom w:val="nil"/>
              <w:right w:val="nil"/>
            </w:tcBorders>
          </w:tcPr>
          <w:p w14:paraId="4647C2E3" w14:textId="77777777" w:rsidR="00244A40" w:rsidRDefault="00244A40" w:rsidP="00244A40">
            <w:pPr>
              <w:widowControl w:val="0"/>
              <w:autoSpaceDE w:val="0"/>
              <w:autoSpaceDN w:val="0"/>
              <w:adjustRightInd w:val="0"/>
              <w:spacing w:after="0" w:line="240" w:lineRule="auto"/>
              <w:ind w:firstLine="0"/>
              <w:jc w:val="left"/>
              <w:rPr>
                <w:rFonts w:ascii="Times New Roman" w:hAnsi="Times New Roman" w:cs="Times New Roman"/>
                <w:lang w:val="en-US"/>
              </w:rPr>
            </w:pPr>
            <w:r>
              <w:rPr>
                <w:rFonts w:ascii="Times New Roman" w:hAnsi="Times New Roman" w:cs="Times New Roman"/>
                <w:lang w:val="en-US"/>
              </w:rPr>
              <w:t>Data &amp; AI</w:t>
            </w:r>
          </w:p>
        </w:tc>
        <w:tc>
          <w:tcPr>
            <w:tcW w:w="2016" w:type="dxa"/>
            <w:tcBorders>
              <w:top w:val="single" w:sz="4" w:space="0" w:color="auto"/>
              <w:left w:val="nil"/>
              <w:bottom w:val="nil"/>
              <w:right w:val="nil"/>
            </w:tcBorders>
          </w:tcPr>
          <w:p w14:paraId="4A0C675D"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0.271</w:t>
            </w:r>
            <w:r>
              <w:rPr>
                <w:rFonts w:ascii="Times New Roman" w:hAnsi="Times New Roman" w:cs="Times New Roman"/>
                <w:vertAlign w:val="superscript"/>
                <w:lang w:val="en-US"/>
              </w:rPr>
              <w:t>***</w:t>
            </w:r>
          </w:p>
        </w:tc>
        <w:tc>
          <w:tcPr>
            <w:tcW w:w="2016" w:type="dxa"/>
            <w:tcBorders>
              <w:top w:val="single" w:sz="4" w:space="0" w:color="auto"/>
              <w:left w:val="nil"/>
              <w:bottom w:val="nil"/>
              <w:right w:val="nil"/>
            </w:tcBorders>
          </w:tcPr>
          <w:p w14:paraId="58E64003"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0.593</w:t>
            </w:r>
            <w:r>
              <w:rPr>
                <w:rFonts w:ascii="Times New Roman" w:hAnsi="Times New Roman" w:cs="Times New Roman"/>
                <w:vertAlign w:val="superscript"/>
                <w:lang w:val="en-US"/>
              </w:rPr>
              <w:t>***</w:t>
            </w:r>
          </w:p>
        </w:tc>
        <w:tc>
          <w:tcPr>
            <w:tcW w:w="2016" w:type="dxa"/>
            <w:tcBorders>
              <w:top w:val="single" w:sz="4" w:space="0" w:color="auto"/>
              <w:left w:val="nil"/>
              <w:bottom w:val="nil"/>
              <w:right w:val="nil"/>
            </w:tcBorders>
          </w:tcPr>
          <w:p w14:paraId="14329C24"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0.340</w:t>
            </w:r>
            <w:r>
              <w:rPr>
                <w:rFonts w:ascii="Times New Roman" w:hAnsi="Times New Roman" w:cs="Times New Roman"/>
                <w:vertAlign w:val="superscript"/>
                <w:lang w:val="en-US"/>
              </w:rPr>
              <w:t>***</w:t>
            </w:r>
          </w:p>
        </w:tc>
      </w:tr>
      <w:tr w:rsidR="00244A40" w14:paraId="305E8AD8" w14:textId="77777777" w:rsidTr="006728FE">
        <w:tc>
          <w:tcPr>
            <w:tcW w:w="2616" w:type="dxa"/>
            <w:tcBorders>
              <w:top w:val="nil"/>
              <w:left w:val="nil"/>
              <w:bottom w:val="nil"/>
              <w:right w:val="nil"/>
            </w:tcBorders>
          </w:tcPr>
          <w:p w14:paraId="40F8E18C" w14:textId="77777777" w:rsidR="00244A40" w:rsidRDefault="00244A40" w:rsidP="00244A40">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26F18569"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(0.020)</w:t>
            </w:r>
          </w:p>
        </w:tc>
        <w:tc>
          <w:tcPr>
            <w:tcW w:w="2016" w:type="dxa"/>
            <w:tcBorders>
              <w:top w:val="nil"/>
              <w:left w:val="nil"/>
              <w:bottom w:val="nil"/>
              <w:right w:val="nil"/>
            </w:tcBorders>
          </w:tcPr>
          <w:p w14:paraId="1A97E6E9"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(0.030)</w:t>
            </w:r>
          </w:p>
        </w:tc>
        <w:tc>
          <w:tcPr>
            <w:tcW w:w="2016" w:type="dxa"/>
            <w:tcBorders>
              <w:top w:val="nil"/>
              <w:left w:val="nil"/>
              <w:bottom w:val="nil"/>
              <w:right w:val="nil"/>
            </w:tcBorders>
          </w:tcPr>
          <w:p w14:paraId="50824359"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(0.023)</w:t>
            </w:r>
          </w:p>
        </w:tc>
      </w:tr>
      <w:tr w:rsidR="00244A40" w14:paraId="77A11706" w14:textId="77777777" w:rsidTr="006728FE">
        <w:tc>
          <w:tcPr>
            <w:tcW w:w="2616" w:type="dxa"/>
            <w:tcBorders>
              <w:top w:val="nil"/>
              <w:left w:val="nil"/>
              <w:bottom w:val="nil"/>
              <w:right w:val="nil"/>
            </w:tcBorders>
          </w:tcPr>
          <w:p w14:paraId="36014E52" w14:textId="77777777" w:rsidR="00244A40" w:rsidRDefault="00244A40" w:rsidP="00244A40">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6B266F10" w14:textId="77777777" w:rsidR="00244A40" w:rsidRDefault="00244A40"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3C7F9965" w14:textId="77777777" w:rsidR="00244A40" w:rsidRDefault="00244A40"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062C96C7" w14:textId="77777777" w:rsidR="00244A40" w:rsidRDefault="00244A40" w:rsidP="006728FE">
            <w:pPr>
              <w:widowControl w:val="0"/>
              <w:autoSpaceDE w:val="0"/>
              <w:autoSpaceDN w:val="0"/>
              <w:adjustRightInd w:val="0"/>
              <w:spacing w:after="0" w:line="240" w:lineRule="auto"/>
              <w:rPr>
                <w:rFonts w:ascii="Times New Roman" w:hAnsi="Times New Roman" w:cs="Times New Roman"/>
                <w:lang w:val="en-US"/>
              </w:rPr>
            </w:pPr>
          </w:p>
        </w:tc>
      </w:tr>
      <w:tr w:rsidR="00244A40" w14:paraId="11530EF0" w14:textId="77777777" w:rsidTr="006728FE">
        <w:tc>
          <w:tcPr>
            <w:tcW w:w="2616" w:type="dxa"/>
            <w:tcBorders>
              <w:top w:val="nil"/>
              <w:left w:val="nil"/>
              <w:bottom w:val="nil"/>
              <w:right w:val="nil"/>
            </w:tcBorders>
          </w:tcPr>
          <w:p w14:paraId="79FD2D00" w14:textId="77777777" w:rsidR="00244A40" w:rsidRDefault="00244A40" w:rsidP="00244A40">
            <w:pPr>
              <w:widowControl w:val="0"/>
              <w:autoSpaceDE w:val="0"/>
              <w:autoSpaceDN w:val="0"/>
              <w:adjustRightInd w:val="0"/>
              <w:spacing w:after="0" w:line="240" w:lineRule="auto"/>
              <w:ind w:firstLine="0"/>
              <w:jc w:val="left"/>
              <w:rPr>
                <w:rFonts w:ascii="Times New Roman" w:hAnsi="Times New Roman" w:cs="Times New Roman"/>
                <w:lang w:val="en-US"/>
              </w:rPr>
            </w:pPr>
            <w:r>
              <w:rPr>
                <w:rFonts w:ascii="Times New Roman" w:hAnsi="Times New Roman" w:cs="Times New Roman"/>
                <w:lang w:val="en-US"/>
              </w:rPr>
              <w:t>DevOps &amp; Cloud</w:t>
            </w:r>
          </w:p>
        </w:tc>
        <w:tc>
          <w:tcPr>
            <w:tcW w:w="2016" w:type="dxa"/>
            <w:tcBorders>
              <w:top w:val="nil"/>
              <w:left w:val="nil"/>
              <w:bottom w:val="nil"/>
              <w:right w:val="nil"/>
            </w:tcBorders>
          </w:tcPr>
          <w:p w14:paraId="00B44187"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-0.098</w:t>
            </w:r>
            <w:r>
              <w:rPr>
                <w:rFonts w:ascii="Times New Roman" w:hAnsi="Times New Roman" w:cs="Times New Roman"/>
                <w:vertAlign w:val="superscript"/>
                <w:lang w:val="en-US"/>
              </w:rPr>
              <w:t>***</w:t>
            </w:r>
          </w:p>
        </w:tc>
        <w:tc>
          <w:tcPr>
            <w:tcW w:w="2016" w:type="dxa"/>
            <w:tcBorders>
              <w:top w:val="nil"/>
              <w:left w:val="nil"/>
              <w:bottom w:val="nil"/>
              <w:right w:val="nil"/>
            </w:tcBorders>
          </w:tcPr>
          <w:p w14:paraId="1E429A82"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-0.011</w:t>
            </w:r>
          </w:p>
        </w:tc>
        <w:tc>
          <w:tcPr>
            <w:tcW w:w="2016" w:type="dxa"/>
            <w:tcBorders>
              <w:top w:val="nil"/>
              <w:left w:val="nil"/>
              <w:bottom w:val="nil"/>
              <w:right w:val="nil"/>
            </w:tcBorders>
          </w:tcPr>
          <w:p w14:paraId="7C2E251F"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-0.056</w:t>
            </w:r>
            <w:r>
              <w:rPr>
                <w:rFonts w:ascii="Times New Roman" w:hAnsi="Times New Roman" w:cs="Times New Roman"/>
                <w:vertAlign w:val="superscript"/>
                <w:lang w:val="en-US"/>
              </w:rPr>
              <w:t>***</w:t>
            </w:r>
          </w:p>
        </w:tc>
      </w:tr>
      <w:tr w:rsidR="00244A40" w14:paraId="78337563" w14:textId="77777777" w:rsidTr="006728FE">
        <w:tc>
          <w:tcPr>
            <w:tcW w:w="2616" w:type="dxa"/>
            <w:tcBorders>
              <w:top w:val="nil"/>
              <w:left w:val="nil"/>
              <w:bottom w:val="nil"/>
              <w:right w:val="nil"/>
            </w:tcBorders>
          </w:tcPr>
          <w:p w14:paraId="3A70C1DD" w14:textId="77777777" w:rsidR="00244A40" w:rsidRDefault="00244A40" w:rsidP="00244A40">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12CA095D"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(0.014)</w:t>
            </w:r>
          </w:p>
        </w:tc>
        <w:tc>
          <w:tcPr>
            <w:tcW w:w="2016" w:type="dxa"/>
            <w:tcBorders>
              <w:top w:val="nil"/>
              <w:left w:val="nil"/>
              <w:bottom w:val="nil"/>
              <w:right w:val="nil"/>
            </w:tcBorders>
          </w:tcPr>
          <w:p w14:paraId="6BD5F299"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(0.019)</w:t>
            </w:r>
          </w:p>
        </w:tc>
        <w:tc>
          <w:tcPr>
            <w:tcW w:w="2016" w:type="dxa"/>
            <w:tcBorders>
              <w:top w:val="nil"/>
              <w:left w:val="nil"/>
              <w:bottom w:val="nil"/>
              <w:right w:val="nil"/>
            </w:tcBorders>
          </w:tcPr>
          <w:p w14:paraId="09C8D22B"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(0.010)</w:t>
            </w:r>
          </w:p>
        </w:tc>
      </w:tr>
      <w:tr w:rsidR="00244A40" w14:paraId="081C1F4B" w14:textId="77777777" w:rsidTr="006728FE">
        <w:tc>
          <w:tcPr>
            <w:tcW w:w="2616" w:type="dxa"/>
            <w:tcBorders>
              <w:top w:val="nil"/>
              <w:left w:val="nil"/>
              <w:bottom w:val="nil"/>
              <w:right w:val="nil"/>
            </w:tcBorders>
          </w:tcPr>
          <w:p w14:paraId="692B58E3" w14:textId="77777777" w:rsidR="00244A40" w:rsidRDefault="00244A40" w:rsidP="00244A40">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3EFDFB52" w14:textId="77777777" w:rsidR="00244A40" w:rsidRDefault="00244A40"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309F401F" w14:textId="77777777" w:rsidR="00244A40" w:rsidRDefault="00244A40"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686BBC1A" w14:textId="77777777" w:rsidR="00244A40" w:rsidRDefault="00244A40" w:rsidP="006728FE">
            <w:pPr>
              <w:widowControl w:val="0"/>
              <w:autoSpaceDE w:val="0"/>
              <w:autoSpaceDN w:val="0"/>
              <w:adjustRightInd w:val="0"/>
              <w:spacing w:after="0" w:line="240" w:lineRule="auto"/>
              <w:rPr>
                <w:rFonts w:ascii="Times New Roman" w:hAnsi="Times New Roman" w:cs="Times New Roman"/>
                <w:lang w:val="en-US"/>
              </w:rPr>
            </w:pPr>
          </w:p>
        </w:tc>
      </w:tr>
      <w:tr w:rsidR="00244A40" w14:paraId="2EE1CB9C" w14:textId="77777777" w:rsidTr="006728FE">
        <w:tc>
          <w:tcPr>
            <w:tcW w:w="2616" w:type="dxa"/>
            <w:tcBorders>
              <w:top w:val="nil"/>
              <w:left w:val="nil"/>
              <w:bottom w:val="nil"/>
              <w:right w:val="nil"/>
            </w:tcBorders>
          </w:tcPr>
          <w:p w14:paraId="39E93EA9" w14:textId="77777777" w:rsidR="00244A40" w:rsidRDefault="00244A40" w:rsidP="00244A40">
            <w:pPr>
              <w:widowControl w:val="0"/>
              <w:autoSpaceDE w:val="0"/>
              <w:autoSpaceDN w:val="0"/>
              <w:adjustRightInd w:val="0"/>
              <w:spacing w:after="0" w:line="240" w:lineRule="auto"/>
              <w:ind w:firstLine="0"/>
              <w:jc w:val="left"/>
              <w:rPr>
                <w:rFonts w:ascii="Times New Roman" w:hAnsi="Times New Roman" w:cs="Times New Roman"/>
                <w:lang w:val="en-US"/>
              </w:rPr>
            </w:pPr>
            <w:r>
              <w:rPr>
                <w:rFonts w:ascii="Times New Roman" w:hAnsi="Times New Roman" w:cs="Times New Roman"/>
                <w:lang w:val="en-US"/>
              </w:rPr>
              <w:t>Management</w:t>
            </w:r>
          </w:p>
        </w:tc>
        <w:tc>
          <w:tcPr>
            <w:tcW w:w="2016" w:type="dxa"/>
            <w:tcBorders>
              <w:top w:val="nil"/>
              <w:left w:val="nil"/>
              <w:bottom w:val="nil"/>
              <w:right w:val="nil"/>
            </w:tcBorders>
          </w:tcPr>
          <w:p w14:paraId="4415BEFF"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0.019</w:t>
            </w:r>
          </w:p>
        </w:tc>
        <w:tc>
          <w:tcPr>
            <w:tcW w:w="2016" w:type="dxa"/>
            <w:tcBorders>
              <w:top w:val="nil"/>
              <w:left w:val="nil"/>
              <w:bottom w:val="nil"/>
              <w:right w:val="nil"/>
            </w:tcBorders>
          </w:tcPr>
          <w:p w14:paraId="114D222B"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0.065</w:t>
            </w:r>
            <w:r>
              <w:rPr>
                <w:rFonts w:ascii="Times New Roman" w:hAnsi="Times New Roman" w:cs="Times New Roman"/>
                <w:vertAlign w:val="superscript"/>
                <w:lang w:val="en-US"/>
              </w:rPr>
              <w:t>**</w:t>
            </w:r>
          </w:p>
        </w:tc>
        <w:tc>
          <w:tcPr>
            <w:tcW w:w="2016" w:type="dxa"/>
            <w:tcBorders>
              <w:top w:val="nil"/>
              <w:left w:val="nil"/>
              <w:bottom w:val="nil"/>
              <w:right w:val="nil"/>
            </w:tcBorders>
          </w:tcPr>
          <w:p w14:paraId="572483D1"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0.012</w:t>
            </w:r>
          </w:p>
        </w:tc>
      </w:tr>
      <w:tr w:rsidR="00244A40" w14:paraId="13C00B6C" w14:textId="77777777" w:rsidTr="006728FE">
        <w:tc>
          <w:tcPr>
            <w:tcW w:w="2616" w:type="dxa"/>
            <w:tcBorders>
              <w:top w:val="nil"/>
              <w:left w:val="nil"/>
              <w:bottom w:val="nil"/>
              <w:right w:val="nil"/>
            </w:tcBorders>
          </w:tcPr>
          <w:p w14:paraId="274CDB9E" w14:textId="77777777" w:rsidR="00244A40" w:rsidRDefault="00244A40" w:rsidP="00244A40">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4A91FBDD"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(0.021)</w:t>
            </w:r>
          </w:p>
        </w:tc>
        <w:tc>
          <w:tcPr>
            <w:tcW w:w="2016" w:type="dxa"/>
            <w:tcBorders>
              <w:top w:val="nil"/>
              <w:left w:val="nil"/>
              <w:bottom w:val="nil"/>
              <w:right w:val="nil"/>
            </w:tcBorders>
          </w:tcPr>
          <w:p w14:paraId="5D78215A"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(0.022)</w:t>
            </w:r>
          </w:p>
        </w:tc>
        <w:tc>
          <w:tcPr>
            <w:tcW w:w="2016" w:type="dxa"/>
            <w:tcBorders>
              <w:top w:val="nil"/>
              <w:left w:val="nil"/>
              <w:bottom w:val="nil"/>
              <w:right w:val="nil"/>
            </w:tcBorders>
          </w:tcPr>
          <w:p w14:paraId="64A47241"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(0.014)</w:t>
            </w:r>
          </w:p>
        </w:tc>
      </w:tr>
      <w:tr w:rsidR="00244A40" w14:paraId="35273FF4" w14:textId="77777777" w:rsidTr="006728FE">
        <w:tc>
          <w:tcPr>
            <w:tcW w:w="2616" w:type="dxa"/>
            <w:tcBorders>
              <w:top w:val="nil"/>
              <w:left w:val="nil"/>
              <w:bottom w:val="nil"/>
              <w:right w:val="nil"/>
            </w:tcBorders>
          </w:tcPr>
          <w:p w14:paraId="4982DF9D" w14:textId="77777777" w:rsidR="00244A40" w:rsidRDefault="00244A40" w:rsidP="00244A40">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3CC95869" w14:textId="77777777" w:rsidR="00244A40" w:rsidRDefault="00244A40"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13518DD6" w14:textId="77777777" w:rsidR="00244A40" w:rsidRDefault="00244A40"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3ABB0E7A" w14:textId="77777777" w:rsidR="00244A40" w:rsidRDefault="00244A40" w:rsidP="006728FE">
            <w:pPr>
              <w:widowControl w:val="0"/>
              <w:autoSpaceDE w:val="0"/>
              <w:autoSpaceDN w:val="0"/>
              <w:adjustRightInd w:val="0"/>
              <w:spacing w:after="0" w:line="240" w:lineRule="auto"/>
              <w:rPr>
                <w:rFonts w:ascii="Times New Roman" w:hAnsi="Times New Roman" w:cs="Times New Roman"/>
                <w:lang w:val="en-US"/>
              </w:rPr>
            </w:pPr>
          </w:p>
        </w:tc>
      </w:tr>
      <w:tr w:rsidR="00244A40" w14:paraId="5E523D3B" w14:textId="77777777" w:rsidTr="006728FE">
        <w:tc>
          <w:tcPr>
            <w:tcW w:w="2616" w:type="dxa"/>
            <w:tcBorders>
              <w:top w:val="nil"/>
              <w:left w:val="nil"/>
              <w:bottom w:val="nil"/>
              <w:right w:val="nil"/>
            </w:tcBorders>
          </w:tcPr>
          <w:p w14:paraId="3DCD411E" w14:textId="77777777" w:rsidR="00244A40" w:rsidRDefault="00244A40" w:rsidP="00244A40">
            <w:pPr>
              <w:widowControl w:val="0"/>
              <w:autoSpaceDE w:val="0"/>
              <w:autoSpaceDN w:val="0"/>
              <w:adjustRightInd w:val="0"/>
              <w:spacing w:after="0" w:line="240" w:lineRule="auto"/>
              <w:ind w:firstLine="0"/>
              <w:jc w:val="left"/>
              <w:rPr>
                <w:rFonts w:ascii="Times New Roman" w:hAnsi="Times New Roman" w:cs="Times New Roman"/>
                <w:lang w:val="en-US"/>
              </w:rPr>
            </w:pPr>
            <w:r>
              <w:rPr>
                <w:rFonts w:ascii="Times New Roman" w:hAnsi="Times New Roman" w:cs="Times New Roman"/>
                <w:lang w:val="en-US"/>
              </w:rPr>
              <w:t>Other</w:t>
            </w:r>
          </w:p>
        </w:tc>
        <w:tc>
          <w:tcPr>
            <w:tcW w:w="2016" w:type="dxa"/>
            <w:tcBorders>
              <w:top w:val="nil"/>
              <w:left w:val="nil"/>
              <w:bottom w:val="nil"/>
              <w:right w:val="nil"/>
            </w:tcBorders>
          </w:tcPr>
          <w:p w14:paraId="0647EEB3"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-0.126</w:t>
            </w:r>
            <w:r>
              <w:rPr>
                <w:rFonts w:ascii="Times New Roman" w:hAnsi="Times New Roman" w:cs="Times New Roman"/>
                <w:vertAlign w:val="superscript"/>
                <w:lang w:val="en-US"/>
              </w:rPr>
              <w:t>***</w:t>
            </w:r>
          </w:p>
        </w:tc>
        <w:tc>
          <w:tcPr>
            <w:tcW w:w="2016" w:type="dxa"/>
            <w:tcBorders>
              <w:top w:val="nil"/>
              <w:left w:val="nil"/>
              <w:bottom w:val="nil"/>
              <w:right w:val="nil"/>
            </w:tcBorders>
          </w:tcPr>
          <w:p w14:paraId="109CF17E"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-0.053</w:t>
            </w:r>
            <w:r>
              <w:rPr>
                <w:rFonts w:ascii="Times New Roman" w:hAnsi="Times New Roman" w:cs="Times New Roman"/>
                <w:vertAlign w:val="superscript"/>
                <w:lang w:val="en-US"/>
              </w:rPr>
              <w:t>**</w:t>
            </w:r>
          </w:p>
        </w:tc>
        <w:tc>
          <w:tcPr>
            <w:tcW w:w="2016" w:type="dxa"/>
            <w:tcBorders>
              <w:top w:val="nil"/>
              <w:left w:val="nil"/>
              <w:bottom w:val="nil"/>
              <w:right w:val="nil"/>
            </w:tcBorders>
          </w:tcPr>
          <w:p w14:paraId="6FE9258B"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-0.062</w:t>
            </w:r>
            <w:r>
              <w:rPr>
                <w:rFonts w:ascii="Times New Roman" w:hAnsi="Times New Roman" w:cs="Times New Roman"/>
                <w:vertAlign w:val="superscript"/>
                <w:lang w:val="en-US"/>
              </w:rPr>
              <w:t>***</w:t>
            </w:r>
          </w:p>
        </w:tc>
      </w:tr>
      <w:tr w:rsidR="00244A40" w14:paraId="783F4729" w14:textId="77777777" w:rsidTr="006728FE">
        <w:tc>
          <w:tcPr>
            <w:tcW w:w="2616" w:type="dxa"/>
            <w:tcBorders>
              <w:top w:val="nil"/>
              <w:left w:val="nil"/>
              <w:bottom w:val="nil"/>
              <w:right w:val="nil"/>
            </w:tcBorders>
          </w:tcPr>
          <w:p w14:paraId="1403E451" w14:textId="77777777" w:rsidR="00244A40" w:rsidRDefault="00244A40" w:rsidP="00244A40">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745AAFC5"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(0.012)</w:t>
            </w:r>
          </w:p>
        </w:tc>
        <w:tc>
          <w:tcPr>
            <w:tcW w:w="2016" w:type="dxa"/>
            <w:tcBorders>
              <w:top w:val="nil"/>
              <w:left w:val="nil"/>
              <w:bottom w:val="nil"/>
              <w:right w:val="nil"/>
            </w:tcBorders>
          </w:tcPr>
          <w:p w14:paraId="5616092F"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(0.017)</w:t>
            </w:r>
          </w:p>
        </w:tc>
        <w:tc>
          <w:tcPr>
            <w:tcW w:w="2016" w:type="dxa"/>
            <w:tcBorders>
              <w:top w:val="nil"/>
              <w:left w:val="nil"/>
              <w:bottom w:val="nil"/>
              <w:right w:val="nil"/>
            </w:tcBorders>
          </w:tcPr>
          <w:p w14:paraId="266B2A37"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(0.009)</w:t>
            </w:r>
          </w:p>
        </w:tc>
      </w:tr>
      <w:tr w:rsidR="00244A40" w14:paraId="2C8990EB" w14:textId="77777777" w:rsidTr="006728FE">
        <w:tc>
          <w:tcPr>
            <w:tcW w:w="2616" w:type="dxa"/>
            <w:tcBorders>
              <w:top w:val="nil"/>
              <w:left w:val="nil"/>
              <w:bottom w:val="nil"/>
              <w:right w:val="nil"/>
            </w:tcBorders>
          </w:tcPr>
          <w:p w14:paraId="2E99DF2A" w14:textId="77777777" w:rsidR="00244A40" w:rsidRDefault="00244A40" w:rsidP="00244A40">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60131E0E" w14:textId="77777777" w:rsidR="00244A40" w:rsidRDefault="00244A40"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5874EA15" w14:textId="77777777" w:rsidR="00244A40" w:rsidRDefault="00244A40"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18451028" w14:textId="77777777" w:rsidR="00244A40" w:rsidRDefault="00244A40" w:rsidP="006728FE">
            <w:pPr>
              <w:widowControl w:val="0"/>
              <w:autoSpaceDE w:val="0"/>
              <w:autoSpaceDN w:val="0"/>
              <w:adjustRightInd w:val="0"/>
              <w:spacing w:after="0" w:line="240" w:lineRule="auto"/>
              <w:rPr>
                <w:rFonts w:ascii="Times New Roman" w:hAnsi="Times New Roman" w:cs="Times New Roman"/>
                <w:lang w:val="en-US"/>
              </w:rPr>
            </w:pPr>
          </w:p>
        </w:tc>
      </w:tr>
      <w:tr w:rsidR="00244A40" w14:paraId="3AFCCB3D" w14:textId="77777777" w:rsidTr="006728FE">
        <w:tc>
          <w:tcPr>
            <w:tcW w:w="2616" w:type="dxa"/>
            <w:tcBorders>
              <w:top w:val="nil"/>
              <w:left w:val="nil"/>
              <w:bottom w:val="nil"/>
              <w:right w:val="nil"/>
            </w:tcBorders>
          </w:tcPr>
          <w:p w14:paraId="34895EAA" w14:textId="77777777" w:rsidR="00244A40" w:rsidRDefault="00244A40" w:rsidP="00244A40">
            <w:pPr>
              <w:widowControl w:val="0"/>
              <w:autoSpaceDE w:val="0"/>
              <w:autoSpaceDN w:val="0"/>
              <w:adjustRightInd w:val="0"/>
              <w:spacing w:after="0" w:line="240" w:lineRule="auto"/>
              <w:ind w:firstLine="0"/>
              <w:jc w:val="left"/>
              <w:rPr>
                <w:rFonts w:ascii="Times New Roman" w:hAnsi="Times New Roman" w:cs="Times New Roman"/>
                <w:lang w:val="en-US"/>
              </w:rPr>
            </w:pPr>
            <w:r>
              <w:rPr>
                <w:rFonts w:ascii="Times New Roman" w:hAnsi="Times New Roman" w:cs="Times New Roman"/>
                <w:lang w:val="en-US"/>
              </w:rPr>
              <w:t>Software Developer</w:t>
            </w:r>
          </w:p>
        </w:tc>
        <w:tc>
          <w:tcPr>
            <w:tcW w:w="2016" w:type="dxa"/>
            <w:tcBorders>
              <w:top w:val="nil"/>
              <w:left w:val="nil"/>
              <w:bottom w:val="nil"/>
              <w:right w:val="nil"/>
            </w:tcBorders>
          </w:tcPr>
          <w:p w14:paraId="15016AB0"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-0.106</w:t>
            </w:r>
            <w:r>
              <w:rPr>
                <w:rFonts w:ascii="Times New Roman" w:hAnsi="Times New Roman" w:cs="Times New Roman"/>
                <w:vertAlign w:val="superscript"/>
                <w:lang w:val="en-US"/>
              </w:rPr>
              <w:t>***</w:t>
            </w:r>
          </w:p>
        </w:tc>
        <w:tc>
          <w:tcPr>
            <w:tcW w:w="2016" w:type="dxa"/>
            <w:tcBorders>
              <w:top w:val="nil"/>
              <w:left w:val="nil"/>
              <w:bottom w:val="nil"/>
              <w:right w:val="nil"/>
            </w:tcBorders>
          </w:tcPr>
          <w:p w14:paraId="7266ADFD"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-0.011</w:t>
            </w:r>
          </w:p>
        </w:tc>
        <w:tc>
          <w:tcPr>
            <w:tcW w:w="2016" w:type="dxa"/>
            <w:tcBorders>
              <w:top w:val="nil"/>
              <w:left w:val="nil"/>
              <w:bottom w:val="nil"/>
              <w:right w:val="nil"/>
            </w:tcBorders>
          </w:tcPr>
          <w:p w14:paraId="682DAAC2"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-0.058</w:t>
            </w:r>
            <w:r>
              <w:rPr>
                <w:rFonts w:ascii="Times New Roman" w:hAnsi="Times New Roman" w:cs="Times New Roman"/>
                <w:vertAlign w:val="superscript"/>
                <w:lang w:val="en-US"/>
              </w:rPr>
              <w:t>***</w:t>
            </w:r>
          </w:p>
        </w:tc>
      </w:tr>
      <w:tr w:rsidR="00244A40" w14:paraId="3F8BB3E1" w14:textId="77777777" w:rsidTr="006728FE">
        <w:tc>
          <w:tcPr>
            <w:tcW w:w="2616" w:type="dxa"/>
            <w:tcBorders>
              <w:top w:val="nil"/>
              <w:left w:val="nil"/>
              <w:bottom w:val="nil"/>
              <w:right w:val="nil"/>
            </w:tcBorders>
          </w:tcPr>
          <w:p w14:paraId="0F0DB92E" w14:textId="77777777" w:rsidR="00244A40" w:rsidRDefault="00244A40" w:rsidP="00244A40">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1C85E145"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(0.013)</w:t>
            </w:r>
          </w:p>
        </w:tc>
        <w:tc>
          <w:tcPr>
            <w:tcW w:w="2016" w:type="dxa"/>
            <w:tcBorders>
              <w:top w:val="nil"/>
              <w:left w:val="nil"/>
              <w:bottom w:val="nil"/>
              <w:right w:val="nil"/>
            </w:tcBorders>
          </w:tcPr>
          <w:p w14:paraId="571FD973"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(0.018)</w:t>
            </w:r>
          </w:p>
        </w:tc>
        <w:tc>
          <w:tcPr>
            <w:tcW w:w="2016" w:type="dxa"/>
            <w:tcBorders>
              <w:top w:val="nil"/>
              <w:left w:val="nil"/>
              <w:bottom w:val="nil"/>
              <w:right w:val="nil"/>
            </w:tcBorders>
          </w:tcPr>
          <w:p w14:paraId="7BE5F241"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(0.009)</w:t>
            </w:r>
          </w:p>
        </w:tc>
      </w:tr>
      <w:tr w:rsidR="00244A40" w14:paraId="6A44C14C" w14:textId="77777777" w:rsidTr="006728FE">
        <w:tc>
          <w:tcPr>
            <w:tcW w:w="2616" w:type="dxa"/>
            <w:tcBorders>
              <w:top w:val="nil"/>
              <w:left w:val="nil"/>
              <w:bottom w:val="nil"/>
              <w:right w:val="nil"/>
            </w:tcBorders>
          </w:tcPr>
          <w:p w14:paraId="6D8099C6" w14:textId="77777777" w:rsidR="00244A40" w:rsidRDefault="00244A40" w:rsidP="00244A40">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7998355D" w14:textId="77777777" w:rsidR="00244A40" w:rsidRDefault="00244A40"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5F443B53" w14:textId="77777777" w:rsidR="00244A40" w:rsidRDefault="00244A40"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57A4D9CF" w14:textId="77777777" w:rsidR="00244A40" w:rsidRDefault="00244A40" w:rsidP="006728FE">
            <w:pPr>
              <w:widowControl w:val="0"/>
              <w:autoSpaceDE w:val="0"/>
              <w:autoSpaceDN w:val="0"/>
              <w:adjustRightInd w:val="0"/>
              <w:spacing w:after="0" w:line="240" w:lineRule="auto"/>
              <w:rPr>
                <w:rFonts w:ascii="Times New Roman" w:hAnsi="Times New Roman" w:cs="Times New Roman"/>
                <w:lang w:val="en-US"/>
              </w:rPr>
            </w:pPr>
          </w:p>
        </w:tc>
      </w:tr>
      <w:tr w:rsidR="00244A40" w14:paraId="2AAE3CB4" w14:textId="77777777" w:rsidTr="006728FE">
        <w:tc>
          <w:tcPr>
            <w:tcW w:w="2616" w:type="dxa"/>
            <w:tcBorders>
              <w:top w:val="nil"/>
              <w:left w:val="nil"/>
              <w:bottom w:val="nil"/>
              <w:right w:val="nil"/>
            </w:tcBorders>
          </w:tcPr>
          <w:p w14:paraId="6AB87E69" w14:textId="77777777" w:rsidR="00244A40" w:rsidRDefault="00244A40" w:rsidP="00244A40">
            <w:pPr>
              <w:widowControl w:val="0"/>
              <w:autoSpaceDE w:val="0"/>
              <w:autoSpaceDN w:val="0"/>
              <w:adjustRightInd w:val="0"/>
              <w:spacing w:after="0" w:line="240" w:lineRule="auto"/>
              <w:ind w:firstLine="0"/>
              <w:jc w:val="left"/>
              <w:rPr>
                <w:rFonts w:ascii="Times New Roman" w:hAnsi="Times New Roman" w:cs="Times New Roman"/>
                <w:lang w:val="en-US"/>
              </w:rPr>
            </w:pPr>
            <w:r>
              <w:rPr>
                <w:rFonts w:ascii="Times New Roman" w:hAnsi="Times New Roman" w:cs="Times New Roman"/>
                <w:lang w:val="en-US"/>
              </w:rPr>
              <w:t>Software Engineer</w:t>
            </w:r>
          </w:p>
        </w:tc>
        <w:tc>
          <w:tcPr>
            <w:tcW w:w="2016" w:type="dxa"/>
            <w:tcBorders>
              <w:top w:val="nil"/>
              <w:left w:val="nil"/>
              <w:bottom w:val="nil"/>
              <w:right w:val="nil"/>
            </w:tcBorders>
          </w:tcPr>
          <w:p w14:paraId="42D6815F"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0.000</w:t>
            </w:r>
          </w:p>
        </w:tc>
        <w:tc>
          <w:tcPr>
            <w:tcW w:w="2016" w:type="dxa"/>
            <w:tcBorders>
              <w:top w:val="nil"/>
              <w:left w:val="nil"/>
              <w:bottom w:val="nil"/>
              <w:right w:val="nil"/>
            </w:tcBorders>
          </w:tcPr>
          <w:p w14:paraId="3A2E03B0"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0.000</w:t>
            </w:r>
          </w:p>
        </w:tc>
        <w:tc>
          <w:tcPr>
            <w:tcW w:w="2016" w:type="dxa"/>
            <w:tcBorders>
              <w:top w:val="nil"/>
              <w:left w:val="nil"/>
              <w:bottom w:val="nil"/>
              <w:right w:val="nil"/>
            </w:tcBorders>
          </w:tcPr>
          <w:p w14:paraId="1250392D"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0.000</w:t>
            </w:r>
          </w:p>
        </w:tc>
      </w:tr>
      <w:tr w:rsidR="00244A40" w14:paraId="3E6D94EB" w14:textId="77777777" w:rsidTr="006728FE">
        <w:tc>
          <w:tcPr>
            <w:tcW w:w="2616" w:type="dxa"/>
            <w:tcBorders>
              <w:top w:val="nil"/>
              <w:left w:val="nil"/>
              <w:bottom w:val="nil"/>
              <w:right w:val="nil"/>
            </w:tcBorders>
          </w:tcPr>
          <w:p w14:paraId="795B988F" w14:textId="77777777" w:rsidR="00244A40" w:rsidRDefault="00244A40" w:rsidP="00244A40">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49F8979D"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w:t>
            </w:r>
          </w:p>
        </w:tc>
        <w:tc>
          <w:tcPr>
            <w:tcW w:w="2016" w:type="dxa"/>
            <w:tcBorders>
              <w:top w:val="nil"/>
              <w:left w:val="nil"/>
              <w:bottom w:val="nil"/>
              <w:right w:val="nil"/>
            </w:tcBorders>
          </w:tcPr>
          <w:p w14:paraId="60DD5101"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w:t>
            </w:r>
          </w:p>
        </w:tc>
        <w:tc>
          <w:tcPr>
            <w:tcW w:w="2016" w:type="dxa"/>
            <w:tcBorders>
              <w:top w:val="nil"/>
              <w:left w:val="nil"/>
              <w:bottom w:val="nil"/>
              <w:right w:val="nil"/>
            </w:tcBorders>
          </w:tcPr>
          <w:p w14:paraId="25796D94"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w:t>
            </w:r>
          </w:p>
        </w:tc>
      </w:tr>
      <w:tr w:rsidR="00244A40" w14:paraId="10D4B319" w14:textId="77777777" w:rsidTr="006728FE">
        <w:tc>
          <w:tcPr>
            <w:tcW w:w="2616" w:type="dxa"/>
            <w:tcBorders>
              <w:top w:val="nil"/>
              <w:left w:val="nil"/>
              <w:bottom w:val="nil"/>
              <w:right w:val="nil"/>
            </w:tcBorders>
          </w:tcPr>
          <w:p w14:paraId="0CF6C029" w14:textId="77777777" w:rsidR="00244A40" w:rsidRDefault="00244A40" w:rsidP="00244A40">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71368EA0" w14:textId="77777777" w:rsidR="00244A40" w:rsidRDefault="00244A40"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550A96FF" w14:textId="77777777" w:rsidR="00244A40" w:rsidRDefault="00244A40"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124F8CAE" w14:textId="77777777" w:rsidR="00244A40" w:rsidRDefault="00244A40" w:rsidP="006728FE">
            <w:pPr>
              <w:widowControl w:val="0"/>
              <w:autoSpaceDE w:val="0"/>
              <w:autoSpaceDN w:val="0"/>
              <w:adjustRightInd w:val="0"/>
              <w:spacing w:after="0" w:line="240" w:lineRule="auto"/>
              <w:rPr>
                <w:rFonts w:ascii="Times New Roman" w:hAnsi="Times New Roman" w:cs="Times New Roman"/>
                <w:lang w:val="en-US"/>
              </w:rPr>
            </w:pPr>
          </w:p>
        </w:tc>
      </w:tr>
      <w:tr w:rsidR="00244A40" w14:paraId="4CCB0E74" w14:textId="77777777" w:rsidTr="006728FE">
        <w:tc>
          <w:tcPr>
            <w:tcW w:w="2616" w:type="dxa"/>
            <w:tcBorders>
              <w:top w:val="nil"/>
              <w:left w:val="nil"/>
              <w:bottom w:val="nil"/>
              <w:right w:val="nil"/>
            </w:tcBorders>
          </w:tcPr>
          <w:p w14:paraId="4AE78F49" w14:textId="77777777" w:rsidR="00244A40" w:rsidRDefault="00244A40" w:rsidP="00244A40">
            <w:pPr>
              <w:widowControl w:val="0"/>
              <w:autoSpaceDE w:val="0"/>
              <w:autoSpaceDN w:val="0"/>
              <w:adjustRightInd w:val="0"/>
              <w:spacing w:after="0" w:line="240" w:lineRule="auto"/>
              <w:ind w:firstLine="0"/>
              <w:jc w:val="left"/>
              <w:rPr>
                <w:rFonts w:ascii="Times New Roman" w:hAnsi="Times New Roman" w:cs="Times New Roman"/>
                <w:lang w:val="en-US"/>
              </w:rPr>
            </w:pPr>
            <w:r>
              <w:rPr>
                <w:rFonts w:ascii="Times New Roman" w:hAnsi="Times New Roman" w:cs="Times New Roman"/>
                <w:lang w:val="en-US"/>
              </w:rPr>
              <w:t>Sr+ Software Engineer</w:t>
            </w:r>
          </w:p>
        </w:tc>
        <w:tc>
          <w:tcPr>
            <w:tcW w:w="2016" w:type="dxa"/>
            <w:tcBorders>
              <w:top w:val="nil"/>
              <w:left w:val="nil"/>
              <w:bottom w:val="nil"/>
              <w:right w:val="nil"/>
            </w:tcBorders>
          </w:tcPr>
          <w:p w14:paraId="3070CF1E"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0.020</w:t>
            </w:r>
          </w:p>
        </w:tc>
        <w:tc>
          <w:tcPr>
            <w:tcW w:w="2016" w:type="dxa"/>
            <w:tcBorders>
              <w:top w:val="nil"/>
              <w:left w:val="nil"/>
              <w:bottom w:val="nil"/>
              <w:right w:val="nil"/>
            </w:tcBorders>
          </w:tcPr>
          <w:p w14:paraId="72C68571"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0.080</w:t>
            </w:r>
            <w:r>
              <w:rPr>
                <w:rFonts w:ascii="Times New Roman" w:hAnsi="Times New Roman" w:cs="Times New Roman"/>
                <w:vertAlign w:val="superscript"/>
                <w:lang w:val="en-US"/>
              </w:rPr>
              <w:t>***</w:t>
            </w:r>
          </w:p>
        </w:tc>
        <w:tc>
          <w:tcPr>
            <w:tcW w:w="2016" w:type="dxa"/>
            <w:tcBorders>
              <w:top w:val="nil"/>
              <w:left w:val="nil"/>
              <w:bottom w:val="nil"/>
              <w:right w:val="nil"/>
            </w:tcBorders>
          </w:tcPr>
          <w:p w14:paraId="44FA2E32"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-0.017</w:t>
            </w:r>
          </w:p>
        </w:tc>
      </w:tr>
      <w:tr w:rsidR="00244A40" w14:paraId="0BB4395F" w14:textId="77777777" w:rsidTr="006728FE">
        <w:tc>
          <w:tcPr>
            <w:tcW w:w="2616" w:type="dxa"/>
            <w:tcBorders>
              <w:top w:val="nil"/>
              <w:left w:val="nil"/>
              <w:bottom w:val="nil"/>
              <w:right w:val="nil"/>
            </w:tcBorders>
          </w:tcPr>
          <w:p w14:paraId="24F64D43" w14:textId="77777777" w:rsidR="00244A40" w:rsidRDefault="00244A40" w:rsidP="00244A40">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17FEC401"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(0.018)</w:t>
            </w:r>
          </w:p>
        </w:tc>
        <w:tc>
          <w:tcPr>
            <w:tcW w:w="2016" w:type="dxa"/>
            <w:tcBorders>
              <w:top w:val="nil"/>
              <w:left w:val="nil"/>
              <w:bottom w:val="nil"/>
              <w:right w:val="nil"/>
            </w:tcBorders>
          </w:tcPr>
          <w:p w14:paraId="23B22AD7"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(0.023)</w:t>
            </w:r>
          </w:p>
        </w:tc>
        <w:tc>
          <w:tcPr>
            <w:tcW w:w="2016" w:type="dxa"/>
            <w:tcBorders>
              <w:top w:val="nil"/>
              <w:left w:val="nil"/>
              <w:bottom w:val="nil"/>
              <w:right w:val="nil"/>
            </w:tcBorders>
          </w:tcPr>
          <w:p w14:paraId="052230BB"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(0.012)</w:t>
            </w:r>
          </w:p>
        </w:tc>
      </w:tr>
      <w:tr w:rsidR="00244A40" w14:paraId="0D031249" w14:textId="77777777" w:rsidTr="006728FE">
        <w:tc>
          <w:tcPr>
            <w:tcW w:w="2616" w:type="dxa"/>
            <w:tcBorders>
              <w:top w:val="nil"/>
              <w:left w:val="nil"/>
              <w:bottom w:val="nil"/>
              <w:right w:val="nil"/>
            </w:tcBorders>
          </w:tcPr>
          <w:p w14:paraId="1C09B746" w14:textId="77777777" w:rsidR="00244A40" w:rsidRDefault="00244A40" w:rsidP="00244A40">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3BC8B007" w14:textId="77777777" w:rsidR="00244A40" w:rsidRDefault="00244A40"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1D15CDD8" w14:textId="77777777" w:rsidR="00244A40" w:rsidRDefault="00244A40"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68868E04" w14:textId="77777777" w:rsidR="00244A40" w:rsidRDefault="00244A40" w:rsidP="006728FE">
            <w:pPr>
              <w:widowControl w:val="0"/>
              <w:autoSpaceDE w:val="0"/>
              <w:autoSpaceDN w:val="0"/>
              <w:adjustRightInd w:val="0"/>
              <w:spacing w:after="0" w:line="240" w:lineRule="auto"/>
              <w:rPr>
                <w:rFonts w:ascii="Times New Roman" w:hAnsi="Times New Roman" w:cs="Times New Roman"/>
                <w:lang w:val="en-US"/>
              </w:rPr>
            </w:pPr>
          </w:p>
        </w:tc>
      </w:tr>
      <w:tr w:rsidR="00244A40" w14:paraId="6FE80035" w14:textId="77777777" w:rsidTr="006728FE">
        <w:tc>
          <w:tcPr>
            <w:tcW w:w="2616" w:type="dxa"/>
            <w:tcBorders>
              <w:top w:val="nil"/>
              <w:left w:val="nil"/>
              <w:bottom w:val="nil"/>
              <w:right w:val="nil"/>
            </w:tcBorders>
          </w:tcPr>
          <w:p w14:paraId="49E14466" w14:textId="77777777" w:rsidR="00244A40" w:rsidRDefault="00244A40" w:rsidP="00244A40">
            <w:pPr>
              <w:widowControl w:val="0"/>
              <w:autoSpaceDE w:val="0"/>
              <w:autoSpaceDN w:val="0"/>
              <w:adjustRightInd w:val="0"/>
              <w:spacing w:after="0" w:line="240" w:lineRule="auto"/>
              <w:ind w:firstLine="0"/>
              <w:jc w:val="left"/>
              <w:rPr>
                <w:rFonts w:ascii="Times New Roman" w:hAnsi="Times New Roman" w:cs="Times New Roman"/>
                <w:lang w:val="en-US"/>
              </w:rPr>
            </w:pPr>
            <w:r>
              <w:rPr>
                <w:rFonts w:ascii="Times New Roman" w:hAnsi="Times New Roman" w:cs="Times New Roman"/>
                <w:lang w:val="en-US"/>
              </w:rPr>
              <w:t>Missing</w:t>
            </w:r>
          </w:p>
        </w:tc>
        <w:tc>
          <w:tcPr>
            <w:tcW w:w="2016" w:type="dxa"/>
            <w:tcBorders>
              <w:top w:val="nil"/>
              <w:left w:val="nil"/>
              <w:bottom w:val="nil"/>
              <w:right w:val="nil"/>
            </w:tcBorders>
          </w:tcPr>
          <w:p w14:paraId="6209DAA3"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0.056</w:t>
            </w:r>
            <w:r>
              <w:rPr>
                <w:rFonts w:ascii="Times New Roman" w:hAnsi="Times New Roman" w:cs="Times New Roman"/>
                <w:vertAlign w:val="superscript"/>
                <w:lang w:val="en-US"/>
              </w:rPr>
              <w:t>***</w:t>
            </w:r>
          </w:p>
        </w:tc>
        <w:tc>
          <w:tcPr>
            <w:tcW w:w="2016" w:type="dxa"/>
            <w:tcBorders>
              <w:top w:val="nil"/>
              <w:left w:val="nil"/>
              <w:bottom w:val="nil"/>
              <w:right w:val="nil"/>
            </w:tcBorders>
          </w:tcPr>
          <w:p w14:paraId="2F159A66"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-0.051</w:t>
            </w:r>
            <w:r>
              <w:rPr>
                <w:rFonts w:ascii="Times New Roman" w:hAnsi="Times New Roman" w:cs="Times New Roman"/>
                <w:vertAlign w:val="superscript"/>
                <w:lang w:val="en-US"/>
              </w:rPr>
              <w:t>***</w:t>
            </w:r>
          </w:p>
        </w:tc>
        <w:tc>
          <w:tcPr>
            <w:tcW w:w="2016" w:type="dxa"/>
            <w:tcBorders>
              <w:top w:val="nil"/>
              <w:left w:val="nil"/>
              <w:bottom w:val="nil"/>
              <w:right w:val="nil"/>
            </w:tcBorders>
          </w:tcPr>
          <w:p w14:paraId="6AD10635"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-0.022</w:t>
            </w:r>
            <w:r>
              <w:rPr>
                <w:rFonts w:ascii="Times New Roman" w:hAnsi="Times New Roman" w:cs="Times New Roman"/>
                <w:vertAlign w:val="superscript"/>
                <w:lang w:val="en-US"/>
              </w:rPr>
              <w:t>***</w:t>
            </w:r>
          </w:p>
        </w:tc>
      </w:tr>
      <w:tr w:rsidR="00244A40" w14:paraId="199A548A" w14:textId="77777777" w:rsidTr="006728FE">
        <w:tc>
          <w:tcPr>
            <w:tcW w:w="2616" w:type="dxa"/>
            <w:tcBorders>
              <w:top w:val="nil"/>
              <w:left w:val="nil"/>
              <w:bottom w:val="nil"/>
              <w:right w:val="nil"/>
            </w:tcBorders>
          </w:tcPr>
          <w:p w14:paraId="325CF31B" w14:textId="77777777" w:rsidR="00244A40" w:rsidRDefault="00244A40" w:rsidP="00244A40">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32E72468"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(0.009)</w:t>
            </w:r>
          </w:p>
        </w:tc>
        <w:tc>
          <w:tcPr>
            <w:tcW w:w="2016" w:type="dxa"/>
            <w:tcBorders>
              <w:top w:val="nil"/>
              <w:left w:val="nil"/>
              <w:bottom w:val="nil"/>
              <w:right w:val="nil"/>
            </w:tcBorders>
          </w:tcPr>
          <w:p w14:paraId="686C7C33"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(0.011)</w:t>
            </w:r>
          </w:p>
        </w:tc>
        <w:tc>
          <w:tcPr>
            <w:tcW w:w="2016" w:type="dxa"/>
            <w:tcBorders>
              <w:top w:val="nil"/>
              <w:left w:val="nil"/>
              <w:bottom w:val="nil"/>
              <w:right w:val="nil"/>
            </w:tcBorders>
          </w:tcPr>
          <w:p w14:paraId="24E5A93D"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(0.004)</w:t>
            </w:r>
          </w:p>
        </w:tc>
      </w:tr>
      <w:tr w:rsidR="00244A40" w14:paraId="26E52B10" w14:textId="77777777" w:rsidTr="006728FE">
        <w:tc>
          <w:tcPr>
            <w:tcW w:w="2616" w:type="dxa"/>
            <w:tcBorders>
              <w:top w:val="nil"/>
              <w:left w:val="nil"/>
              <w:bottom w:val="nil"/>
              <w:right w:val="nil"/>
            </w:tcBorders>
          </w:tcPr>
          <w:p w14:paraId="50AA01A2" w14:textId="77777777" w:rsidR="00244A40" w:rsidRDefault="00244A40" w:rsidP="00244A40">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250D72FA" w14:textId="77777777" w:rsidR="00244A40" w:rsidRDefault="00244A40"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1000B378" w14:textId="77777777" w:rsidR="00244A40" w:rsidRDefault="00244A40"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05F1C37C" w14:textId="77777777" w:rsidR="00244A40" w:rsidRDefault="00244A40" w:rsidP="006728FE">
            <w:pPr>
              <w:widowControl w:val="0"/>
              <w:autoSpaceDE w:val="0"/>
              <w:autoSpaceDN w:val="0"/>
              <w:adjustRightInd w:val="0"/>
              <w:spacing w:after="0" w:line="240" w:lineRule="auto"/>
              <w:rPr>
                <w:rFonts w:ascii="Times New Roman" w:hAnsi="Times New Roman" w:cs="Times New Roman"/>
                <w:lang w:val="en-US"/>
              </w:rPr>
            </w:pPr>
          </w:p>
        </w:tc>
      </w:tr>
      <w:tr w:rsidR="00244A40" w14:paraId="2338D71E" w14:textId="77777777" w:rsidTr="006728FE">
        <w:tc>
          <w:tcPr>
            <w:tcW w:w="2616" w:type="dxa"/>
            <w:tcBorders>
              <w:top w:val="nil"/>
              <w:left w:val="nil"/>
              <w:bottom w:val="nil"/>
              <w:right w:val="nil"/>
            </w:tcBorders>
          </w:tcPr>
          <w:p w14:paraId="40B1D570" w14:textId="77777777" w:rsidR="00244A40" w:rsidRDefault="00244A40" w:rsidP="00244A40">
            <w:pPr>
              <w:widowControl w:val="0"/>
              <w:autoSpaceDE w:val="0"/>
              <w:autoSpaceDN w:val="0"/>
              <w:adjustRightInd w:val="0"/>
              <w:spacing w:after="0" w:line="240" w:lineRule="auto"/>
              <w:ind w:firstLine="0"/>
              <w:jc w:val="left"/>
              <w:rPr>
                <w:rFonts w:ascii="Times New Roman" w:hAnsi="Times New Roman" w:cs="Times New Roman"/>
                <w:lang w:val="en-US"/>
              </w:rPr>
            </w:pPr>
            <w:r>
              <w:rPr>
                <w:rFonts w:ascii="Times New Roman" w:hAnsi="Times New Roman" w:cs="Times New Roman"/>
                <w:lang w:val="en-US"/>
              </w:rPr>
              <w:t>HS / Associate</w:t>
            </w:r>
          </w:p>
        </w:tc>
        <w:tc>
          <w:tcPr>
            <w:tcW w:w="2016" w:type="dxa"/>
            <w:tcBorders>
              <w:top w:val="nil"/>
              <w:left w:val="nil"/>
              <w:bottom w:val="nil"/>
              <w:right w:val="nil"/>
            </w:tcBorders>
          </w:tcPr>
          <w:p w14:paraId="0155EE40"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-0.075</w:t>
            </w:r>
            <w:r>
              <w:rPr>
                <w:rFonts w:ascii="Times New Roman" w:hAnsi="Times New Roman" w:cs="Times New Roman"/>
                <w:vertAlign w:val="superscript"/>
                <w:lang w:val="en-US"/>
              </w:rPr>
              <w:t>***</w:t>
            </w:r>
          </w:p>
        </w:tc>
        <w:tc>
          <w:tcPr>
            <w:tcW w:w="2016" w:type="dxa"/>
            <w:tcBorders>
              <w:top w:val="nil"/>
              <w:left w:val="nil"/>
              <w:bottom w:val="nil"/>
              <w:right w:val="nil"/>
            </w:tcBorders>
          </w:tcPr>
          <w:p w14:paraId="58A1C871"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-0.156</w:t>
            </w:r>
            <w:r>
              <w:rPr>
                <w:rFonts w:ascii="Times New Roman" w:hAnsi="Times New Roman" w:cs="Times New Roman"/>
                <w:vertAlign w:val="superscript"/>
                <w:lang w:val="en-US"/>
              </w:rPr>
              <w:t>***</w:t>
            </w:r>
          </w:p>
        </w:tc>
        <w:tc>
          <w:tcPr>
            <w:tcW w:w="2016" w:type="dxa"/>
            <w:tcBorders>
              <w:top w:val="nil"/>
              <w:left w:val="nil"/>
              <w:bottom w:val="nil"/>
              <w:right w:val="nil"/>
            </w:tcBorders>
          </w:tcPr>
          <w:p w14:paraId="519383EC"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-0.058</w:t>
            </w:r>
            <w:r>
              <w:rPr>
                <w:rFonts w:ascii="Times New Roman" w:hAnsi="Times New Roman" w:cs="Times New Roman"/>
                <w:vertAlign w:val="superscript"/>
                <w:lang w:val="en-US"/>
              </w:rPr>
              <w:t>***</w:t>
            </w:r>
          </w:p>
        </w:tc>
      </w:tr>
      <w:tr w:rsidR="00244A40" w14:paraId="291AF26E" w14:textId="77777777" w:rsidTr="006728FE">
        <w:tc>
          <w:tcPr>
            <w:tcW w:w="2616" w:type="dxa"/>
            <w:tcBorders>
              <w:top w:val="nil"/>
              <w:left w:val="nil"/>
              <w:bottom w:val="nil"/>
              <w:right w:val="nil"/>
            </w:tcBorders>
          </w:tcPr>
          <w:p w14:paraId="56A16054" w14:textId="77777777" w:rsidR="00244A40" w:rsidRDefault="00244A40" w:rsidP="00244A40">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07F96CD5"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(0.014)</w:t>
            </w:r>
          </w:p>
        </w:tc>
        <w:tc>
          <w:tcPr>
            <w:tcW w:w="2016" w:type="dxa"/>
            <w:tcBorders>
              <w:top w:val="nil"/>
              <w:left w:val="nil"/>
              <w:bottom w:val="nil"/>
              <w:right w:val="nil"/>
            </w:tcBorders>
          </w:tcPr>
          <w:p w14:paraId="06D0D397"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(0.016)</w:t>
            </w:r>
          </w:p>
        </w:tc>
        <w:tc>
          <w:tcPr>
            <w:tcW w:w="2016" w:type="dxa"/>
            <w:tcBorders>
              <w:top w:val="nil"/>
              <w:left w:val="nil"/>
              <w:bottom w:val="nil"/>
              <w:right w:val="nil"/>
            </w:tcBorders>
          </w:tcPr>
          <w:p w14:paraId="145201C7"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(0.009)</w:t>
            </w:r>
          </w:p>
        </w:tc>
      </w:tr>
      <w:tr w:rsidR="00244A40" w14:paraId="6C2B30D4" w14:textId="77777777" w:rsidTr="006728FE">
        <w:tc>
          <w:tcPr>
            <w:tcW w:w="2616" w:type="dxa"/>
            <w:tcBorders>
              <w:top w:val="nil"/>
              <w:left w:val="nil"/>
              <w:bottom w:val="nil"/>
              <w:right w:val="nil"/>
            </w:tcBorders>
          </w:tcPr>
          <w:p w14:paraId="09D33636" w14:textId="77777777" w:rsidR="00244A40" w:rsidRDefault="00244A40" w:rsidP="00244A40">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06D37DB4" w14:textId="77777777" w:rsidR="00244A40" w:rsidRDefault="00244A40"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7A8A0BD3" w14:textId="77777777" w:rsidR="00244A40" w:rsidRDefault="00244A40"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1CF488A7" w14:textId="77777777" w:rsidR="00244A40" w:rsidRDefault="00244A40" w:rsidP="006728FE">
            <w:pPr>
              <w:widowControl w:val="0"/>
              <w:autoSpaceDE w:val="0"/>
              <w:autoSpaceDN w:val="0"/>
              <w:adjustRightInd w:val="0"/>
              <w:spacing w:after="0" w:line="240" w:lineRule="auto"/>
              <w:rPr>
                <w:rFonts w:ascii="Times New Roman" w:hAnsi="Times New Roman" w:cs="Times New Roman"/>
                <w:lang w:val="en-US"/>
              </w:rPr>
            </w:pPr>
          </w:p>
        </w:tc>
      </w:tr>
      <w:tr w:rsidR="00244A40" w14:paraId="36CEF6EC" w14:textId="77777777" w:rsidTr="006728FE">
        <w:tc>
          <w:tcPr>
            <w:tcW w:w="2616" w:type="dxa"/>
            <w:tcBorders>
              <w:top w:val="nil"/>
              <w:left w:val="nil"/>
              <w:bottom w:val="nil"/>
              <w:right w:val="nil"/>
            </w:tcBorders>
          </w:tcPr>
          <w:p w14:paraId="4FFD1DC4" w14:textId="77777777" w:rsidR="00244A40" w:rsidRDefault="00244A40" w:rsidP="00244A40">
            <w:pPr>
              <w:widowControl w:val="0"/>
              <w:autoSpaceDE w:val="0"/>
              <w:autoSpaceDN w:val="0"/>
              <w:adjustRightInd w:val="0"/>
              <w:spacing w:after="0" w:line="240" w:lineRule="auto"/>
              <w:ind w:firstLine="0"/>
              <w:jc w:val="left"/>
              <w:rPr>
                <w:rFonts w:ascii="Times New Roman" w:hAnsi="Times New Roman" w:cs="Times New Roman"/>
                <w:lang w:val="en-US"/>
              </w:rPr>
            </w:pPr>
            <w:r>
              <w:rPr>
                <w:rFonts w:ascii="Times New Roman" w:hAnsi="Times New Roman" w:cs="Times New Roman"/>
                <w:lang w:val="en-US"/>
              </w:rPr>
              <w:t>Bachelor or Higher</w:t>
            </w:r>
          </w:p>
        </w:tc>
        <w:tc>
          <w:tcPr>
            <w:tcW w:w="2016" w:type="dxa"/>
            <w:tcBorders>
              <w:top w:val="nil"/>
              <w:left w:val="nil"/>
              <w:bottom w:val="nil"/>
              <w:right w:val="nil"/>
            </w:tcBorders>
          </w:tcPr>
          <w:p w14:paraId="3C6BBF7F"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0.000</w:t>
            </w:r>
          </w:p>
        </w:tc>
        <w:tc>
          <w:tcPr>
            <w:tcW w:w="2016" w:type="dxa"/>
            <w:tcBorders>
              <w:top w:val="nil"/>
              <w:left w:val="nil"/>
              <w:bottom w:val="nil"/>
              <w:right w:val="nil"/>
            </w:tcBorders>
          </w:tcPr>
          <w:p w14:paraId="0C9E3612"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0.000</w:t>
            </w:r>
          </w:p>
        </w:tc>
        <w:tc>
          <w:tcPr>
            <w:tcW w:w="2016" w:type="dxa"/>
            <w:tcBorders>
              <w:top w:val="nil"/>
              <w:left w:val="nil"/>
              <w:bottom w:val="nil"/>
              <w:right w:val="nil"/>
            </w:tcBorders>
          </w:tcPr>
          <w:p w14:paraId="2C8CF63B"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0.000</w:t>
            </w:r>
          </w:p>
        </w:tc>
      </w:tr>
      <w:tr w:rsidR="00244A40" w14:paraId="68059BAE" w14:textId="77777777" w:rsidTr="006728FE">
        <w:tc>
          <w:tcPr>
            <w:tcW w:w="2616" w:type="dxa"/>
            <w:tcBorders>
              <w:top w:val="nil"/>
              <w:left w:val="nil"/>
              <w:bottom w:val="nil"/>
              <w:right w:val="nil"/>
            </w:tcBorders>
          </w:tcPr>
          <w:p w14:paraId="3CE38C22" w14:textId="77777777" w:rsidR="00244A40" w:rsidRDefault="00244A40" w:rsidP="00244A40">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0083CA60"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w:t>
            </w:r>
          </w:p>
        </w:tc>
        <w:tc>
          <w:tcPr>
            <w:tcW w:w="2016" w:type="dxa"/>
            <w:tcBorders>
              <w:top w:val="nil"/>
              <w:left w:val="nil"/>
              <w:bottom w:val="nil"/>
              <w:right w:val="nil"/>
            </w:tcBorders>
          </w:tcPr>
          <w:p w14:paraId="5AF76611"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w:t>
            </w:r>
          </w:p>
        </w:tc>
        <w:tc>
          <w:tcPr>
            <w:tcW w:w="2016" w:type="dxa"/>
            <w:tcBorders>
              <w:top w:val="nil"/>
              <w:left w:val="nil"/>
              <w:bottom w:val="nil"/>
              <w:right w:val="nil"/>
            </w:tcBorders>
          </w:tcPr>
          <w:p w14:paraId="601385EC"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w:t>
            </w:r>
          </w:p>
        </w:tc>
      </w:tr>
      <w:tr w:rsidR="00244A40" w14:paraId="7F8DFE3C" w14:textId="77777777" w:rsidTr="006728FE">
        <w:tc>
          <w:tcPr>
            <w:tcW w:w="2616" w:type="dxa"/>
            <w:tcBorders>
              <w:top w:val="nil"/>
              <w:left w:val="nil"/>
              <w:bottom w:val="nil"/>
              <w:right w:val="nil"/>
            </w:tcBorders>
          </w:tcPr>
          <w:p w14:paraId="3A324019" w14:textId="77777777" w:rsidR="00244A40" w:rsidRDefault="00244A40" w:rsidP="00244A40">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34D1C969" w14:textId="77777777" w:rsidR="00244A40" w:rsidRDefault="00244A40"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6F28A22D" w14:textId="77777777" w:rsidR="00244A40" w:rsidRDefault="00244A40"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04E27ACF" w14:textId="77777777" w:rsidR="00244A40" w:rsidRDefault="00244A40" w:rsidP="006728FE">
            <w:pPr>
              <w:widowControl w:val="0"/>
              <w:autoSpaceDE w:val="0"/>
              <w:autoSpaceDN w:val="0"/>
              <w:adjustRightInd w:val="0"/>
              <w:spacing w:after="0" w:line="240" w:lineRule="auto"/>
              <w:rPr>
                <w:rFonts w:ascii="Times New Roman" w:hAnsi="Times New Roman" w:cs="Times New Roman"/>
                <w:lang w:val="en-US"/>
              </w:rPr>
            </w:pPr>
          </w:p>
        </w:tc>
      </w:tr>
      <w:tr w:rsidR="00244A40" w14:paraId="7FF980B1" w14:textId="77777777" w:rsidTr="006728FE">
        <w:tc>
          <w:tcPr>
            <w:tcW w:w="2616" w:type="dxa"/>
            <w:tcBorders>
              <w:top w:val="nil"/>
              <w:left w:val="nil"/>
              <w:bottom w:val="nil"/>
              <w:right w:val="nil"/>
            </w:tcBorders>
          </w:tcPr>
          <w:p w14:paraId="055F35FE" w14:textId="77777777" w:rsidR="00244A40" w:rsidRDefault="00244A40" w:rsidP="00244A40">
            <w:pPr>
              <w:widowControl w:val="0"/>
              <w:autoSpaceDE w:val="0"/>
              <w:autoSpaceDN w:val="0"/>
              <w:adjustRightInd w:val="0"/>
              <w:spacing w:after="0" w:line="240" w:lineRule="auto"/>
              <w:ind w:firstLine="0"/>
              <w:jc w:val="left"/>
              <w:rPr>
                <w:rFonts w:ascii="Times New Roman" w:hAnsi="Times New Roman" w:cs="Times New Roman"/>
                <w:lang w:val="en-US"/>
              </w:rPr>
            </w:pPr>
            <w:r>
              <w:rPr>
                <w:rFonts w:ascii="Times New Roman" w:hAnsi="Times New Roman" w:cs="Times New Roman"/>
                <w:lang w:val="en-US"/>
              </w:rPr>
              <w:t>Missing</w:t>
            </w:r>
          </w:p>
        </w:tc>
        <w:tc>
          <w:tcPr>
            <w:tcW w:w="2016" w:type="dxa"/>
            <w:tcBorders>
              <w:top w:val="nil"/>
              <w:left w:val="nil"/>
              <w:bottom w:val="nil"/>
              <w:right w:val="nil"/>
            </w:tcBorders>
          </w:tcPr>
          <w:p w14:paraId="30A6FDDB"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-0.042</w:t>
            </w:r>
            <w:r>
              <w:rPr>
                <w:rFonts w:ascii="Times New Roman" w:hAnsi="Times New Roman" w:cs="Times New Roman"/>
                <w:vertAlign w:val="superscript"/>
                <w:lang w:val="en-US"/>
              </w:rPr>
              <w:t>***</w:t>
            </w:r>
          </w:p>
        </w:tc>
        <w:tc>
          <w:tcPr>
            <w:tcW w:w="2016" w:type="dxa"/>
            <w:tcBorders>
              <w:top w:val="nil"/>
              <w:left w:val="nil"/>
              <w:bottom w:val="nil"/>
              <w:right w:val="nil"/>
            </w:tcBorders>
          </w:tcPr>
          <w:p w14:paraId="11659753"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-0.040</w:t>
            </w:r>
            <w:r>
              <w:rPr>
                <w:rFonts w:ascii="Times New Roman" w:hAnsi="Times New Roman" w:cs="Times New Roman"/>
                <w:vertAlign w:val="superscript"/>
                <w:lang w:val="en-US"/>
              </w:rPr>
              <w:t>***</w:t>
            </w:r>
          </w:p>
        </w:tc>
        <w:tc>
          <w:tcPr>
            <w:tcW w:w="2016" w:type="dxa"/>
            <w:tcBorders>
              <w:top w:val="nil"/>
              <w:left w:val="nil"/>
              <w:bottom w:val="nil"/>
              <w:right w:val="nil"/>
            </w:tcBorders>
          </w:tcPr>
          <w:p w14:paraId="016AF9B0"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0.003</w:t>
            </w:r>
          </w:p>
        </w:tc>
      </w:tr>
      <w:tr w:rsidR="00244A40" w14:paraId="11101ACD" w14:textId="77777777" w:rsidTr="006728FE">
        <w:tc>
          <w:tcPr>
            <w:tcW w:w="2616" w:type="dxa"/>
            <w:tcBorders>
              <w:top w:val="nil"/>
              <w:left w:val="nil"/>
              <w:bottom w:val="nil"/>
              <w:right w:val="nil"/>
            </w:tcBorders>
          </w:tcPr>
          <w:p w14:paraId="21CB0981" w14:textId="77777777" w:rsidR="00244A40" w:rsidRDefault="00244A40" w:rsidP="00244A40">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05385AD4"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(0.010)</w:t>
            </w:r>
          </w:p>
        </w:tc>
        <w:tc>
          <w:tcPr>
            <w:tcW w:w="2016" w:type="dxa"/>
            <w:tcBorders>
              <w:top w:val="nil"/>
              <w:left w:val="nil"/>
              <w:bottom w:val="nil"/>
              <w:right w:val="nil"/>
            </w:tcBorders>
          </w:tcPr>
          <w:p w14:paraId="5E013CFF"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(0.012)</w:t>
            </w:r>
          </w:p>
        </w:tc>
        <w:tc>
          <w:tcPr>
            <w:tcW w:w="2016" w:type="dxa"/>
            <w:tcBorders>
              <w:top w:val="nil"/>
              <w:left w:val="nil"/>
              <w:bottom w:val="nil"/>
              <w:right w:val="nil"/>
            </w:tcBorders>
          </w:tcPr>
          <w:p w14:paraId="708DF580"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(0.006)</w:t>
            </w:r>
          </w:p>
        </w:tc>
      </w:tr>
      <w:tr w:rsidR="00244A40" w14:paraId="454563C0" w14:textId="77777777" w:rsidTr="006728FE">
        <w:tc>
          <w:tcPr>
            <w:tcW w:w="2616" w:type="dxa"/>
            <w:tcBorders>
              <w:top w:val="nil"/>
              <w:left w:val="nil"/>
              <w:bottom w:val="nil"/>
              <w:right w:val="nil"/>
            </w:tcBorders>
          </w:tcPr>
          <w:p w14:paraId="31E0E225" w14:textId="77777777" w:rsidR="00244A40" w:rsidRDefault="00244A40" w:rsidP="00244A40">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1B507DB6" w14:textId="77777777" w:rsidR="00244A40" w:rsidRDefault="00244A40"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79F3618A" w14:textId="77777777" w:rsidR="00244A40" w:rsidRDefault="00244A40"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08F1F4B4" w14:textId="77777777" w:rsidR="00244A40" w:rsidRDefault="00244A40" w:rsidP="006728FE">
            <w:pPr>
              <w:widowControl w:val="0"/>
              <w:autoSpaceDE w:val="0"/>
              <w:autoSpaceDN w:val="0"/>
              <w:adjustRightInd w:val="0"/>
              <w:spacing w:after="0" w:line="240" w:lineRule="auto"/>
              <w:rPr>
                <w:rFonts w:ascii="Times New Roman" w:hAnsi="Times New Roman" w:cs="Times New Roman"/>
                <w:lang w:val="en-US"/>
              </w:rPr>
            </w:pPr>
          </w:p>
        </w:tc>
      </w:tr>
      <w:tr w:rsidR="00244A40" w14:paraId="7F78B6F3" w14:textId="77777777" w:rsidTr="006728FE">
        <w:tc>
          <w:tcPr>
            <w:tcW w:w="2616" w:type="dxa"/>
            <w:tcBorders>
              <w:top w:val="nil"/>
              <w:left w:val="nil"/>
              <w:bottom w:val="nil"/>
              <w:right w:val="nil"/>
            </w:tcBorders>
          </w:tcPr>
          <w:p w14:paraId="121085BC" w14:textId="77777777" w:rsidR="00244A40" w:rsidRDefault="00244A40" w:rsidP="00244A40">
            <w:pPr>
              <w:widowControl w:val="0"/>
              <w:autoSpaceDE w:val="0"/>
              <w:autoSpaceDN w:val="0"/>
              <w:adjustRightInd w:val="0"/>
              <w:spacing w:after="0" w:line="240" w:lineRule="auto"/>
              <w:ind w:firstLine="0"/>
              <w:jc w:val="left"/>
              <w:rPr>
                <w:rFonts w:ascii="Times New Roman" w:hAnsi="Times New Roman" w:cs="Times New Roman"/>
                <w:lang w:val="en-US"/>
              </w:rPr>
            </w:pPr>
            <w:r>
              <w:rPr>
                <w:rFonts w:ascii="Times New Roman" w:hAnsi="Times New Roman" w:cs="Times New Roman"/>
                <w:lang w:val="en-US"/>
              </w:rPr>
              <w:t>Junior (0-2)</w:t>
            </w:r>
          </w:p>
        </w:tc>
        <w:tc>
          <w:tcPr>
            <w:tcW w:w="2016" w:type="dxa"/>
            <w:tcBorders>
              <w:top w:val="nil"/>
              <w:left w:val="nil"/>
              <w:bottom w:val="nil"/>
              <w:right w:val="nil"/>
            </w:tcBorders>
          </w:tcPr>
          <w:p w14:paraId="1EE72DA1"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-0.024</w:t>
            </w:r>
            <w:r>
              <w:rPr>
                <w:rFonts w:ascii="Times New Roman" w:hAnsi="Times New Roman" w:cs="Times New Roman"/>
                <w:vertAlign w:val="superscript"/>
                <w:lang w:val="en-US"/>
              </w:rPr>
              <w:t>**</w:t>
            </w:r>
          </w:p>
        </w:tc>
        <w:tc>
          <w:tcPr>
            <w:tcW w:w="2016" w:type="dxa"/>
            <w:tcBorders>
              <w:top w:val="nil"/>
              <w:left w:val="nil"/>
              <w:bottom w:val="nil"/>
              <w:right w:val="nil"/>
            </w:tcBorders>
          </w:tcPr>
          <w:p w14:paraId="25CE3309"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-0.021</w:t>
            </w:r>
          </w:p>
        </w:tc>
        <w:tc>
          <w:tcPr>
            <w:tcW w:w="2016" w:type="dxa"/>
            <w:tcBorders>
              <w:top w:val="nil"/>
              <w:left w:val="nil"/>
              <w:bottom w:val="nil"/>
              <w:right w:val="nil"/>
            </w:tcBorders>
          </w:tcPr>
          <w:p w14:paraId="7288A6ED"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-0.002</w:t>
            </w:r>
          </w:p>
        </w:tc>
      </w:tr>
      <w:tr w:rsidR="00244A40" w14:paraId="617C1DB7" w14:textId="77777777" w:rsidTr="006728FE">
        <w:tc>
          <w:tcPr>
            <w:tcW w:w="2616" w:type="dxa"/>
            <w:tcBorders>
              <w:top w:val="nil"/>
              <w:left w:val="nil"/>
              <w:bottom w:val="nil"/>
              <w:right w:val="nil"/>
            </w:tcBorders>
          </w:tcPr>
          <w:p w14:paraId="550F74D9" w14:textId="77777777" w:rsidR="00244A40" w:rsidRDefault="00244A40" w:rsidP="00244A40">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4D028A50"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(0.009)</w:t>
            </w:r>
          </w:p>
        </w:tc>
        <w:tc>
          <w:tcPr>
            <w:tcW w:w="2016" w:type="dxa"/>
            <w:tcBorders>
              <w:top w:val="nil"/>
              <w:left w:val="nil"/>
              <w:bottom w:val="nil"/>
              <w:right w:val="nil"/>
            </w:tcBorders>
          </w:tcPr>
          <w:p w14:paraId="758104F6"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(0.016)</w:t>
            </w:r>
          </w:p>
        </w:tc>
        <w:tc>
          <w:tcPr>
            <w:tcW w:w="2016" w:type="dxa"/>
            <w:tcBorders>
              <w:top w:val="nil"/>
              <w:left w:val="nil"/>
              <w:bottom w:val="nil"/>
              <w:right w:val="nil"/>
            </w:tcBorders>
          </w:tcPr>
          <w:p w14:paraId="71A852C4"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(0.005)</w:t>
            </w:r>
          </w:p>
        </w:tc>
      </w:tr>
      <w:tr w:rsidR="00244A40" w14:paraId="40B6BC40" w14:textId="77777777" w:rsidTr="006728FE">
        <w:tc>
          <w:tcPr>
            <w:tcW w:w="2616" w:type="dxa"/>
            <w:tcBorders>
              <w:top w:val="nil"/>
              <w:left w:val="nil"/>
              <w:bottom w:val="nil"/>
              <w:right w:val="nil"/>
            </w:tcBorders>
          </w:tcPr>
          <w:p w14:paraId="718CE0B3" w14:textId="77777777" w:rsidR="00244A40" w:rsidRDefault="00244A40" w:rsidP="00244A40">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44953075" w14:textId="77777777" w:rsidR="00244A40" w:rsidRDefault="00244A40"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2A70D4E4" w14:textId="77777777" w:rsidR="00244A40" w:rsidRDefault="00244A40"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45A4073E" w14:textId="77777777" w:rsidR="00244A40" w:rsidRDefault="00244A40" w:rsidP="006728FE">
            <w:pPr>
              <w:widowControl w:val="0"/>
              <w:autoSpaceDE w:val="0"/>
              <w:autoSpaceDN w:val="0"/>
              <w:adjustRightInd w:val="0"/>
              <w:spacing w:after="0" w:line="240" w:lineRule="auto"/>
              <w:rPr>
                <w:rFonts w:ascii="Times New Roman" w:hAnsi="Times New Roman" w:cs="Times New Roman"/>
                <w:lang w:val="en-US"/>
              </w:rPr>
            </w:pPr>
          </w:p>
        </w:tc>
      </w:tr>
      <w:tr w:rsidR="00244A40" w14:paraId="622F8E15" w14:textId="77777777" w:rsidTr="006728FE">
        <w:tc>
          <w:tcPr>
            <w:tcW w:w="2616" w:type="dxa"/>
            <w:tcBorders>
              <w:top w:val="nil"/>
              <w:left w:val="nil"/>
              <w:bottom w:val="nil"/>
              <w:right w:val="nil"/>
            </w:tcBorders>
          </w:tcPr>
          <w:p w14:paraId="3D60BE37" w14:textId="77777777" w:rsidR="00244A40" w:rsidRDefault="00244A40" w:rsidP="00244A40">
            <w:pPr>
              <w:widowControl w:val="0"/>
              <w:autoSpaceDE w:val="0"/>
              <w:autoSpaceDN w:val="0"/>
              <w:adjustRightInd w:val="0"/>
              <w:spacing w:after="0" w:line="240" w:lineRule="auto"/>
              <w:ind w:firstLine="0"/>
              <w:jc w:val="left"/>
              <w:rPr>
                <w:rFonts w:ascii="Times New Roman" w:hAnsi="Times New Roman" w:cs="Times New Roman"/>
                <w:lang w:val="en-US"/>
              </w:rPr>
            </w:pPr>
            <w:r>
              <w:rPr>
                <w:rFonts w:ascii="Times New Roman" w:hAnsi="Times New Roman" w:cs="Times New Roman"/>
                <w:lang w:val="en-US"/>
              </w:rPr>
              <w:t>Mid (3-5)</w:t>
            </w:r>
          </w:p>
        </w:tc>
        <w:tc>
          <w:tcPr>
            <w:tcW w:w="2016" w:type="dxa"/>
            <w:tcBorders>
              <w:top w:val="nil"/>
              <w:left w:val="nil"/>
              <w:bottom w:val="nil"/>
              <w:right w:val="nil"/>
            </w:tcBorders>
          </w:tcPr>
          <w:p w14:paraId="436E0B16"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0.000</w:t>
            </w:r>
          </w:p>
        </w:tc>
        <w:tc>
          <w:tcPr>
            <w:tcW w:w="2016" w:type="dxa"/>
            <w:tcBorders>
              <w:top w:val="nil"/>
              <w:left w:val="nil"/>
              <w:bottom w:val="nil"/>
              <w:right w:val="nil"/>
            </w:tcBorders>
          </w:tcPr>
          <w:p w14:paraId="6FAC334A"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0.000</w:t>
            </w:r>
          </w:p>
        </w:tc>
        <w:tc>
          <w:tcPr>
            <w:tcW w:w="2016" w:type="dxa"/>
            <w:tcBorders>
              <w:top w:val="nil"/>
              <w:left w:val="nil"/>
              <w:bottom w:val="nil"/>
              <w:right w:val="nil"/>
            </w:tcBorders>
          </w:tcPr>
          <w:p w14:paraId="3C389817"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0.000</w:t>
            </w:r>
          </w:p>
        </w:tc>
      </w:tr>
      <w:tr w:rsidR="00244A40" w14:paraId="09248EF3" w14:textId="77777777" w:rsidTr="006728FE">
        <w:tc>
          <w:tcPr>
            <w:tcW w:w="2616" w:type="dxa"/>
            <w:tcBorders>
              <w:top w:val="nil"/>
              <w:left w:val="nil"/>
              <w:bottom w:val="nil"/>
              <w:right w:val="nil"/>
            </w:tcBorders>
          </w:tcPr>
          <w:p w14:paraId="556AB2C4" w14:textId="77777777" w:rsidR="00244A40" w:rsidRDefault="00244A40" w:rsidP="00244A40">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7958DBB2"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w:t>
            </w:r>
          </w:p>
        </w:tc>
        <w:tc>
          <w:tcPr>
            <w:tcW w:w="2016" w:type="dxa"/>
            <w:tcBorders>
              <w:top w:val="nil"/>
              <w:left w:val="nil"/>
              <w:bottom w:val="nil"/>
              <w:right w:val="nil"/>
            </w:tcBorders>
          </w:tcPr>
          <w:p w14:paraId="60F13B57"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w:t>
            </w:r>
          </w:p>
        </w:tc>
        <w:tc>
          <w:tcPr>
            <w:tcW w:w="2016" w:type="dxa"/>
            <w:tcBorders>
              <w:top w:val="nil"/>
              <w:left w:val="nil"/>
              <w:bottom w:val="nil"/>
              <w:right w:val="nil"/>
            </w:tcBorders>
          </w:tcPr>
          <w:p w14:paraId="217E663A"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w:t>
            </w:r>
          </w:p>
        </w:tc>
      </w:tr>
      <w:tr w:rsidR="00244A40" w14:paraId="2EC5DE28" w14:textId="77777777" w:rsidTr="006728FE">
        <w:tc>
          <w:tcPr>
            <w:tcW w:w="2616" w:type="dxa"/>
            <w:tcBorders>
              <w:top w:val="nil"/>
              <w:left w:val="nil"/>
              <w:bottom w:val="nil"/>
              <w:right w:val="nil"/>
            </w:tcBorders>
          </w:tcPr>
          <w:p w14:paraId="5A8CA584" w14:textId="77777777" w:rsidR="00244A40" w:rsidRDefault="00244A40" w:rsidP="00244A40">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60B69D5B" w14:textId="77777777" w:rsidR="00244A40" w:rsidRDefault="00244A40"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58BF952F" w14:textId="77777777" w:rsidR="00244A40" w:rsidRDefault="00244A40"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48CAFFD8" w14:textId="77777777" w:rsidR="00244A40" w:rsidRDefault="00244A40" w:rsidP="006728FE">
            <w:pPr>
              <w:widowControl w:val="0"/>
              <w:autoSpaceDE w:val="0"/>
              <w:autoSpaceDN w:val="0"/>
              <w:adjustRightInd w:val="0"/>
              <w:spacing w:after="0" w:line="240" w:lineRule="auto"/>
              <w:rPr>
                <w:rFonts w:ascii="Times New Roman" w:hAnsi="Times New Roman" w:cs="Times New Roman"/>
                <w:lang w:val="en-US"/>
              </w:rPr>
            </w:pPr>
          </w:p>
        </w:tc>
      </w:tr>
      <w:tr w:rsidR="00244A40" w14:paraId="43BC597A" w14:textId="77777777" w:rsidTr="006728FE">
        <w:tc>
          <w:tcPr>
            <w:tcW w:w="2616" w:type="dxa"/>
            <w:tcBorders>
              <w:top w:val="nil"/>
              <w:left w:val="nil"/>
              <w:bottom w:val="nil"/>
              <w:right w:val="nil"/>
            </w:tcBorders>
          </w:tcPr>
          <w:p w14:paraId="77E87274" w14:textId="77777777" w:rsidR="00244A40" w:rsidRDefault="00244A40" w:rsidP="00244A40">
            <w:pPr>
              <w:widowControl w:val="0"/>
              <w:autoSpaceDE w:val="0"/>
              <w:autoSpaceDN w:val="0"/>
              <w:adjustRightInd w:val="0"/>
              <w:spacing w:after="0" w:line="240" w:lineRule="auto"/>
              <w:ind w:firstLine="0"/>
              <w:jc w:val="left"/>
              <w:rPr>
                <w:rFonts w:ascii="Times New Roman" w:hAnsi="Times New Roman" w:cs="Times New Roman"/>
                <w:lang w:val="en-US"/>
              </w:rPr>
            </w:pPr>
            <w:r>
              <w:rPr>
                <w:rFonts w:ascii="Times New Roman" w:hAnsi="Times New Roman" w:cs="Times New Roman"/>
                <w:lang w:val="en-US"/>
              </w:rPr>
              <w:t>Senior+ (6+)</w:t>
            </w:r>
          </w:p>
        </w:tc>
        <w:tc>
          <w:tcPr>
            <w:tcW w:w="2016" w:type="dxa"/>
            <w:tcBorders>
              <w:top w:val="nil"/>
              <w:left w:val="nil"/>
              <w:bottom w:val="nil"/>
              <w:right w:val="nil"/>
            </w:tcBorders>
          </w:tcPr>
          <w:p w14:paraId="2B7BC8BF"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-0.011</w:t>
            </w:r>
          </w:p>
        </w:tc>
        <w:tc>
          <w:tcPr>
            <w:tcW w:w="2016" w:type="dxa"/>
            <w:tcBorders>
              <w:top w:val="nil"/>
              <w:left w:val="nil"/>
              <w:bottom w:val="nil"/>
              <w:right w:val="nil"/>
            </w:tcBorders>
          </w:tcPr>
          <w:p w14:paraId="46D123EC"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-0.018</w:t>
            </w:r>
          </w:p>
        </w:tc>
        <w:tc>
          <w:tcPr>
            <w:tcW w:w="2016" w:type="dxa"/>
            <w:tcBorders>
              <w:top w:val="nil"/>
              <w:left w:val="nil"/>
              <w:bottom w:val="nil"/>
              <w:right w:val="nil"/>
            </w:tcBorders>
          </w:tcPr>
          <w:p w14:paraId="605BFB16"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0.010</w:t>
            </w:r>
          </w:p>
        </w:tc>
      </w:tr>
      <w:tr w:rsidR="00244A40" w14:paraId="278D1E79" w14:textId="77777777" w:rsidTr="006728FE">
        <w:tc>
          <w:tcPr>
            <w:tcW w:w="2616" w:type="dxa"/>
            <w:tcBorders>
              <w:top w:val="nil"/>
              <w:left w:val="nil"/>
              <w:bottom w:val="single" w:sz="4" w:space="0" w:color="auto"/>
              <w:right w:val="nil"/>
            </w:tcBorders>
          </w:tcPr>
          <w:p w14:paraId="2BC17909" w14:textId="77777777" w:rsidR="00244A40" w:rsidRDefault="00244A40" w:rsidP="00244A40">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single" w:sz="4" w:space="0" w:color="auto"/>
              <w:right w:val="nil"/>
            </w:tcBorders>
          </w:tcPr>
          <w:p w14:paraId="384D0E56"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(0.008)</w:t>
            </w:r>
          </w:p>
        </w:tc>
        <w:tc>
          <w:tcPr>
            <w:tcW w:w="2016" w:type="dxa"/>
            <w:tcBorders>
              <w:top w:val="nil"/>
              <w:left w:val="nil"/>
              <w:bottom w:val="single" w:sz="4" w:space="0" w:color="auto"/>
              <w:right w:val="nil"/>
            </w:tcBorders>
          </w:tcPr>
          <w:p w14:paraId="7F2BB854"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(0.016)</w:t>
            </w:r>
          </w:p>
        </w:tc>
        <w:tc>
          <w:tcPr>
            <w:tcW w:w="2016" w:type="dxa"/>
            <w:tcBorders>
              <w:top w:val="nil"/>
              <w:left w:val="nil"/>
              <w:bottom w:val="single" w:sz="4" w:space="0" w:color="auto"/>
              <w:right w:val="nil"/>
            </w:tcBorders>
          </w:tcPr>
          <w:p w14:paraId="4B4B6C78"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(0.006)</w:t>
            </w:r>
          </w:p>
        </w:tc>
      </w:tr>
      <w:tr w:rsidR="00244A40" w14:paraId="3FFC8061" w14:textId="77777777" w:rsidTr="006728FE">
        <w:tc>
          <w:tcPr>
            <w:tcW w:w="2616" w:type="dxa"/>
            <w:tcBorders>
              <w:top w:val="single" w:sz="4" w:space="0" w:color="auto"/>
              <w:left w:val="nil"/>
              <w:bottom w:val="nil"/>
              <w:right w:val="nil"/>
            </w:tcBorders>
          </w:tcPr>
          <w:p w14:paraId="6BD6CA7E" w14:textId="77777777" w:rsidR="00244A40" w:rsidRDefault="00244A40" w:rsidP="00244A40">
            <w:pPr>
              <w:widowControl w:val="0"/>
              <w:autoSpaceDE w:val="0"/>
              <w:autoSpaceDN w:val="0"/>
              <w:adjustRightInd w:val="0"/>
              <w:spacing w:after="0" w:line="240" w:lineRule="auto"/>
              <w:ind w:firstLine="0"/>
              <w:jc w:val="left"/>
              <w:rPr>
                <w:rFonts w:ascii="Times New Roman" w:hAnsi="Times New Roman" w:cs="Times New Roman"/>
                <w:lang w:val="en-US"/>
              </w:rPr>
            </w:pPr>
            <w:r>
              <w:rPr>
                <w:rFonts w:ascii="Times New Roman" w:hAnsi="Times New Roman" w:cs="Times New Roman"/>
                <w:lang w:val="en-US"/>
              </w:rPr>
              <w:t>NACE sektor</w:t>
            </w:r>
          </w:p>
        </w:tc>
        <w:tc>
          <w:tcPr>
            <w:tcW w:w="2016" w:type="dxa"/>
            <w:tcBorders>
              <w:top w:val="single" w:sz="4" w:space="0" w:color="auto"/>
              <w:left w:val="nil"/>
              <w:bottom w:val="nil"/>
              <w:right w:val="nil"/>
            </w:tcBorders>
          </w:tcPr>
          <w:p w14:paraId="2A232901"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Ano</w:t>
            </w:r>
          </w:p>
        </w:tc>
        <w:tc>
          <w:tcPr>
            <w:tcW w:w="2016" w:type="dxa"/>
            <w:tcBorders>
              <w:top w:val="single" w:sz="4" w:space="0" w:color="auto"/>
              <w:left w:val="nil"/>
              <w:bottom w:val="nil"/>
              <w:right w:val="nil"/>
            </w:tcBorders>
          </w:tcPr>
          <w:p w14:paraId="21E8CE20"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Ano</w:t>
            </w:r>
          </w:p>
        </w:tc>
        <w:tc>
          <w:tcPr>
            <w:tcW w:w="2016" w:type="dxa"/>
            <w:tcBorders>
              <w:top w:val="single" w:sz="4" w:space="0" w:color="auto"/>
              <w:left w:val="nil"/>
              <w:bottom w:val="nil"/>
              <w:right w:val="nil"/>
            </w:tcBorders>
          </w:tcPr>
          <w:p w14:paraId="7B387564"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Ano</w:t>
            </w:r>
          </w:p>
        </w:tc>
      </w:tr>
      <w:tr w:rsidR="00244A40" w14:paraId="268AD1BA" w14:textId="77777777" w:rsidTr="006728FE">
        <w:tc>
          <w:tcPr>
            <w:tcW w:w="2616" w:type="dxa"/>
            <w:tcBorders>
              <w:top w:val="nil"/>
              <w:left w:val="nil"/>
              <w:bottom w:val="nil"/>
              <w:right w:val="nil"/>
            </w:tcBorders>
          </w:tcPr>
          <w:p w14:paraId="54D5D73D" w14:textId="77777777" w:rsidR="00244A40" w:rsidRDefault="00244A40" w:rsidP="00244A40">
            <w:pPr>
              <w:widowControl w:val="0"/>
              <w:autoSpaceDE w:val="0"/>
              <w:autoSpaceDN w:val="0"/>
              <w:adjustRightInd w:val="0"/>
              <w:spacing w:after="0" w:line="240" w:lineRule="auto"/>
              <w:ind w:firstLine="0"/>
              <w:jc w:val="left"/>
              <w:rPr>
                <w:rFonts w:ascii="Times New Roman" w:hAnsi="Times New Roman" w:cs="Times New Roman"/>
                <w:lang w:val="en-US"/>
              </w:rPr>
            </w:pPr>
            <w:r>
              <w:rPr>
                <w:rFonts w:ascii="Times New Roman" w:hAnsi="Times New Roman" w:cs="Times New Roman"/>
                <w:lang w:val="en-US"/>
              </w:rPr>
              <w:lastRenderedPageBreak/>
              <w:t>Typ firmy</w:t>
            </w:r>
          </w:p>
        </w:tc>
        <w:tc>
          <w:tcPr>
            <w:tcW w:w="2016" w:type="dxa"/>
            <w:tcBorders>
              <w:top w:val="nil"/>
              <w:left w:val="nil"/>
              <w:bottom w:val="nil"/>
              <w:right w:val="nil"/>
            </w:tcBorders>
          </w:tcPr>
          <w:p w14:paraId="2AAF1C5F"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Ano</w:t>
            </w:r>
          </w:p>
        </w:tc>
        <w:tc>
          <w:tcPr>
            <w:tcW w:w="2016" w:type="dxa"/>
            <w:tcBorders>
              <w:top w:val="nil"/>
              <w:left w:val="nil"/>
              <w:bottom w:val="nil"/>
              <w:right w:val="nil"/>
            </w:tcBorders>
          </w:tcPr>
          <w:p w14:paraId="1AE040DB"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Ano</w:t>
            </w:r>
          </w:p>
        </w:tc>
        <w:tc>
          <w:tcPr>
            <w:tcW w:w="2016" w:type="dxa"/>
            <w:tcBorders>
              <w:top w:val="nil"/>
              <w:left w:val="nil"/>
              <w:bottom w:val="nil"/>
              <w:right w:val="nil"/>
            </w:tcBorders>
          </w:tcPr>
          <w:p w14:paraId="2824CAF5"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Ano</w:t>
            </w:r>
          </w:p>
        </w:tc>
      </w:tr>
      <w:tr w:rsidR="00244A40" w14:paraId="7C95E253" w14:textId="77777777" w:rsidTr="006728FE">
        <w:tc>
          <w:tcPr>
            <w:tcW w:w="2616" w:type="dxa"/>
            <w:tcBorders>
              <w:top w:val="nil"/>
              <w:left w:val="nil"/>
              <w:bottom w:val="nil"/>
              <w:right w:val="nil"/>
            </w:tcBorders>
          </w:tcPr>
          <w:p w14:paraId="369C934E" w14:textId="77777777" w:rsidR="00244A40" w:rsidRDefault="00244A40" w:rsidP="00244A40">
            <w:pPr>
              <w:widowControl w:val="0"/>
              <w:autoSpaceDE w:val="0"/>
              <w:autoSpaceDN w:val="0"/>
              <w:adjustRightInd w:val="0"/>
              <w:spacing w:after="0" w:line="240" w:lineRule="auto"/>
              <w:ind w:firstLine="0"/>
              <w:jc w:val="left"/>
              <w:rPr>
                <w:rFonts w:ascii="Times New Roman" w:hAnsi="Times New Roman" w:cs="Times New Roman"/>
                <w:lang w:val="en-US"/>
              </w:rPr>
            </w:pPr>
            <w:r>
              <w:rPr>
                <w:rFonts w:ascii="Times New Roman" w:hAnsi="Times New Roman" w:cs="Times New Roman"/>
                <w:lang w:val="en-US"/>
              </w:rPr>
              <w:t>Velikost firmy</w:t>
            </w:r>
          </w:p>
        </w:tc>
        <w:tc>
          <w:tcPr>
            <w:tcW w:w="2016" w:type="dxa"/>
            <w:tcBorders>
              <w:top w:val="nil"/>
              <w:left w:val="nil"/>
              <w:bottom w:val="nil"/>
              <w:right w:val="nil"/>
            </w:tcBorders>
          </w:tcPr>
          <w:p w14:paraId="2FCBDCCC"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Ano</w:t>
            </w:r>
          </w:p>
        </w:tc>
        <w:tc>
          <w:tcPr>
            <w:tcW w:w="2016" w:type="dxa"/>
            <w:tcBorders>
              <w:top w:val="nil"/>
              <w:left w:val="nil"/>
              <w:bottom w:val="nil"/>
              <w:right w:val="nil"/>
            </w:tcBorders>
          </w:tcPr>
          <w:p w14:paraId="3AE24032"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Ano</w:t>
            </w:r>
          </w:p>
        </w:tc>
        <w:tc>
          <w:tcPr>
            <w:tcW w:w="2016" w:type="dxa"/>
            <w:tcBorders>
              <w:top w:val="nil"/>
              <w:left w:val="nil"/>
              <w:bottom w:val="nil"/>
              <w:right w:val="nil"/>
            </w:tcBorders>
          </w:tcPr>
          <w:p w14:paraId="14C59FF3"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Ano</w:t>
            </w:r>
          </w:p>
        </w:tc>
      </w:tr>
      <w:tr w:rsidR="00244A40" w14:paraId="7D0890FD" w14:textId="77777777" w:rsidTr="006728FE">
        <w:tc>
          <w:tcPr>
            <w:tcW w:w="2616" w:type="dxa"/>
            <w:tcBorders>
              <w:top w:val="nil"/>
              <w:left w:val="nil"/>
              <w:bottom w:val="nil"/>
              <w:right w:val="nil"/>
            </w:tcBorders>
          </w:tcPr>
          <w:p w14:paraId="1D187B12" w14:textId="77777777" w:rsidR="00244A40" w:rsidRDefault="00244A40" w:rsidP="00244A40">
            <w:pPr>
              <w:widowControl w:val="0"/>
              <w:autoSpaceDE w:val="0"/>
              <w:autoSpaceDN w:val="0"/>
              <w:adjustRightInd w:val="0"/>
              <w:spacing w:after="0" w:line="240" w:lineRule="auto"/>
              <w:ind w:firstLine="0"/>
              <w:jc w:val="left"/>
              <w:rPr>
                <w:rFonts w:ascii="Times New Roman" w:hAnsi="Times New Roman" w:cs="Times New Roman"/>
                <w:lang w:val="en-US"/>
              </w:rPr>
            </w:pPr>
            <w:r>
              <w:rPr>
                <w:rFonts w:ascii="Times New Roman" w:hAnsi="Times New Roman" w:cs="Times New Roman"/>
                <w:lang w:val="en-US"/>
              </w:rPr>
              <w:t>Remote</w:t>
            </w:r>
          </w:p>
        </w:tc>
        <w:tc>
          <w:tcPr>
            <w:tcW w:w="2016" w:type="dxa"/>
            <w:tcBorders>
              <w:top w:val="nil"/>
              <w:left w:val="nil"/>
              <w:bottom w:val="nil"/>
              <w:right w:val="nil"/>
            </w:tcBorders>
          </w:tcPr>
          <w:p w14:paraId="4F363130"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Ano</w:t>
            </w:r>
          </w:p>
        </w:tc>
        <w:tc>
          <w:tcPr>
            <w:tcW w:w="2016" w:type="dxa"/>
            <w:tcBorders>
              <w:top w:val="nil"/>
              <w:left w:val="nil"/>
              <w:bottom w:val="nil"/>
              <w:right w:val="nil"/>
            </w:tcBorders>
          </w:tcPr>
          <w:p w14:paraId="6D09DB7F"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Ano</w:t>
            </w:r>
          </w:p>
        </w:tc>
        <w:tc>
          <w:tcPr>
            <w:tcW w:w="2016" w:type="dxa"/>
            <w:tcBorders>
              <w:top w:val="nil"/>
              <w:left w:val="nil"/>
              <w:bottom w:val="nil"/>
              <w:right w:val="nil"/>
            </w:tcBorders>
          </w:tcPr>
          <w:p w14:paraId="2E3687E8"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Ano</w:t>
            </w:r>
          </w:p>
        </w:tc>
      </w:tr>
      <w:tr w:rsidR="00244A40" w14:paraId="3C0522D5" w14:textId="77777777" w:rsidTr="006728FE">
        <w:tc>
          <w:tcPr>
            <w:tcW w:w="2616" w:type="dxa"/>
            <w:tcBorders>
              <w:top w:val="nil"/>
              <w:left w:val="nil"/>
              <w:bottom w:val="single" w:sz="4" w:space="0" w:color="auto"/>
              <w:right w:val="nil"/>
            </w:tcBorders>
          </w:tcPr>
          <w:p w14:paraId="4CAF4593" w14:textId="77777777" w:rsidR="00244A40" w:rsidRDefault="00244A40" w:rsidP="00244A40">
            <w:pPr>
              <w:widowControl w:val="0"/>
              <w:autoSpaceDE w:val="0"/>
              <w:autoSpaceDN w:val="0"/>
              <w:adjustRightInd w:val="0"/>
              <w:spacing w:after="0" w:line="240" w:lineRule="auto"/>
              <w:ind w:firstLine="0"/>
              <w:jc w:val="left"/>
              <w:rPr>
                <w:rFonts w:ascii="Times New Roman" w:hAnsi="Times New Roman" w:cs="Times New Roman"/>
                <w:lang w:val="en-US"/>
              </w:rPr>
            </w:pPr>
            <w:r>
              <w:rPr>
                <w:rFonts w:ascii="Times New Roman" w:hAnsi="Times New Roman" w:cs="Times New Roman"/>
                <w:lang w:val="en-US"/>
              </w:rPr>
              <w:t>N</w:t>
            </w:r>
          </w:p>
        </w:tc>
        <w:tc>
          <w:tcPr>
            <w:tcW w:w="2016" w:type="dxa"/>
            <w:tcBorders>
              <w:top w:val="nil"/>
              <w:left w:val="nil"/>
              <w:bottom w:val="single" w:sz="4" w:space="0" w:color="auto"/>
              <w:right w:val="nil"/>
            </w:tcBorders>
          </w:tcPr>
          <w:p w14:paraId="7B0D086B"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17,848</w:t>
            </w:r>
          </w:p>
        </w:tc>
        <w:tc>
          <w:tcPr>
            <w:tcW w:w="2016" w:type="dxa"/>
            <w:tcBorders>
              <w:top w:val="nil"/>
              <w:left w:val="nil"/>
              <w:bottom w:val="single" w:sz="4" w:space="0" w:color="auto"/>
              <w:right w:val="nil"/>
            </w:tcBorders>
          </w:tcPr>
          <w:p w14:paraId="3E08DFEA"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6,402</w:t>
            </w:r>
          </w:p>
        </w:tc>
        <w:tc>
          <w:tcPr>
            <w:tcW w:w="2016" w:type="dxa"/>
            <w:tcBorders>
              <w:top w:val="nil"/>
              <w:left w:val="nil"/>
              <w:bottom w:val="single" w:sz="4" w:space="0" w:color="auto"/>
              <w:right w:val="nil"/>
            </w:tcBorders>
          </w:tcPr>
          <w:p w14:paraId="7582F530" w14:textId="77777777" w:rsidR="00244A40" w:rsidRDefault="00244A40"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14,186</w:t>
            </w:r>
          </w:p>
        </w:tc>
      </w:tr>
    </w:tbl>
    <w:p w14:paraId="2C160A8A" w14:textId="77777777" w:rsidR="00244A40" w:rsidRDefault="00244A40" w:rsidP="00244A40">
      <w:pPr>
        <w:widowControl w:val="0"/>
        <w:autoSpaceDE w:val="0"/>
        <w:autoSpaceDN w:val="0"/>
        <w:adjustRightInd w:val="0"/>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Standard errors in parentheses</w:t>
      </w:r>
    </w:p>
    <w:p w14:paraId="649F1CB5" w14:textId="77777777" w:rsidR="00244A40" w:rsidRDefault="00244A40" w:rsidP="00244A40">
      <w:pPr>
        <w:widowControl w:val="0"/>
        <w:autoSpaceDE w:val="0"/>
        <w:autoSpaceDN w:val="0"/>
        <w:adjustRightInd w:val="0"/>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Závislá proměnná: has_ai (1=AI Integration nebo Applied/Core AI, 0=None).</w:t>
      </w:r>
    </w:p>
    <w:p w14:paraId="471D3E05" w14:textId="77777777" w:rsidR="00244A40" w:rsidRDefault="00244A40" w:rsidP="00244A40">
      <w:pPr>
        <w:widowControl w:val="0"/>
        <w:autoSpaceDE w:val="0"/>
        <w:autoSpaceDN w:val="0"/>
        <w:adjustRightInd w:val="0"/>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Průměrné marginální efekty (AME) z logitu, SE klastrované na firmu v závorkách.</w:t>
      </w:r>
    </w:p>
    <w:p w14:paraId="47E11FBB" w14:textId="77777777" w:rsidR="00244A40" w:rsidRDefault="00244A40" w:rsidP="00244A40">
      <w:pPr>
        <w:widowControl w:val="0"/>
        <w:autoSpaceDE w:val="0"/>
        <w:autoSpaceDN w:val="0"/>
        <w:adjustRightInd w:val="0"/>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Referenční job family: Software Engineer.</w:t>
      </w:r>
    </w:p>
    <w:p w14:paraId="228B2193" w14:textId="77777777" w:rsidR="00244A40" w:rsidRDefault="00244A40" w:rsidP="00244A40">
      <w:pPr>
        <w:widowControl w:val="0"/>
        <w:autoSpaceDE w:val="0"/>
        <w:autoSpaceDN w:val="0"/>
        <w:adjustRightInd w:val="0"/>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Tato specifikace neobsahuje skill clustery — ty jsou samostatně v Tabulce 3 se stejnými kontrolami. Oddělené modely umožňují čistou interpretaci profesních a dovednostních efektů bez vzájemné kanibalizace koeficientů (job family a skill clustery jsou silně korelované).</w:t>
      </w:r>
    </w:p>
    <w:p w14:paraId="4E93D9AC" w14:textId="77777777" w:rsidR="00244A40" w:rsidRDefault="00244A40" w:rsidP="00244A40">
      <w:pPr>
        <w:widowControl w:val="0"/>
        <w:autoSpaceDE w:val="0"/>
        <w:autoSpaceDN w:val="0"/>
        <w:adjustRightInd w:val="0"/>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edu_logit: 3 úrovně (referenční Bachelor+); exp_category: 4 úrovně (referenční Mid 3–5 let).</w:t>
      </w:r>
    </w:p>
    <w:p w14:paraId="19126A16" w14:textId="77777777" w:rsidR="00244A40" w:rsidRDefault="00244A40" w:rsidP="00244A40">
      <w:pPr>
        <w:widowControl w:val="0"/>
        <w:autoSpaceDE w:val="0"/>
        <w:autoSpaceDN w:val="0"/>
        <w:adjustRightInd w:val="0"/>
        <w:spacing w:after="0" w:line="240" w:lineRule="auto"/>
        <w:rPr>
          <w:rFonts w:ascii="Times New Roman" w:hAnsi="Times New Roman" w:cs="Times New Roman"/>
          <w:sz w:val="20"/>
          <w:szCs w:val="20"/>
          <w:lang w:val="en-US"/>
        </w:rPr>
      </w:pPr>
      <w:r>
        <w:rPr>
          <w:rFonts w:ascii="Times New Roman" w:hAnsi="Times New Roman" w:cs="Times New Roman"/>
          <w:sz w:val="20"/>
          <w:szCs w:val="20"/>
          <w:vertAlign w:val="superscript"/>
          <w:lang w:val="en-US"/>
        </w:rPr>
        <w:t>*</w:t>
      </w:r>
      <w:r>
        <w:rPr>
          <w:rFonts w:ascii="Times New Roman" w:hAnsi="Times New Roman" w:cs="Times New Roman"/>
          <w:sz w:val="20"/>
          <w:szCs w:val="20"/>
          <w:lang w:val="en-US"/>
        </w:rPr>
        <w:t xml:space="preserve"> </w:t>
      </w:r>
      <w:r>
        <w:rPr>
          <w:rFonts w:ascii="Times New Roman" w:hAnsi="Times New Roman" w:cs="Times New Roman"/>
          <w:i/>
          <w:iCs/>
          <w:sz w:val="20"/>
          <w:szCs w:val="20"/>
          <w:lang w:val="en-US"/>
        </w:rPr>
        <w:t>p</w:t>
      </w:r>
      <w:r>
        <w:rPr>
          <w:rFonts w:ascii="Times New Roman" w:hAnsi="Times New Roman" w:cs="Times New Roman"/>
          <w:sz w:val="20"/>
          <w:szCs w:val="20"/>
          <w:lang w:val="en-US"/>
        </w:rPr>
        <w:t xml:space="preserve"> &lt; 0.05, </w:t>
      </w:r>
      <w:r>
        <w:rPr>
          <w:rFonts w:ascii="Times New Roman" w:hAnsi="Times New Roman" w:cs="Times New Roman"/>
          <w:sz w:val="20"/>
          <w:szCs w:val="20"/>
          <w:vertAlign w:val="superscript"/>
          <w:lang w:val="en-US"/>
        </w:rPr>
        <w:t>**</w:t>
      </w:r>
      <w:r>
        <w:rPr>
          <w:rFonts w:ascii="Times New Roman" w:hAnsi="Times New Roman" w:cs="Times New Roman"/>
          <w:sz w:val="20"/>
          <w:szCs w:val="20"/>
          <w:lang w:val="en-US"/>
        </w:rPr>
        <w:t xml:space="preserve"> </w:t>
      </w:r>
      <w:r>
        <w:rPr>
          <w:rFonts w:ascii="Times New Roman" w:hAnsi="Times New Roman" w:cs="Times New Roman"/>
          <w:i/>
          <w:iCs/>
          <w:sz w:val="20"/>
          <w:szCs w:val="20"/>
          <w:lang w:val="en-US"/>
        </w:rPr>
        <w:t>p</w:t>
      </w:r>
      <w:r>
        <w:rPr>
          <w:rFonts w:ascii="Times New Roman" w:hAnsi="Times New Roman" w:cs="Times New Roman"/>
          <w:sz w:val="20"/>
          <w:szCs w:val="20"/>
          <w:lang w:val="en-US"/>
        </w:rPr>
        <w:t xml:space="preserve"> &lt; 0.01, </w:t>
      </w:r>
      <w:r>
        <w:rPr>
          <w:rFonts w:ascii="Times New Roman" w:hAnsi="Times New Roman" w:cs="Times New Roman"/>
          <w:sz w:val="20"/>
          <w:szCs w:val="20"/>
          <w:vertAlign w:val="superscript"/>
          <w:lang w:val="en-US"/>
        </w:rPr>
        <w:t>***</w:t>
      </w:r>
      <w:r>
        <w:rPr>
          <w:rFonts w:ascii="Times New Roman" w:hAnsi="Times New Roman" w:cs="Times New Roman"/>
          <w:sz w:val="20"/>
          <w:szCs w:val="20"/>
          <w:lang w:val="en-US"/>
        </w:rPr>
        <w:t xml:space="preserve"> </w:t>
      </w:r>
      <w:r>
        <w:rPr>
          <w:rFonts w:ascii="Times New Roman" w:hAnsi="Times New Roman" w:cs="Times New Roman"/>
          <w:i/>
          <w:iCs/>
          <w:sz w:val="20"/>
          <w:szCs w:val="20"/>
          <w:lang w:val="en-US"/>
        </w:rPr>
        <w:t>p</w:t>
      </w:r>
      <w:r>
        <w:rPr>
          <w:rFonts w:ascii="Times New Roman" w:hAnsi="Times New Roman" w:cs="Times New Roman"/>
          <w:sz w:val="20"/>
          <w:szCs w:val="20"/>
          <w:lang w:val="en-US"/>
        </w:rPr>
        <w:t xml:space="preserve"> &lt; 0.001</w:t>
      </w:r>
    </w:p>
    <w:p w14:paraId="6AB63733" w14:textId="77777777" w:rsidR="00803467" w:rsidRPr="00996A75" w:rsidRDefault="00803467" w:rsidP="00996A75"/>
    <w:p w14:paraId="2F2B4C2A" w14:textId="5E1E88B8" w:rsidR="00ED4323" w:rsidRDefault="00ED4323" w:rsidP="00195822">
      <w:r w:rsidRPr="00ED4323">
        <w:rPr>
          <w:highlight w:val="yellow"/>
        </w:rPr>
        <w:t>Při interpretaci koeficientů profesní skupiny je vhodné zmínit</w:t>
      </w:r>
      <w:r>
        <w:rPr>
          <w:highlight w:val="yellow"/>
        </w:rPr>
        <w:t xml:space="preserve">, že </w:t>
      </w:r>
      <w:r w:rsidRPr="00ED4323">
        <w:rPr>
          <w:highlight w:val="yellow"/>
        </w:rPr>
        <w:t>proměnná job_family byla odvozena ze stejného LLM extrakčního pipelinu jako ai_level</w:t>
      </w:r>
      <w:r>
        <w:rPr>
          <w:highlight w:val="yellow"/>
        </w:rPr>
        <w:t>. K</w:t>
      </w:r>
      <w:r w:rsidRPr="00ED4323">
        <w:rPr>
          <w:highlight w:val="yellow"/>
        </w:rPr>
        <w:t xml:space="preserve">oeficient Data &amp; AI </w:t>
      </w:r>
      <w:r>
        <w:rPr>
          <w:highlight w:val="yellow"/>
        </w:rPr>
        <w:t xml:space="preserve">tak </w:t>
      </w:r>
      <w:r w:rsidRPr="00ED4323">
        <w:rPr>
          <w:highlight w:val="yellow"/>
        </w:rPr>
        <w:t xml:space="preserve">v Tabulce 2 částečně odráží </w:t>
      </w:r>
      <w:r>
        <w:rPr>
          <w:highlight w:val="yellow"/>
        </w:rPr>
        <w:t>vlastní</w:t>
      </w:r>
      <w:r w:rsidRPr="00ED4323">
        <w:rPr>
          <w:highlight w:val="yellow"/>
        </w:rPr>
        <w:t xml:space="preserve"> konzistenci klasifikace, a je proto namístě jej interpretovat s opatrností. </w:t>
      </w:r>
      <w:r w:rsidR="009F3B5C">
        <w:rPr>
          <w:highlight w:val="yellow"/>
        </w:rPr>
        <w:t>P</w:t>
      </w:r>
      <w:r w:rsidRPr="00ED4323">
        <w:rPr>
          <w:highlight w:val="yellow"/>
        </w:rPr>
        <w:t xml:space="preserve">ohled v Tabulce 3 (skill clustery bez job_family) nabízí nezávislejší </w:t>
      </w:r>
      <w:r w:rsidR="004859E5">
        <w:rPr>
          <w:highlight w:val="yellow"/>
        </w:rPr>
        <w:t>pohled</w:t>
      </w:r>
      <w:r w:rsidRPr="00ED4323">
        <w:rPr>
          <w:highlight w:val="yellow"/>
        </w:rPr>
        <w:t>,</w:t>
      </w:r>
      <w:r w:rsidR="004859E5">
        <w:rPr>
          <w:highlight w:val="yellow"/>
        </w:rPr>
        <w:t xml:space="preserve"> </w:t>
      </w:r>
      <w:r w:rsidRPr="00ED4323">
        <w:rPr>
          <w:highlight w:val="yellow"/>
        </w:rPr>
        <w:t>clustery jsou získávány primárně deterministickou extrakcí</w:t>
      </w:r>
      <w:r w:rsidR="00550603">
        <w:rPr>
          <w:highlight w:val="yellow"/>
        </w:rPr>
        <w:t xml:space="preserve"> z</w:t>
      </w:r>
      <w:r w:rsidRPr="00ED4323">
        <w:rPr>
          <w:highlight w:val="yellow"/>
        </w:rPr>
        <w:t xml:space="preserve"> klíčových slov a role LLM je v nich pouze doplňková.</w:t>
      </w:r>
    </w:p>
    <w:p w14:paraId="3286E7C4" w14:textId="5E81A888" w:rsidR="00195822" w:rsidRDefault="00195822" w:rsidP="00195822">
      <w:r w:rsidRPr="00195822">
        <w:t xml:space="preserve">Jak Tabulka 3 napovídá, přítomnost Generative AI (GPT, LLM, Copilot), Data Science či Machine Learning dovedností (TensorFlow, PyTorch, scikit-learn) je ve všech třech zemích nejsilnějším pozitivním prediktorem AI požadavku. To je v souladu s očekáváním, jelikož tyto dva clustery jsou úzce spjaty se samotnou AI klasifikací a prakticky každý inzerát, který je zmiňuje, je zároveň klasifikován jako inzerát s AI požadavkem. Zajímavější a analyticky nosnější jsou proto výsledky u ostatních, necirkulárních skill clusterů jako jsou Cloud Computing, Data Engineering, Dynamic Web a BI / Analytics, které predikují AI požadavek konzistentně ve všech třech zemích. Jedná se o dovednosti spjaté s moderní cloudově-webovou infrastrukturou a s prací s daty. Tyto čtyři clustery lze považovat za technologické jádro, kolem kterého se AI poptávka ve všech třech zemích soustřeďuje. Naopak negativními prediktory jsou Scripting / Shell a OS / Embedded, tedy dovednosti spíše spjaté s údržbou infrastruktury. V USA a Německu se k negativním prediktorům přidávají ještě clustery Enterprise / Managed, Certifications a Databases / Storage, v Indii jsou ale tyto tři clustery statisticky neutrální.  </w:t>
      </w:r>
    </w:p>
    <w:p w14:paraId="102C3F1C" w14:textId="77777777" w:rsidR="007438E5" w:rsidRDefault="007438E5" w:rsidP="007438E5">
      <w:pPr>
        <w:keepNext/>
        <w:widowControl w:val="0"/>
        <w:autoSpaceDE w:val="0"/>
        <w:autoSpaceDN w:val="0"/>
        <w:adjustRightInd w:val="0"/>
        <w:spacing w:after="0" w:line="240" w:lineRule="auto"/>
        <w:rPr>
          <w:rFonts w:ascii="Times New Roman" w:hAnsi="Times New Roman" w:cs="Times New Roman"/>
          <w:lang w:val="en-US"/>
        </w:rPr>
      </w:pPr>
      <w:r>
        <w:rPr>
          <w:rFonts w:ascii="Times New Roman" w:hAnsi="Times New Roman" w:cs="Times New Roman"/>
          <w:lang w:val="en-US"/>
        </w:rPr>
        <w:t>Tabulka 3: Binární logit P(AI požadavek = ano) — skill clustery (AME podle země)</w:t>
      </w:r>
    </w:p>
    <w:tbl>
      <w:tblPr>
        <w:tblW w:w="0" w:type="auto"/>
        <w:tblLayout w:type="fixed"/>
        <w:tblLook w:val="0000" w:firstRow="0" w:lastRow="0" w:firstColumn="0" w:lastColumn="0" w:noHBand="0" w:noVBand="0"/>
      </w:tblPr>
      <w:tblGrid>
        <w:gridCol w:w="2616"/>
        <w:gridCol w:w="2016"/>
        <w:gridCol w:w="2016"/>
        <w:gridCol w:w="2016"/>
      </w:tblGrid>
      <w:tr w:rsidR="007438E5" w14:paraId="28C851EA" w14:textId="77777777" w:rsidTr="006728FE">
        <w:tc>
          <w:tcPr>
            <w:tcW w:w="2616" w:type="dxa"/>
            <w:tcBorders>
              <w:top w:val="single" w:sz="4" w:space="0" w:color="auto"/>
              <w:left w:val="nil"/>
              <w:bottom w:val="nil"/>
              <w:right w:val="nil"/>
            </w:tcBorders>
          </w:tcPr>
          <w:p w14:paraId="0C7DC966" w14:textId="77777777" w:rsidR="007438E5" w:rsidRDefault="007438E5" w:rsidP="007438E5">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single" w:sz="4" w:space="0" w:color="auto"/>
              <w:left w:val="nil"/>
              <w:bottom w:val="nil"/>
              <w:right w:val="nil"/>
            </w:tcBorders>
          </w:tcPr>
          <w:p w14:paraId="50A418AF"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(1)</w:t>
            </w:r>
          </w:p>
        </w:tc>
        <w:tc>
          <w:tcPr>
            <w:tcW w:w="2016" w:type="dxa"/>
            <w:tcBorders>
              <w:top w:val="single" w:sz="4" w:space="0" w:color="auto"/>
              <w:left w:val="nil"/>
              <w:bottom w:val="nil"/>
              <w:right w:val="nil"/>
            </w:tcBorders>
          </w:tcPr>
          <w:p w14:paraId="4253C81E"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(2)</w:t>
            </w:r>
          </w:p>
        </w:tc>
        <w:tc>
          <w:tcPr>
            <w:tcW w:w="2016" w:type="dxa"/>
            <w:tcBorders>
              <w:top w:val="single" w:sz="4" w:space="0" w:color="auto"/>
              <w:left w:val="nil"/>
              <w:bottom w:val="nil"/>
              <w:right w:val="nil"/>
            </w:tcBorders>
          </w:tcPr>
          <w:p w14:paraId="2330F8DF"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(3)</w:t>
            </w:r>
          </w:p>
        </w:tc>
      </w:tr>
      <w:tr w:rsidR="007438E5" w14:paraId="6EE3DA7B" w14:textId="77777777" w:rsidTr="006728FE">
        <w:tc>
          <w:tcPr>
            <w:tcW w:w="2616" w:type="dxa"/>
            <w:tcBorders>
              <w:top w:val="nil"/>
              <w:left w:val="nil"/>
              <w:bottom w:val="nil"/>
              <w:right w:val="nil"/>
            </w:tcBorders>
          </w:tcPr>
          <w:p w14:paraId="27FB3BC0" w14:textId="77777777" w:rsidR="007438E5" w:rsidRDefault="007438E5" w:rsidP="007438E5">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6C300200"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USA</w:t>
            </w:r>
          </w:p>
        </w:tc>
        <w:tc>
          <w:tcPr>
            <w:tcW w:w="2016" w:type="dxa"/>
            <w:tcBorders>
              <w:top w:val="nil"/>
              <w:left w:val="nil"/>
              <w:bottom w:val="nil"/>
              <w:right w:val="nil"/>
            </w:tcBorders>
          </w:tcPr>
          <w:p w14:paraId="08C99E42"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Německo</w:t>
            </w:r>
          </w:p>
        </w:tc>
        <w:tc>
          <w:tcPr>
            <w:tcW w:w="2016" w:type="dxa"/>
            <w:tcBorders>
              <w:top w:val="nil"/>
              <w:left w:val="nil"/>
              <w:bottom w:val="nil"/>
              <w:right w:val="nil"/>
            </w:tcBorders>
          </w:tcPr>
          <w:p w14:paraId="39C8FECD"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Indie</w:t>
            </w:r>
          </w:p>
        </w:tc>
      </w:tr>
      <w:tr w:rsidR="007438E5" w14:paraId="6667DBA1" w14:textId="77777777" w:rsidTr="006728FE">
        <w:tc>
          <w:tcPr>
            <w:tcW w:w="2616" w:type="dxa"/>
            <w:tcBorders>
              <w:top w:val="single" w:sz="4" w:space="0" w:color="auto"/>
              <w:left w:val="nil"/>
              <w:bottom w:val="nil"/>
              <w:right w:val="nil"/>
            </w:tcBorders>
          </w:tcPr>
          <w:p w14:paraId="3641A2FC" w14:textId="77777777" w:rsidR="007438E5" w:rsidRDefault="007438E5" w:rsidP="007438E5">
            <w:pPr>
              <w:widowControl w:val="0"/>
              <w:autoSpaceDE w:val="0"/>
              <w:autoSpaceDN w:val="0"/>
              <w:adjustRightInd w:val="0"/>
              <w:spacing w:after="0" w:line="240" w:lineRule="auto"/>
              <w:ind w:firstLine="0"/>
              <w:jc w:val="left"/>
              <w:rPr>
                <w:rFonts w:ascii="Times New Roman" w:hAnsi="Times New Roman" w:cs="Times New Roman"/>
                <w:lang w:val="en-US"/>
              </w:rPr>
            </w:pPr>
            <w:r>
              <w:rPr>
                <w:rFonts w:ascii="Times New Roman" w:hAnsi="Times New Roman" w:cs="Times New Roman"/>
                <w:lang w:val="en-US"/>
              </w:rPr>
              <w:t>Architektura &amp; metody</w:t>
            </w:r>
          </w:p>
        </w:tc>
        <w:tc>
          <w:tcPr>
            <w:tcW w:w="2016" w:type="dxa"/>
            <w:tcBorders>
              <w:top w:val="single" w:sz="4" w:space="0" w:color="auto"/>
              <w:left w:val="nil"/>
              <w:bottom w:val="nil"/>
              <w:right w:val="nil"/>
            </w:tcBorders>
          </w:tcPr>
          <w:p w14:paraId="0F167298"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0.006</w:t>
            </w:r>
          </w:p>
        </w:tc>
        <w:tc>
          <w:tcPr>
            <w:tcW w:w="2016" w:type="dxa"/>
            <w:tcBorders>
              <w:top w:val="single" w:sz="4" w:space="0" w:color="auto"/>
              <w:left w:val="nil"/>
              <w:bottom w:val="nil"/>
              <w:right w:val="nil"/>
            </w:tcBorders>
          </w:tcPr>
          <w:p w14:paraId="6B36EAE9"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0.005</w:t>
            </w:r>
          </w:p>
        </w:tc>
        <w:tc>
          <w:tcPr>
            <w:tcW w:w="2016" w:type="dxa"/>
            <w:tcBorders>
              <w:top w:val="single" w:sz="4" w:space="0" w:color="auto"/>
              <w:left w:val="nil"/>
              <w:bottom w:val="nil"/>
              <w:right w:val="nil"/>
            </w:tcBorders>
          </w:tcPr>
          <w:p w14:paraId="34DEE79A"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0.001</w:t>
            </w:r>
          </w:p>
        </w:tc>
      </w:tr>
      <w:tr w:rsidR="007438E5" w14:paraId="0F7F3189" w14:textId="77777777" w:rsidTr="006728FE">
        <w:tc>
          <w:tcPr>
            <w:tcW w:w="2616" w:type="dxa"/>
            <w:tcBorders>
              <w:top w:val="nil"/>
              <w:left w:val="nil"/>
              <w:bottom w:val="nil"/>
              <w:right w:val="nil"/>
            </w:tcBorders>
          </w:tcPr>
          <w:p w14:paraId="3961A3C7" w14:textId="77777777" w:rsidR="007438E5" w:rsidRDefault="007438E5" w:rsidP="007438E5">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71D4DF88"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(0.007)</w:t>
            </w:r>
          </w:p>
        </w:tc>
        <w:tc>
          <w:tcPr>
            <w:tcW w:w="2016" w:type="dxa"/>
            <w:tcBorders>
              <w:top w:val="nil"/>
              <w:left w:val="nil"/>
              <w:bottom w:val="nil"/>
              <w:right w:val="nil"/>
            </w:tcBorders>
          </w:tcPr>
          <w:p w14:paraId="0E90673C"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(0.009)</w:t>
            </w:r>
          </w:p>
        </w:tc>
        <w:tc>
          <w:tcPr>
            <w:tcW w:w="2016" w:type="dxa"/>
            <w:tcBorders>
              <w:top w:val="nil"/>
              <w:left w:val="nil"/>
              <w:bottom w:val="nil"/>
              <w:right w:val="nil"/>
            </w:tcBorders>
          </w:tcPr>
          <w:p w14:paraId="54D521D1"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(0.004)</w:t>
            </w:r>
          </w:p>
        </w:tc>
      </w:tr>
      <w:tr w:rsidR="007438E5" w14:paraId="27F93683" w14:textId="77777777" w:rsidTr="006728FE">
        <w:tc>
          <w:tcPr>
            <w:tcW w:w="2616" w:type="dxa"/>
            <w:tcBorders>
              <w:top w:val="nil"/>
              <w:left w:val="nil"/>
              <w:bottom w:val="nil"/>
              <w:right w:val="nil"/>
            </w:tcBorders>
          </w:tcPr>
          <w:p w14:paraId="1D9C09BF" w14:textId="77777777" w:rsidR="007438E5" w:rsidRDefault="007438E5" w:rsidP="007438E5">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062EA7FA" w14:textId="77777777" w:rsidR="007438E5" w:rsidRDefault="007438E5"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46EECF27" w14:textId="77777777" w:rsidR="007438E5" w:rsidRDefault="007438E5"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528DE0E3" w14:textId="77777777" w:rsidR="007438E5" w:rsidRDefault="007438E5" w:rsidP="006728FE">
            <w:pPr>
              <w:widowControl w:val="0"/>
              <w:autoSpaceDE w:val="0"/>
              <w:autoSpaceDN w:val="0"/>
              <w:adjustRightInd w:val="0"/>
              <w:spacing w:after="0" w:line="240" w:lineRule="auto"/>
              <w:rPr>
                <w:rFonts w:ascii="Times New Roman" w:hAnsi="Times New Roman" w:cs="Times New Roman"/>
                <w:lang w:val="en-US"/>
              </w:rPr>
            </w:pPr>
          </w:p>
        </w:tc>
      </w:tr>
      <w:tr w:rsidR="007438E5" w14:paraId="2654BCF3" w14:textId="77777777" w:rsidTr="006728FE">
        <w:tc>
          <w:tcPr>
            <w:tcW w:w="2616" w:type="dxa"/>
            <w:tcBorders>
              <w:top w:val="nil"/>
              <w:left w:val="nil"/>
              <w:bottom w:val="nil"/>
              <w:right w:val="nil"/>
            </w:tcBorders>
          </w:tcPr>
          <w:p w14:paraId="1EAD1576" w14:textId="77777777" w:rsidR="007438E5" w:rsidRDefault="007438E5" w:rsidP="007438E5">
            <w:pPr>
              <w:widowControl w:val="0"/>
              <w:autoSpaceDE w:val="0"/>
              <w:autoSpaceDN w:val="0"/>
              <w:adjustRightInd w:val="0"/>
              <w:spacing w:after="0" w:line="240" w:lineRule="auto"/>
              <w:ind w:firstLine="0"/>
              <w:jc w:val="left"/>
              <w:rPr>
                <w:rFonts w:ascii="Times New Roman" w:hAnsi="Times New Roman" w:cs="Times New Roman"/>
                <w:lang w:val="en-US"/>
              </w:rPr>
            </w:pPr>
            <w:r>
              <w:rPr>
                <w:rFonts w:ascii="Times New Roman" w:hAnsi="Times New Roman" w:cs="Times New Roman"/>
                <w:lang w:val="en-US"/>
              </w:rPr>
              <w:t>BI &amp; analytika</w:t>
            </w:r>
          </w:p>
        </w:tc>
        <w:tc>
          <w:tcPr>
            <w:tcW w:w="2016" w:type="dxa"/>
            <w:tcBorders>
              <w:top w:val="nil"/>
              <w:left w:val="nil"/>
              <w:bottom w:val="nil"/>
              <w:right w:val="nil"/>
            </w:tcBorders>
          </w:tcPr>
          <w:p w14:paraId="711D097C"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0.025</w:t>
            </w:r>
            <w:r>
              <w:rPr>
                <w:rFonts w:ascii="Times New Roman" w:hAnsi="Times New Roman" w:cs="Times New Roman"/>
                <w:vertAlign w:val="superscript"/>
                <w:lang w:val="en-US"/>
              </w:rPr>
              <w:t>***</w:t>
            </w:r>
          </w:p>
        </w:tc>
        <w:tc>
          <w:tcPr>
            <w:tcW w:w="2016" w:type="dxa"/>
            <w:tcBorders>
              <w:top w:val="nil"/>
              <w:left w:val="nil"/>
              <w:bottom w:val="nil"/>
              <w:right w:val="nil"/>
            </w:tcBorders>
          </w:tcPr>
          <w:p w14:paraId="0201CE0A"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0.037</w:t>
            </w:r>
            <w:r>
              <w:rPr>
                <w:rFonts w:ascii="Times New Roman" w:hAnsi="Times New Roman" w:cs="Times New Roman"/>
                <w:vertAlign w:val="superscript"/>
                <w:lang w:val="en-US"/>
              </w:rPr>
              <w:t>***</w:t>
            </w:r>
          </w:p>
        </w:tc>
        <w:tc>
          <w:tcPr>
            <w:tcW w:w="2016" w:type="dxa"/>
            <w:tcBorders>
              <w:top w:val="nil"/>
              <w:left w:val="nil"/>
              <w:bottom w:val="nil"/>
              <w:right w:val="nil"/>
            </w:tcBorders>
          </w:tcPr>
          <w:p w14:paraId="1A4A1001"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0.009</w:t>
            </w:r>
            <w:r>
              <w:rPr>
                <w:rFonts w:ascii="Times New Roman" w:hAnsi="Times New Roman" w:cs="Times New Roman"/>
                <w:vertAlign w:val="superscript"/>
                <w:lang w:val="en-US"/>
              </w:rPr>
              <w:t>**</w:t>
            </w:r>
          </w:p>
        </w:tc>
      </w:tr>
      <w:tr w:rsidR="007438E5" w14:paraId="1E580079" w14:textId="77777777" w:rsidTr="006728FE">
        <w:tc>
          <w:tcPr>
            <w:tcW w:w="2616" w:type="dxa"/>
            <w:tcBorders>
              <w:top w:val="nil"/>
              <w:left w:val="nil"/>
              <w:bottom w:val="nil"/>
              <w:right w:val="nil"/>
            </w:tcBorders>
          </w:tcPr>
          <w:p w14:paraId="1BE184CE" w14:textId="77777777" w:rsidR="007438E5" w:rsidRDefault="007438E5" w:rsidP="007438E5">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35B09419"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(0.006)</w:t>
            </w:r>
          </w:p>
        </w:tc>
        <w:tc>
          <w:tcPr>
            <w:tcW w:w="2016" w:type="dxa"/>
            <w:tcBorders>
              <w:top w:val="nil"/>
              <w:left w:val="nil"/>
              <w:bottom w:val="nil"/>
              <w:right w:val="nil"/>
            </w:tcBorders>
          </w:tcPr>
          <w:p w14:paraId="522E64F0"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(0.010)</w:t>
            </w:r>
          </w:p>
        </w:tc>
        <w:tc>
          <w:tcPr>
            <w:tcW w:w="2016" w:type="dxa"/>
            <w:tcBorders>
              <w:top w:val="nil"/>
              <w:left w:val="nil"/>
              <w:bottom w:val="nil"/>
              <w:right w:val="nil"/>
            </w:tcBorders>
          </w:tcPr>
          <w:p w14:paraId="58E32D91"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(0.003)</w:t>
            </w:r>
          </w:p>
        </w:tc>
      </w:tr>
      <w:tr w:rsidR="007438E5" w14:paraId="07F7E78A" w14:textId="77777777" w:rsidTr="006728FE">
        <w:tc>
          <w:tcPr>
            <w:tcW w:w="2616" w:type="dxa"/>
            <w:tcBorders>
              <w:top w:val="nil"/>
              <w:left w:val="nil"/>
              <w:bottom w:val="nil"/>
              <w:right w:val="nil"/>
            </w:tcBorders>
          </w:tcPr>
          <w:p w14:paraId="3116F1E8" w14:textId="77777777" w:rsidR="007438E5" w:rsidRDefault="007438E5" w:rsidP="007438E5">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584B23DA" w14:textId="77777777" w:rsidR="007438E5" w:rsidRDefault="007438E5"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55AB427A" w14:textId="77777777" w:rsidR="007438E5" w:rsidRDefault="007438E5"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26222BD2" w14:textId="77777777" w:rsidR="007438E5" w:rsidRDefault="007438E5" w:rsidP="006728FE">
            <w:pPr>
              <w:widowControl w:val="0"/>
              <w:autoSpaceDE w:val="0"/>
              <w:autoSpaceDN w:val="0"/>
              <w:adjustRightInd w:val="0"/>
              <w:spacing w:after="0" w:line="240" w:lineRule="auto"/>
              <w:rPr>
                <w:rFonts w:ascii="Times New Roman" w:hAnsi="Times New Roman" w:cs="Times New Roman"/>
                <w:lang w:val="en-US"/>
              </w:rPr>
            </w:pPr>
          </w:p>
        </w:tc>
      </w:tr>
      <w:tr w:rsidR="007438E5" w14:paraId="6546F887" w14:textId="77777777" w:rsidTr="006728FE">
        <w:tc>
          <w:tcPr>
            <w:tcW w:w="2616" w:type="dxa"/>
            <w:tcBorders>
              <w:top w:val="nil"/>
              <w:left w:val="nil"/>
              <w:bottom w:val="nil"/>
              <w:right w:val="nil"/>
            </w:tcBorders>
          </w:tcPr>
          <w:p w14:paraId="4C7A6137" w14:textId="77777777" w:rsidR="007438E5" w:rsidRDefault="007438E5" w:rsidP="007438E5">
            <w:pPr>
              <w:widowControl w:val="0"/>
              <w:autoSpaceDE w:val="0"/>
              <w:autoSpaceDN w:val="0"/>
              <w:adjustRightInd w:val="0"/>
              <w:spacing w:after="0" w:line="240" w:lineRule="auto"/>
              <w:ind w:firstLine="0"/>
              <w:jc w:val="left"/>
              <w:rPr>
                <w:rFonts w:ascii="Times New Roman" w:hAnsi="Times New Roman" w:cs="Times New Roman"/>
                <w:lang w:val="en-US"/>
              </w:rPr>
            </w:pPr>
            <w:r>
              <w:rPr>
                <w:rFonts w:ascii="Times New Roman" w:hAnsi="Times New Roman" w:cs="Times New Roman"/>
                <w:lang w:val="en-US"/>
              </w:rPr>
              <w:t>Backend</w:t>
            </w:r>
          </w:p>
        </w:tc>
        <w:tc>
          <w:tcPr>
            <w:tcW w:w="2016" w:type="dxa"/>
            <w:tcBorders>
              <w:top w:val="nil"/>
              <w:left w:val="nil"/>
              <w:bottom w:val="nil"/>
              <w:right w:val="nil"/>
            </w:tcBorders>
          </w:tcPr>
          <w:p w14:paraId="0DF04AC8"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0.009</w:t>
            </w:r>
          </w:p>
        </w:tc>
        <w:tc>
          <w:tcPr>
            <w:tcW w:w="2016" w:type="dxa"/>
            <w:tcBorders>
              <w:top w:val="nil"/>
              <w:left w:val="nil"/>
              <w:bottom w:val="nil"/>
              <w:right w:val="nil"/>
            </w:tcBorders>
          </w:tcPr>
          <w:p w14:paraId="56719F4A"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0.023</w:t>
            </w:r>
            <w:r>
              <w:rPr>
                <w:rFonts w:ascii="Times New Roman" w:hAnsi="Times New Roman" w:cs="Times New Roman"/>
                <w:vertAlign w:val="superscript"/>
                <w:lang w:val="en-US"/>
              </w:rPr>
              <w:t>*</w:t>
            </w:r>
          </w:p>
        </w:tc>
        <w:tc>
          <w:tcPr>
            <w:tcW w:w="2016" w:type="dxa"/>
            <w:tcBorders>
              <w:top w:val="nil"/>
              <w:left w:val="nil"/>
              <w:bottom w:val="nil"/>
              <w:right w:val="nil"/>
            </w:tcBorders>
          </w:tcPr>
          <w:p w14:paraId="5FF8C268"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-0.001</w:t>
            </w:r>
          </w:p>
        </w:tc>
      </w:tr>
      <w:tr w:rsidR="007438E5" w14:paraId="24230396" w14:textId="77777777" w:rsidTr="006728FE">
        <w:tc>
          <w:tcPr>
            <w:tcW w:w="2616" w:type="dxa"/>
            <w:tcBorders>
              <w:top w:val="nil"/>
              <w:left w:val="nil"/>
              <w:bottom w:val="nil"/>
              <w:right w:val="nil"/>
            </w:tcBorders>
          </w:tcPr>
          <w:p w14:paraId="6EB950B2" w14:textId="77777777" w:rsidR="007438E5" w:rsidRDefault="007438E5" w:rsidP="007438E5">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5659ADF4"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(0.006)</w:t>
            </w:r>
          </w:p>
        </w:tc>
        <w:tc>
          <w:tcPr>
            <w:tcW w:w="2016" w:type="dxa"/>
            <w:tcBorders>
              <w:top w:val="nil"/>
              <w:left w:val="nil"/>
              <w:bottom w:val="nil"/>
              <w:right w:val="nil"/>
            </w:tcBorders>
          </w:tcPr>
          <w:p w14:paraId="49735C0E"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(0.010)</w:t>
            </w:r>
          </w:p>
        </w:tc>
        <w:tc>
          <w:tcPr>
            <w:tcW w:w="2016" w:type="dxa"/>
            <w:tcBorders>
              <w:top w:val="nil"/>
              <w:left w:val="nil"/>
              <w:bottom w:val="nil"/>
              <w:right w:val="nil"/>
            </w:tcBorders>
          </w:tcPr>
          <w:p w14:paraId="699F6CEF"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(0.004)</w:t>
            </w:r>
          </w:p>
        </w:tc>
      </w:tr>
      <w:tr w:rsidR="007438E5" w14:paraId="7D13A429" w14:textId="77777777" w:rsidTr="006728FE">
        <w:tc>
          <w:tcPr>
            <w:tcW w:w="2616" w:type="dxa"/>
            <w:tcBorders>
              <w:top w:val="nil"/>
              <w:left w:val="nil"/>
              <w:bottom w:val="nil"/>
              <w:right w:val="nil"/>
            </w:tcBorders>
          </w:tcPr>
          <w:p w14:paraId="6E4D6782" w14:textId="77777777" w:rsidR="007438E5" w:rsidRDefault="007438E5" w:rsidP="007438E5">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2A88D426" w14:textId="77777777" w:rsidR="007438E5" w:rsidRDefault="007438E5"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5E3F7B43" w14:textId="77777777" w:rsidR="007438E5" w:rsidRDefault="007438E5"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4468A1CA" w14:textId="77777777" w:rsidR="007438E5" w:rsidRDefault="007438E5" w:rsidP="006728FE">
            <w:pPr>
              <w:widowControl w:val="0"/>
              <w:autoSpaceDE w:val="0"/>
              <w:autoSpaceDN w:val="0"/>
              <w:adjustRightInd w:val="0"/>
              <w:spacing w:after="0" w:line="240" w:lineRule="auto"/>
              <w:rPr>
                <w:rFonts w:ascii="Times New Roman" w:hAnsi="Times New Roman" w:cs="Times New Roman"/>
                <w:lang w:val="en-US"/>
              </w:rPr>
            </w:pPr>
          </w:p>
        </w:tc>
      </w:tr>
      <w:tr w:rsidR="007438E5" w14:paraId="1F998FC0" w14:textId="77777777" w:rsidTr="006728FE">
        <w:tc>
          <w:tcPr>
            <w:tcW w:w="2616" w:type="dxa"/>
            <w:tcBorders>
              <w:top w:val="nil"/>
              <w:left w:val="nil"/>
              <w:bottom w:val="nil"/>
              <w:right w:val="nil"/>
            </w:tcBorders>
          </w:tcPr>
          <w:p w14:paraId="758DBAAB" w14:textId="77777777" w:rsidR="007438E5" w:rsidRDefault="007438E5" w:rsidP="007438E5">
            <w:pPr>
              <w:widowControl w:val="0"/>
              <w:autoSpaceDE w:val="0"/>
              <w:autoSpaceDN w:val="0"/>
              <w:adjustRightInd w:val="0"/>
              <w:spacing w:after="0" w:line="240" w:lineRule="auto"/>
              <w:ind w:firstLine="0"/>
              <w:jc w:val="left"/>
              <w:rPr>
                <w:rFonts w:ascii="Times New Roman" w:hAnsi="Times New Roman" w:cs="Times New Roman"/>
                <w:lang w:val="en-US"/>
              </w:rPr>
            </w:pPr>
            <w:r>
              <w:rPr>
                <w:rFonts w:ascii="Times New Roman" w:hAnsi="Times New Roman" w:cs="Times New Roman"/>
                <w:lang w:val="en-US"/>
              </w:rPr>
              <w:t>Certifikace</w:t>
            </w:r>
          </w:p>
        </w:tc>
        <w:tc>
          <w:tcPr>
            <w:tcW w:w="2016" w:type="dxa"/>
            <w:tcBorders>
              <w:top w:val="nil"/>
              <w:left w:val="nil"/>
              <w:bottom w:val="nil"/>
              <w:right w:val="nil"/>
            </w:tcBorders>
          </w:tcPr>
          <w:p w14:paraId="593F2309"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-0.030</w:t>
            </w:r>
            <w:r>
              <w:rPr>
                <w:rFonts w:ascii="Times New Roman" w:hAnsi="Times New Roman" w:cs="Times New Roman"/>
                <w:vertAlign w:val="superscript"/>
                <w:lang w:val="en-US"/>
              </w:rPr>
              <w:t>*</w:t>
            </w:r>
          </w:p>
        </w:tc>
        <w:tc>
          <w:tcPr>
            <w:tcW w:w="2016" w:type="dxa"/>
            <w:tcBorders>
              <w:top w:val="nil"/>
              <w:left w:val="nil"/>
              <w:bottom w:val="nil"/>
              <w:right w:val="nil"/>
            </w:tcBorders>
          </w:tcPr>
          <w:p w14:paraId="66300648"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-0.054</w:t>
            </w:r>
            <w:r>
              <w:rPr>
                <w:rFonts w:ascii="Times New Roman" w:hAnsi="Times New Roman" w:cs="Times New Roman"/>
                <w:vertAlign w:val="superscript"/>
                <w:lang w:val="en-US"/>
              </w:rPr>
              <w:t>*</w:t>
            </w:r>
          </w:p>
        </w:tc>
        <w:tc>
          <w:tcPr>
            <w:tcW w:w="2016" w:type="dxa"/>
            <w:tcBorders>
              <w:top w:val="nil"/>
              <w:left w:val="nil"/>
              <w:bottom w:val="nil"/>
              <w:right w:val="nil"/>
            </w:tcBorders>
          </w:tcPr>
          <w:p w14:paraId="5B6DD537"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-0.006</w:t>
            </w:r>
          </w:p>
        </w:tc>
      </w:tr>
      <w:tr w:rsidR="007438E5" w14:paraId="4E2317CB" w14:textId="77777777" w:rsidTr="006728FE">
        <w:tc>
          <w:tcPr>
            <w:tcW w:w="2616" w:type="dxa"/>
            <w:tcBorders>
              <w:top w:val="nil"/>
              <w:left w:val="nil"/>
              <w:bottom w:val="nil"/>
              <w:right w:val="nil"/>
            </w:tcBorders>
          </w:tcPr>
          <w:p w14:paraId="612C7A63" w14:textId="77777777" w:rsidR="007438E5" w:rsidRDefault="007438E5" w:rsidP="007438E5">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0260064E"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(0.012)</w:t>
            </w:r>
          </w:p>
        </w:tc>
        <w:tc>
          <w:tcPr>
            <w:tcW w:w="2016" w:type="dxa"/>
            <w:tcBorders>
              <w:top w:val="nil"/>
              <w:left w:val="nil"/>
              <w:bottom w:val="nil"/>
              <w:right w:val="nil"/>
            </w:tcBorders>
          </w:tcPr>
          <w:p w14:paraId="38DE85C0"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(0.024)</w:t>
            </w:r>
          </w:p>
        </w:tc>
        <w:tc>
          <w:tcPr>
            <w:tcW w:w="2016" w:type="dxa"/>
            <w:tcBorders>
              <w:top w:val="nil"/>
              <w:left w:val="nil"/>
              <w:bottom w:val="nil"/>
              <w:right w:val="nil"/>
            </w:tcBorders>
          </w:tcPr>
          <w:p w14:paraId="4BBDDF0F"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(0.007)</w:t>
            </w:r>
          </w:p>
        </w:tc>
      </w:tr>
      <w:tr w:rsidR="007438E5" w14:paraId="08F7CF21" w14:textId="77777777" w:rsidTr="006728FE">
        <w:tc>
          <w:tcPr>
            <w:tcW w:w="2616" w:type="dxa"/>
            <w:tcBorders>
              <w:top w:val="nil"/>
              <w:left w:val="nil"/>
              <w:bottom w:val="nil"/>
              <w:right w:val="nil"/>
            </w:tcBorders>
          </w:tcPr>
          <w:p w14:paraId="33549C51" w14:textId="77777777" w:rsidR="007438E5" w:rsidRDefault="007438E5" w:rsidP="007438E5">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4FFD9389" w14:textId="77777777" w:rsidR="007438E5" w:rsidRDefault="007438E5"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4E11CCE1" w14:textId="77777777" w:rsidR="007438E5" w:rsidRDefault="007438E5"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1BEDB2FA" w14:textId="77777777" w:rsidR="007438E5" w:rsidRDefault="007438E5" w:rsidP="006728FE">
            <w:pPr>
              <w:widowControl w:val="0"/>
              <w:autoSpaceDE w:val="0"/>
              <w:autoSpaceDN w:val="0"/>
              <w:adjustRightInd w:val="0"/>
              <w:spacing w:after="0" w:line="240" w:lineRule="auto"/>
              <w:rPr>
                <w:rFonts w:ascii="Times New Roman" w:hAnsi="Times New Roman" w:cs="Times New Roman"/>
                <w:lang w:val="en-US"/>
              </w:rPr>
            </w:pPr>
          </w:p>
        </w:tc>
      </w:tr>
      <w:tr w:rsidR="007438E5" w14:paraId="3ECE26B1" w14:textId="77777777" w:rsidTr="006728FE">
        <w:tc>
          <w:tcPr>
            <w:tcW w:w="2616" w:type="dxa"/>
            <w:tcBorders>
              <w:top w:val="nil"/>
              <w:left w:val="nil"/>
              <w:bottom w:val="nil"/>
              <w:right w:val="nil"/>
            </w:tcBorders>
          </w:tcPr>
          <w:p w14:paraId="25D1E235" w14:textId="77777777" w:rsidR="007438E5" w:rsidRDefault="007438E5" w:rsidP="007438E5">
            <w:pPr>
              <w:widowControl w:val="0"/>
              <w:autoSpaceDE w:val="0"/>
              <w:autoSpaceDN w:val="0"/>
              <w:adjustRightInd w:val="0"/>
              <w:spacing w:after="0" w:line="240" w:lineRule="auto"/>
              <w:ind w:firstLine="0"/>
              <w:jc w:val="left"/>
              <w:rPr>
                <w:rFonts w:ascii="Times New Roman" w:hAnsi="Times New Roman" w:cs="Times New Roman"/>
                <w:lang w:val="en-US"/>
              </w:rPr>
            </w:pPr>
            <w:r>
              <w:rPr>
                <w:rFonts w:ascii="Times New Roman" w:hAnsi="Times New Roman" w:cs="Times New Roman"/>
                <w:lang w:val="en-US"/>
              </w:rPr>
              <w:t>Cloud</w:t>
            </w:r>
          </w:p>
        </w:tc>
        <w:tc>
          <w:tcPr>
            <w:tcW w:w="2016" w:type="dxa"/>
            <w:tcBorders>
              <w:top w:val="nil"/>
              <w:left w:val="nil"/>
              <w:bottom w:val="nil"/>
              <w:right w:val="nil"/>
            </w:tcBorders>
          </w:tcPr>
          <w:p w14:paraId="7FDFCE16"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0.041</w:t>
            </w:r>
            <w:r>
              <w:rPr>
                <w:rFonts w:ascii="Times New Roman" w:hAnsi="Times New Roman" w:cs="Times New Roman"/>
                <w:vertAlign w:val="superscript"/>
                <w:lang w:val="en-US"/>
              </w:rPr>
              <w:t>***</w:t>
            </w:r>
          </w:p>
        </w:tc>
        <w:tc>
          <w:tcPr>
            <w:tcW w:w="2016" w:type="dxa"/>
            <w:tcBorders>
              <w:top w:val="nil"/>
              <w:left w:val="nil"/>
              <w:bottom w:val="nil"/>
              <w:right w:val="nil"/>
            </w:tcBorders>
          </w:tcPr>
          <w:p w14:paraId="47F22318"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0.029</w:t>
            </w:r>
            <w:r>
              <w:rPr>
                <w:rFonts w:ascii="Times New Roman" w:hAnsi="Times New Roman" w:cs="Times New Roman"/>
                <w:vertAlign w:val="superscript"/>
                <w:lang w:val="en-US"/>
              </w:rPr>
              <w:t>**</w:t>
            </w:r>
          </w:p>
        </w:tc>
        <w:tc>
          <w:tcPr>
            <w:tcW w:w="2016" w:type="dxa"/>
            <w:tcBorders>
              <w:top w:val="nil"/>
              <w:left w:val="nil"/>
              <w:bottom w:val="nil"/>
              <w:right w:val="nil"/>
            </w:tcBorders>
          </w:tcPr>
          <w:p w14:paraId="2F39285C"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0.011</w:t>
            </w:r>
            <w:r>
              <w:rPr>
                <w:rFonts w:ascii="Times New Roman" w:hAnsi="Times New Roman" w:cs="Times New Roman"/>
                <w:vertAlign w:val="superscript"/>
                <w:lang w:val="en-US"/>
              </w:rPr>
              <w:t>**</w:t>
            </w:r>
          </w:p>
        </w:tc>
      </w:tr>
      <w:tr w:rsidR="007438E5" w14:paraId="142B44BE" w14:textId="77777777" w:rsidTr="006728FE">
        <w:tc>
          <w:tcPr>
            <w:tcW w:w="2616" w:type="dxa"/>
            <w:tcBorders>
              <w:top w:val="nil"/>
              <w:left w:val="nil"/>
              <w:bottom w:val="nil"/>
              <w:right w:val="nil"/>
            </w:tcBorders>
          </w:tcPr>
          <w:p w14:paraId="05AF22E8" w14:textId="77777777" w:rsidR="007438E5" w:rsidRDefault="007438E5" w:rsidP="007438E5">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2ADAC027"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(0.006)</w:t>
            </w:r>
          </w:p>
        </w:tc>
        <w:tc>
          <w:tcPr>
            <w:tcW w:w="2016" w:type="dxa"/>
            <w:tcBorders>
              <w:top w:val="nil"/>
              <w:left w:val="nil"/>
              <w:bottom w:val="nil"/>
              <w:right w:val="nil"/>
            </w:tcBorders>
          </w:tcPr>
          <w:p w14:paraId="250A4F8B"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(0.010)</w:t>
            </w:r>
          </w:p>
        </w:tc>
        <w:tc>
          <w:tcPr>
            <w:tcW w:w="2016" w:type="dxa"/>
            <w:tcBorders>
              <w:top w:val="nil"/>
              <w:left w:val="nil"/>
              <w:bottom w:val="nil"/>
              <w:right w:val="nil"/>
            </w:tcBorders>
          </w:tcPr>
          <w:p w14:paraId="179A43E4"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(0.004)</w:t>
            </w:r>
          </w:p>
        </w:tc>
      </w:tr>
      <w:tr w:rsidR="007438E5" w14:paraId="0FCF6CF2" w14:textId="77777777" w:rsidTr="006728FE">
        <w:tc>
          <w:tcPr>
            <w:tcW w:w="2616" w:type="dxa"/>
            <w:tcBorders>
              <w:top w:val="nil"/>
              <w:left w:val="nil"/>
              <w:bottom w:val="nil"/>
              <w:right w:val="nil"/>
            </w:tcBorders>
          </w:tcPr>
          <w:p w14:paraId="5AF8E85E" w14:textId="77777777" w:rsidR="007438E5" w:rsidRDefault="007438E5" w:rsidP="007438E5">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19F73298" w14:textId="77777777" w:rsidR="007438E5" w:rsidRDefault="007438E5"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3B5CBFE5" w14:textId="77777777" w:rsidR="007438E5" w:rsidRDefault="007438E5"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703A8363" w14:textId="77777777" w:rsidR="007438E5" w:rsidRDefault="007438E5" w:rsidP="006728FE">
            <w:pPr>
              <w:widowControl w:val="0"/>
              <w:autoSpaceDE w:val="0"/>
              <w:autoSpaceDN w:val="0"/>
              <w:adjustRightInd w:val="0"/>
              <w:spacing w:after="0" w:line="240" w:lineRule="auto"/>
              <w:rPr>
                <w:rFonts w:ascii="Times New Roman" w:hAnsi="Times New Roman" w:cs="Times New Roman"/>
                <w:lang w:val="en-US"/>
              </w:rPr>
            </w:pPr>
          </w:p>
        </w:tc>
      </w:tr>
      <w:tr w:rsidR="007438E5" w14:paraId="1996D119" w14:textId="77777777" w:rsidTr="006728FE">
        <w:tc>
          <w:tcPr>
            <w:tcW w:w="2616" w:type="dxa"/>
            <w:tcBorders>
              <w:top w:val="nil"/>
              <w:left w:val="nil"/>
              <w:bottom w:val="nil"/>
              <w:right w:val="nil"/>
            </w:tcBorders>
          </w:tcPr>
          <w:p w14:paraId="23933CAF" w14:textId="77777777" w:rsidR="007438E5" w:rsidRDefault="007438E5" w:rsidP="007438E5">
            <w:pPr>
              <w:widowControl w:val="0"/>
              <w:autoSpaceDE w:val="0"/>
              <w:autoSpaceDN w:val="0"/>
              <w:adjustRightInd w:val="0"/>
              <w:spacing w:after="0" w:line="240" w:lineRule="auto"/>
              <w:ind w:firstLine="0"/>
              <w:jc w:val="left"/>
              <w:rPr>
                <w:rFonts w:ascii="Times New Roman" w:hAnsi="Times New Roman" w:cs="Times New Roman"/>
                <w:lang w:val="en-US"/>
              </w:rPr>
            </w:pPr>
            <w:r>
              <w:rPr>
                <w:rFonts w:ascii="Times New Roman" w:hAnsi="Times New Roman" w:cs="Times New Roman"/>
                <w:lang w:val="en-US"/>
              </w:rPr>
              <w:t>Datové inženýrství</w:t>
            </w:r>
          </w:p>
        </w:tc>
        <w:tc>
          <w:tcPr>
            <w:tcW w:w="2016" w:type="dxa"/>
            <w:tcBorders>
              <w:top w:val="nil"/>
              <w:left w:val="nil"/>
              <w:bottom w:val="nil"/>
              <w:right w:val="nil"/>
            </w:tcBorders>
          </w:tcPr>
          <w:p w14:paraId="628BC4F6"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0.018</w:t>
            </w:r>
            <w:r>
              <w:rPr>
                <w:rFonts w:ascii="Times New Roman" w:hAnsi="Times New Roman" w:cs="Times New Roman"/>
                <w:vertAlign w:val="superscript"/>
                <w:lang w:val="en-US"/>
              </w:rPr>
              <w:t>**</w:t>
            </w:r>
          </w:p>
        </w:tc>
        <w:tc>
          <w:tcPr>
            <w:tcW w:w="2016" w:type="dxa"/>
            <w:tcBorders>
              <w:top w:val="nil"/>
              <w:left w:val="nil"/>
              <w:bottom w:val="nil"/>
              <w:right w:val="nil"/>
            </w:tcBorders>
          </w:tcPr>
          <w:p w14:paraId="271004D5"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0.046</w:t>
            </w:r>
            <w:r>
              <w:rPr>
                <w:rFonts w:ascii="Times New Roman" w:hAnsi="Times New Roman" w:cs="Times New Roman"/>
                <w:vertAlign w:val="superscript"/>
                <w:lang w:val="en-US"/>
              </w:rPr>
              <w:t>***</w:t>
            </w:r>
          </w:p>
        </w:tc>
        <w:tc>
          <w:tcPr>
            <w:tcW w:w="2016" w:type="dxa"/>
            <w:tcBorders>
              <w:top w:val="nil"/>
              <w:left w:val="nil"/>
              <w:bottom w:val="nil"/>
              <w:right w:val="nil"/>
            </w:tcBorders>
          </w:tcPr>
          <w:p w14:paraId="2C9635B3"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0.007</w:t>
            </w:r>
            <w:r>
              <w:rPr>
                <w:rFonts w:ascii="Times New Roman" w:hAnsi="Times New Roman" w:cs="Times New Roman"/>
                <w:vertAlign w:val="superscript"/>
                <w:lang w:val="en-US"/>
              </w:rPr>
              <w:t>*</w:t>
            </w:r>
          </w:p>
        </w:tc>
      </w:tr>
      <w:tr w:rsidR="007438E5" w14:paraId="5644D774" w14:textId="77777777" w:rsidTr="006728FE">
        <w:tc>
          <w:tcPr>
            <w:tcW w:w="2616" w:type="dxa"/>
            <w:tcBorders>
              <w:top w:val="nil"/>
              <w:left w:val="nil"/>
              <w:bottom w:val="nil"/>
              <w:right w:val="nil"/>
            </w:tcBorders>
          </w:tcPr>
          <w:p w14:paraId="49E060FB" w14:textId="77777777" w:rsidR="007438E5" w:rsidRDefault="007438E5" w:rsidP="007438E5">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3FF5602A"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(0.006)</w:t>
            </w:r>
          </w:p>
        </w:tc>
        <w:tc>
          <w:tcPr>
            <w:tcW w:w="2016" w:type="dxa"/>
            <w:tcBorders>
              <w:top w:val="nil"/>
              <w:left w:val="nil"/>
              <w:bottom w:val="nil"/>
              <w:right w:val="nil"/>
            </w:tcBorders>
          </w:tcPr>
          <w:p w14:paraId="43770313"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(0.010)</w:t>
            </w:r>
          </w:p>
        </w:tc>
        <w:tc>
          <w:tcPr>
            <w:tcW w:w="2016" w:type="dxa"/>
            <w:tcBorders>
              <w:top w:val="nil"/>
              <w:left w:val="nil"/>
              <w:bottom w:val="nil"/>
              <w:right w:val="nil"/>
            </w:tcBorders>
          </w:tcPr>
          <w:p w14:paraId="47BDC53F"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(0.003)</w:t>
            </w:r>
          </w:p>
        </w:tc>
      </w:tr>
      <w:tr w:rsidR="007438E5" w14:paraId="4021F267" w14:textId="77777777" w:rsidTr="006728FE">
        <w:tc>
          <w:tcPr>
            <w:tcW w:w="2616" w:type="dxa"/>
            <w:tcBorders>
              <w:top w:val="nil"/>
              <w:left w:val="nil"/>
              <w:bottom w:val="nil"/>
              <w:right w:val="nil"/>
            </w:tcBorders>
          </w:tcPr>
          <w:p w14:paraId="2A0A679E" w14:textId="77777777" w:rsidR="007438E5" w:rsidRDefault="007438E5" w:rsidP="007438E5">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6C35D025" w14:textId="77777777" w:rsidR="007438E5" w:rsidRDefault="007438E5"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677EFAAC" w14:textId="77777777" w:rsidR="007438E5" w:rsidRDefault="007438E5"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0D639398" w14:textId="77777777" w:rsidR="007438E5" w:rsidRDefault="007438E5" w:rsidP="006728FE">
            <w:pPr>
              <w:widowControl w:val="0"/>
              <w:autoSpaceDE w:val="0"/>
              <w:autoSpaceDN w:val="0"/>
              <w:adjustRightInd w:val="0"/>
              <w:spacing w:after="0" w:line="240" w:lineRule="auto"/>
              <w:rPr>
                <w:rFonts w:ascii="Times New Roman" w:hAnsi="Times New Roman" w:cs="Times New Roman"/>
                <w:lang w:val="en-US"/>
              </w:rPr>
            </w:pPr>
          </w:p>
        </w:tc>
      </w:tr>
      <w:tr w:rsidR="007438E5" w14:paraId="4888E6EE" w14:textId="77777777" w:rsidTr="006728FE">
        <w:tc>
          <w:tcPr>
            <w:tcW w:w="2616" w:type="dxa"/>
            <w:tcBorders>
              <w:top w:val="nil"/>
              <w:left w:val="nil"/>
              <w:bottom w:val="nil"/>
              <w:right w:val="nil"/>
            </w:tcBorders>
          </w:tcPr>
          <w:p w14:paraId="715D3E7E" w14:textId="77777777" w:rsidR="007438E5" w:rsidRDefault="007438E5" w:rsidP="007438E5">
            <w:pPr>
              <w:widowControl w:val="0"/>
              <w:autoSpaceDE w:val="0"/>
              <w:autoSpaceDN w:val="0"/>
              <w:adjustRightInd w:val="0"/>
              <w:spacing w:after="0" w:line="240" w:lineRule="auto"/>
              <w:ind w:firstLine="0"/>
              <w:jc w:val="left"/>
              <w:rPr>
                <w:rFonts w:ascii="Times New Roman" w:hAnsi="Times New Roman" w:cs="Times New Roman"/>
                <w:lang w:val="en-US"/>
              </w:rPr>
            </w:pPr>
            <w:r>
              <w:rPr>
                <w:rFonts w:ascii="Times New Roman" w:hAnsi="Times New Roman" w:cs="Times New Roman"/>
                <w:lang w:val="en-US"/>
              </w:rPr>
              <w:t>Data science &amp; ML</w:t>
            </w:r>
          </w:p>
        </w:tc>
        <w:tc>
          <w:tcPr>
            <w:tcW w:w="2016" w:type="dxa"/>
            <w:tcBorders>
              <w:top w:val="nil"/>
              <w:left w:val="nil"/>
              <w:bottom w:val="nil"/>
              <w:right w:val="nil"/>
            </w:tcBorders>
          </w:tcPr>
          <w:p w14:paraId="21336940"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0.284</w:t>
            </w:r>
            <w:r>
              <w:rPr>
                <w:rFonts w:ascii="Times New Roman" w:hAnsi="Times New Roman" w:cs="Times New Roman"/>
                <w:vertAlign w:val="superscript"/>
                <w:lang w:val="en-US"/>
              </w:rPr>
              <w:t>***</w:t>
            </w:r>
          </w:p>
        </w:tc>
        <w:tc>
          <w:tcPr>
            <w:tcW w:w="2016" w:type="dxa"/>
            <w:tcBorders>
              <w:top w:val="nil"/>
              <w:left w:val="nil"/>
              <w:bottom w:val="nil"/>
              <w:right w:val="nil"/>
            </w:tcBorders>
          </w:tcPr>
          <w:p w14:paraId="4C59914B"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0.166</w:t>
            </w:r>
            <w:r>
              <w:rPr>
                <w:rFonts w:ascii="Times New Roman" w:hAnsi="Times New Roman" w:cs="Times New Roman"/>
                <w:vertAlign w:val="superscript"/>
                <w:lang w:val="en-US"/>
              </w:rPr>
              <w:t>***</w:t>
            </w:r>
          </w:p>
        </w:tc>
        <w:tc>
          <w:tcPr>
            <w:tcW w:w="2016" w:type="dxa"/>
            <w:tcBorders>
              <w:top w:val="nil"/>
              <w:left w:val="nil"/>
              <w:bottom w:val="nil"/>
              <w:right w:val="nil"/>
            </w:tcBorders>
          </w:tcPr>
          <w:p w14:paraId="2327CA4E"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0.071</w:t>
            </w:r>
            <w:r>
              <w:rPr>
                <w:rFonts w:ascii="Times New Roman" w:hAnsi="Times New Roman" w:cs="Times New Roman"/>
                <w:vertAlign w:val="superscript"/>
                <w:lang w:val="en-US"/>
              </w:rPr>
              <w:t>***</w:t>
            </w:r>
          </w:p>
        </w:tc>
      </w:tr>
      <w:tr w:rsidR="007438E5" w14:paraId="392F5B37" w14:textId="77777777" w:rsidTr="006728FE">
        <w:tc>
          <w:tcPr>
            <w:tcW w:w="2616" w:type="dxa"/>
            <w:tcBorders>
              <w:top w:val="nil"/>
              <w:left w:val="nil"/>
              <w:bottom w:val="nil"/>
              <w:right w:val="nil"/>
            </w:tcBorders>
          </w:tcPr>
          <w:p w14:paraId="47101512" w14:textId="77777777" w:rsidR="007438E5" w:rsidRDefault="007438E5" w:rsidP="007438E5">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4F0540DC"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(0.007)</w:t>
            </w:r>
          </w:p>
        </w:tc>
        <w:tc>
          <w:tcPr>
            <w:tcW w:w="2016" w:type="dxa"/>
            <w:tcBorders>
              <w:top w:val="nil"/>
              <w:left w:val="nil"/>
              <w:bottom w:val="nil"/>
              <w:right w:val="nil"/>
            </w:tcBorders>
          </w:tcPr>
          <w:p w14:paraId="1796124A"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(0.011)</w:t>
            </w:r>
          </w:p>
        </w:tc>
        <w:tc>
          <w:tcPr>
            <w:tcW w:w="2016" w:type="dxa"/>
            <w:tcBorders>
              <w:top w:val="nil"/>
              <w:left w:val="nil"/>
              <w:bottom w:val="nil"/>
              <w:right w:val="nil"/>
            </w:tcBorders>
          </w:tcPr>
          <w:p w14:paraId="7348569B"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(0.004)</w:t>
            </w:r>
          </w:p>
        </w:tc>
      </w:tr>
      <w:tr w:rsidR="007438E5" w14:paraId="42A889DD" w14:textId="77777777" w:rsidTr="006728FE">
        <w:tc>
          <w:tcPr>
            <w:tcW w:w="2616" w:type="dxa"/>
            <w:tcBorders>
              <w:top w:val="nil"/>
              <w:left w:val="nil"/>
              <w:bottom w:val="nil"/>
              <w:right w:val="nil"/>
            </w:tcBorders>
          </w:tcPr>
          <w:p w14:paraId="68CB1DD3" w14:textId="77777777" w:rsidR="007438E5" w:rsidRDefault="007438E5" w:rsidP="007438E5">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5344277B" w14:textId="77777777" w:rsidR="007438E5" w:rsidRDefault="007438E5"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78AB6EE0" w14:textId="77777777" w:rsidR="007438E5" w:rsidRDefault="007438E5"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63C9755E" w14:textId="77777777" w:rsidR="007438E5" w:rsidRDefault="007438E5" w:rsidP="006728FE">
            <w:pPr>
              <w:widowControl w:val="0"/>
              <w:autoSpaceDE w:val="0"/>
              <w:autoSpaceDN w:val="0"/>
              <w:adjustRightInd w:val="0"/>
              <w:spacing w:after="0" w:line="240" w:lineRule="auto"/>
              <w:rPr>
                <w:rFonts w:ascii="Times New Roman" w:hAnsi="Times New Roman" w:cs="Times New Roman"/>
                <w:lang w:val="en-US"/>
              </w:rPr>
            </w:pPr>
          </w:p>
        </w:tc>
      </w:tr>
      <w:tr w:rsidR="007438E5" w14:paraId="33DB203E" w14:textId="77777777" w:rsidTr="006728FE">
        <w:tc>
          <w:tcPr>
            <w:tcW w:w="2616" w:type="dxa"/>
            <w:tcBorders>
              <w:top w:val="nil"/>
              <w:left w:val="nil"/>
              <w:bottom w:val="nil"/>
              <w:right w:val="nil"/>
            </w:tcBorders>
          </w:tcPr>
          <w:p w14:paraId="56BDC0A5" w14:textId="77777777" w:rsidR="007438E5" w:rsidRDefault="007438E5" w:rsidP="007438E5">
            <w:pPr>
              <w:widowControl w:val="0"/>
              <w:autoSpaceDE w:val="0"/>
              <w:autoSpaceDN w:val="0"/>
              <w:adjustRightInd w:val="0"/>
              <w:spacing w:after="0" w:line="240" w:lineRule="auto"/>
              <w:ind w:firstLine="0"/>
              <w:jc w:val="left"/>
              <w:rPr>
                <w:rFonts w:ascii="Times New Roman" w:hAnsi="Times New Roman" w:cs="Times New Roman"/>
                <w:lang w:val="en-US"/>
              </w:rPr>
            </w:pPr>
            <w:r>
              <w:rPr>
                <w:rFonts w:ascii="Times New Roman" w:hAnsi="Times New Roman" w:cs="Times New Roman"/>
                <w:lang w:val="en-US"/>
              </w:rPr>
              <w:t>Databáze &amp; storage</w:t>
            </w:r>
          </w:p>
        </w:tc>
        <w:tc>
          <w:tcPr>
            <w:tcW w:w="2016" w:type="dxa"/>
            <w:tcBorders>
              <w:top w:val="nil"/>
              <w:left w:val="nil"/>
              <w:bottom w:val="nil"/>
              <w:right w:val="nil"/>
            </w:tcBorders>
          </w:tcPr>
          <w:p w14:paraId="48946038"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-0.017</w:t>
            </w:r>
            <w:r>
              <w:rPr>
                <w:rFonts w:ascii="Times New Roman" w:hAnsi="Times New Roman" w:cs="Times New Roman"/>
                <w:vertAlign w:val="superscript"/>
                <w:lang w:val="en-US"/>
              </w:rPr>
              <w:t>**</w:t>
            </w:r>
          </w:p>
        </w:tc>
        <w:tc>
          <w:tcPr>
            <w:tcW w:w="2016" w:type="dxa"/>
            <w:tcBorders>
              <w:top w:val="nil"/>
              <w:left w:val="nil"/>
              <w:bottom w:val="nil"/>
              <w:right w:val="nil"/>
            </w:tcBorders>
          </w:tcPr>
          <w:p w14:paraId="7F3C1BDB"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-0.019</w:t>
            </w:r>
            <w:r>
              <w:rPr>
                <w:rFonts w:ascii="Times New Roman" w:hAnsi="Times New Roman" w:cs="Times New Roman"/>
                <w:vertAlign w:val="superscript"/>
                <w:lang w:val="en-US"/>
              </w:rPr>
              <w:t>*</w:t>
            </w:r>
          </w:p>
        </w:tc>
        <w:tc>
          <w:tcPr>
            <w:tcW w:w="2016" w:type="dxa"/>
            <w:tcBorders>
              <w:top w:val="nil"/>
              <w:left w:val="nil"/>
              <w:bottom w:val="nil"/>
              <w:right w:val="nil"/>
            </w:tcBorders>
          </w:tcPr>
          <w:p w14:paraId="4005A6C1"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-0.006</w:t>
            </w:r>
          </w:p>
        </w:tc>
      </w:tr>
      <w:tr w:rsidR="007438E5" w14:paraId="1575E472" w14:textId="77777777" w:rsidTr="006728FE">
        <w:tc>
          <w:tcPr>
            <w:tcW w:w="2616" w:type="dxa"/>
            <w:tcBorders>
              <w:top w:val="nil"/>
              <w:left w:val="nil"/>
              <w:bottom w:val="nil"/>
              <w:right w:val="nil"/>
            </w:tcBorders>
          </w:tcPr>
          <w:p w14:paraId="7870B41A" w14:textId="77777777" w:rsidR="007438E5" w:rsidRDefault="007438E5" w:rsidP="007438E5">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16BA3186"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(0.006)</w:t>
            </w:r>
          </w:p>
        </w:tc>
        <w:tc>
          <w:tcPr>
            <w:tcW w:w="2016" w:type="dxa"/>
            <w:tcBorders>
              <w:top w:val="nil"/>
              <w:left w:val="nil"/>
              <w:bottom w:val="nil"/>
              <w:right w:val="nil"/>
            </w:tcBorders>
          </w:tcPr>
          <w:p w14:paraId="000AA0B3"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(0.009)</w:t>
            </w:r>
          </w:p>
        </w:tc>
        <w:tc>
          <w:tcPr>
            <w:tcW w:w="2016" w:type="dxa"/>
            <w:tcBorders>
              <w:top w:val="nil"/>
              <w:left w:val="nil"/>
              <w:bottom w:val="nil"/>
              <w:right w:val="nil"/>
            </w:tcBorders>
          </w:tcPr>
          <w:p w14:paraId="32C39D4A"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(0.003)</w:t>
            </w:r>
          </w:p>
        </w:tc>
      </w:tr>
      <w:tr w:rsidR="007438E5" w14:paraId="789CE500" w14:textId="77777777" w:rsidTr="006728FE">
        <w:tc>
          <w:tcPr>
            <w:tcW w:w="2616" w:type="dxa"/>
            <w:tcBorders>
              <w:top w:val="nil"/>
              <w:left w:val="nil"/>
              <w:bottom w:val="nil"/>
              <w:right w:val="nil"/>
            </w:tcBorders>
          </w:tcPr>
          <w:p w14:paraId="66C9B23E" w14:textId="77777777" w:rsidR="007438E5" w:rsidRDefault="007438E5" w:rsidP="007438E5">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62C7E3A4" w14:textId="77777777" w:rsidR="007438E5" w:rsidRDefault="007438E5"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2974F2BB" w14:textId="77777777" w:rsidR="007438E5" w:rsidRDefault="007438E5"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0690B5D8" w14:textId="77777777" w:rsidR="007438E5" w:rsidRDefault="007438E5" w:rsidP="006728FE">
            <w:pPr>
              <w:widowControl w:val="0"/>
              <w:autoSpaceDE w:val="0"/>
              <w:autoSpaceDN w:val="0"/>
              <w:adjustRightInd w:val="0"/>
              <w:spacing w:after="0" w:line="240" w:lineRule="auto"/>
              <w:rPr>
                <w:rFonts w:ascii="Times New Roman" w:hAnsi="Times New Roman" w:cs="Times New Roman"/>
                <w:lang w:val="en-US"/>
              </w:rPr>
            </w:pPr>
          </w:p>
        </w:tc>
      </w:tr>
      <w:tr w:rsidR="007438E5" w14:paraId="2F8243B3" w14:textId="77777777" w:rsidTr="006728FE">
        <w:tc>
          <w:tcPr>
            <w:tcW w:w="2616" w:type="dxa"/>
            <w:tcBorders>
              <w:top w:val="nil"/>
              <w:left w:val="nil"/>
              <w:bottom w:val="nil"/>
              <w:right w:val="nil"/>
            </w:tcBorders>
          </w:tcPr>
          <w:p w14:paraId="360A206B" w14:textId="77777777" w:rsidR="007438E5" w:rsidRDefault="007438E5" w:rsidP="007438E5">
            <w:pPr>
              <w:widowControl w:val="0"/>
              <w:autoSpaceDE w:val="0"/>
              <w:autoSpaceDN w:val="0"/>
              <w:adjustRightInd w:val="0"/>
              <w:spacing w:after="0" w:line="240" w:lineRule="auto"/>
              <w:ind w:firstLine="0"/>
              <w:jc w:val="left"/>
              <w:rPr>
                <w:rFonts w:ascii="Times New Roman" w:hAnsi="Times New Roman" w:cs="Times New Roman"/>
                <w:lang w:val="en-US"/>
              </w:rPr>
            </w:pPr>
            <w:r>
              <w:rPr>
                <w:rFonts w:ascii="Times New Roman" w:hAnsi="Times New Roman" w:cs="Times New Roman"/>
                <w:lang w:val="en-US"/>
              </w:rPr>
              <w:t>DevOps &amp; kontejnery</w:t>
            </w:r>
          </w:p>
        </w:tc>
        <w:tc>
          <w:tcPr>
            <w:tcW w:w="2016" w:type="dxa"/>
            <w:tcBorders>
              <w:top w:val="nil"/>
              <w:left w:val="nil"/>
              <w:bottom w:val="nil"/>
              <w:right w:val="nil"/>
            </w:tcBorders>
          </w:tcPr>
          <w:p w14:paraId="3D8A869B"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0.006</w:t>
            </w:r>
          </w:p>
        </w:tc>
        <w:tc>
          <w:tcPr>
            <w:tcW w:w="2016" w:type="dxa"/>
            <w:tcBorders>
              <w:top w:val="nil"/>
              <w:left w:val="nil"/>
              <w:bottom w:val="nil"/>
              <w:right w:val="nil"/>
            </w:tcBorders>
          </w:tcPr>
          <w:p w14:paraId="065ACB11"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0.025</w:t>
            </w:r>
            <w:r>
              <w:rPr>
                <w:rFonts w:ascii="Times New Roman" w:hAnsi="Times New Roman" w:cs="Times New Roman"/>
                <w:vertAlign w:val="superscript"/>
                <w:lang w:val="en-US"/>
              </w:rPr>
              <w:t>**</w:t>
            </w:r>
          </w:p>
        </w:tc>
        <w:tc>
          <w:tcPr>
            <w:tcW w:w="2016" w:type="dxa"/>
            <w:tcBorders>
              <w:top w:val="nil"/>
              <w:left w:val="nil"/>
              <w:bottom w:val="nil"/>
              <w:right w:val="nil"/>
            </w:tcBorders>
          </w:tcPr>
          <w:p w14:paraId="642D0E16"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0.000</w:t>
            </w:r>
          </w:p>
        </w:tc>
      </w:tr>
      <w:tr w:rsidR="007438E5" w14:paraId="6E95365F" w14:textId="77777777" w:rsidTr="006728FE">
        <w:tc>
          <w:tcPr>
            <w:tcW w:w="2616" w:type="dxa"/>
            <w:tcBorders>
              <w:top w:val="nil"/>
              <w:left w:val="nil"/>
              <w:bottom w:val="nil"/>
              <w:right w:val="nil"/>
            </w:tcBorders>
          </w:tcPr>
          <w:p w14:paraId="336BFE79" w14:textId="77777777" w:rsidR="007438E5" w:rsidRDefault="007438E5" w:rsidP="007438E5">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510E36A2"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(0.006)</w:t>
            </w:r>
          </w:p>
        </w:tc>
        <w:tc>
          <w:tcPr>
            <w:tcW w:w="2016" w:type="dxa"/>
            <w:tcBorders>
              <w:top w:val="nil"/>
              <w:left w:val="nil"/>
              <w:bottom w:val="nil"/>
              <w:right w:val="nil"/>
            </w:tcBorders>
          </w:tcPr>
          <w:p w14:paraId="2952B40D"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(0.009)</w:t>
            </w:r>
          </w:p>
        </w:tc>
        <w:tc>
          <w:tcPr>
            <w:tcW w:w="2016" w:type="dxa"/>
            <w:tcBorders>
              <w:top w:val="nil"/>
              <w:left w:val="nil"/>
              <w:bottom w:val="nil"/>
              <w:right w:val="nil"/>
            </w:tcBorders>
          </w:tcPr>
          <w:p w14:paraId="64D23056"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(0.003)</w:t>
            </w:r>
          </w:p>
        </w:tc>
      </w:tr>
      <w:tr w:rsidR="007438E5" w14:paraId="43A6EFBC" w14:textId="77777777" w:rsidTr="006728FE">
        <w:tc>
          <w:tcPr>
            <w:tcW w:w="2616" w:type="dxa"/>
            <w:tcBorders>
              <w:top w:val="nil"/>
              <w:left w:val="nil"/>
              <w:bottom w:val="nil"/>
              <w:right w:val="nil"/>
            </w:tcBorders>
          </w:tcPr>
          <w:p w14:paraId="6D53C043" w14:textId="77777777" w:rsidR="007438E5" w:rsidRDefault="007438E5" w:rsidP="007438E5">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4103BDCE" w14:textId="77777777" w:rsidR="007438E5" w:rsidRDefault="007438E5"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47955E3A" w14:textId="77777777" w:rsidR="007438E5" w:rsidRDefault="007438E5"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484CC178" w14:textId="77777777" w:rsidR="007438E5" w:rsidRDefault="007438E5" w:rsidP="006728FE">
            <w:pPr>
              <w:widowControl w:val="0"/>
              <w:autoSpaceDE w:val="0"/>
              <w:autoSpaceDN w:val="0"/>
              <w:adjustRightInd w:val="0"/>
              <w:spacing w:after="0" w:line="240" w:lineRule="auto"/>
              <w:rPr>
                <w:rFonts w:ascii="Times New Roman" w:hAnsi="Times New Roman" w:cs="Times New Roman"/>
                <w:lang w:val="en-US"/>
              </w:rPr>
            </w:pPr>
          </w:p>
        </w:tc>
      </w:tr>
      <w:tr w:rsidR="007438E5" w14:paraId="4F4AEB06" w14:textId="77777777" w:rsidTr="006728FE">
        <w:tc>
          <w:tcPr>
            <w:tcW w:w="2616" w:type="dxa"/>
            <w:tcBorders>
              <w:top w:val="nil"/>
              <w:left w:val="nil"/>
              <w:bottom w:val="nil"/>
              <w:right w:val="nil"/>
            </w:tcBorders>
          </w:tcPr>
          <w:p w14:paraId="7647E2A6" w14:textId="77777777" w:rsidR="007438E5" w:rsidRDefault="007438E5" w:rsidP="007438E5">
            <w:pPr>
              <w:widowControl w:val="0"/>
              <w:autoSpaceDE w:val="0"/>
              <w:autoSpaceDN w:val="0"/>
              <w:adjustRightInd w:val="0"/>
              <w:spacing w:after="0" w:line="240" w:lineRule="auto"/>
              <w:ind w:firstLine="0"/>
              <w:jc w:val="left"/>
              <w:rPr>
                <w:rFonts w:ascii="Times New Roman" w:hAnsi="Times New Roman" w:cs="Times New Roman"/>
                <w:lang w:val="en-US"/>
              </w:rPr>
            </w:pPr>
            <w:r>
              <w:rPr>
                <w:rFonts w:ascii="Times New Roman" w:hAnsi="Times New Roman" w:cs="Times New Roman"/>
                <w:lang w:val="en-US"/>
              </w:rPr>
              <w:t>Dynamický web</w:t>
            </w:r>
          </w:p>
        </w:tc>
        <w:tc>
          <w:tcPr>
            <w:tcW w:w="2016" w:type="dxa"/>
            <w:tcBorders>
              <w:top w:val="nil"/>
              <w:left w:val="nil"/>
              <w:bottom w:val="nil"/>
              <w:right w:val="nil"/>
            </w:tcBorders>
          </w:tcPr>
          <w:p w14:paraId="3ECEF4F6"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0.056</w:t>
            </w:r>
            <w:r>
              <w:rPr>
                <w:rFonts w:ascii="Times New Roman" w:hAnsi="Times New Roman" w:cs="Times New Roman"/>
                <w:vertAlign w:val="superscript"/>
                <w:lang w:val="en-US"/>
              </w:rPr>
              <w:t>***</w:t>
            </w:r>
          </w:p>
        </w:tc>
        <w:tc>
          <w:tcPr>
            <w:tcW w:w="2016" w:type="dxa"/>
            <w:tcBorders>
              <w:top w:val="nil"/>
              <w:left w:val="nil"/>
              <w:bottom w:val="nil"/>
              <w:right w:val="nil"/>
            </w:tcBorders>
          </w:tcPr>
          <w:p w14:paraId="2498688C"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0.072</w:t>
            </w:r>
            <w:r>
              <w:rPr>
                <w:rFonts w:ascii="Times New Roman" w:hAnsi="Times New Roman" w:cs="Times New Roman"/>
                <w:vertAlign w:val="superscript"/>
                <w:lang w:val="en-US"/>
              </w:rPr>
              <w:t>***</w:t>
            </w:r>
          </w:p>
        </w:tc>
        <w:tc>
          <w:tcPr>
            <w:tcW w:w="2016" w:type="dxa"/>
            <w:tcBorders>
              <w:top w:val="nil"/>
              <w:left w:val="nil"/>
              <w:bottom w:val="nil"/>
              <w:right w:val="nil"/>
            </w:tcBorders>
          </w:tcPr>
          <w:p w14:paraId="05EF7AE9"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0.028</w:t>
            </w:r>
            <w:r>
              <w:rPr>
                <w:rFonts w:ascii="Times New Roman" w:hAnsi="Times New Roman" w:cs="Times New Roman"/>
                <w:vertAlign w:val="superscript"/>
                <w:lang w:val="en-US"/>
              </w:rPr>
              <w:t>***</w:t>
            </w:r>
          </w:p>
        </w:tc>
      </w:tr>
      <w:tr w:rsidR="007438E5" w14:paraId="26FB4025" w14:textId="77777777" w:rsidTr="006728FE">
        <w:tc>
          <w:tcPr>
            <w:tcW w:w="2616" w:type="dxa"/>
            <w:tcBorders>
              <w:top w:val="nil"/>
              <w:left w:val="nil"/>
              <w:bottom w:val="nil"/>
              <w:right w:val="nil"/>
            </w:tcBorders>
          </w:tcPr>
          <w:p w14:paraId="08272FBB" w14:textId="77777777" w:rsidR="007438E5" w:rsidRDefault="007438E5" w:rsidP="007438E5">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625ED7A6"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(0.006)</w:t>
            </w:r>
          </w:p>
        </w:tc>
        <w:tc>
          <w:tcPr>
            <w:tcW w:w="2016" w:type="dxa"/>
            <w:tcBorders>
              <w:top w:val="nil"/>
              <w:left w:val="nil"/>
              <w:bottom w:val="nil"/>
              <w:right w:val="nil"/>
            </w:tcBorders>
          </w:tcPr>
          <w:p w14:paraId="6B83D66A"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(0.009)</w:t>
            </w:r>
          </w:p>
        </w:tc>
        <w:tc>
          <w:tcPr>
            <w:tcW w:w="2016" w:type="dxa"/>
            <w:tcBorders>
              <w:top w:val="nil"/>
              <w:left w:val="nil"/>
              <w:bottom w:val="nil"/>
              <w:right w:val="nil"/>
            </w:tcBorders>
          </w:tcPr>
          <w:p w14:paraId="3BC59BEA"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(0.004)</w:t>
            </w:r>
          </w:p>
        </w:tc>
      </w:tr>
      <w:tr w:rsidR="007438E5" w14:paraId="1E77D30B" w14:textId="77777777" w:rsidTr="006728FE">
        <w:tc>
          <w:tcPr>
            <w:tcW w:w="2616" w:type="dxa"/>
            <w:tcBorders>
              <w:top w:val="nil"/>
              <w:left w:val="nil"/>
              <w:bottom w:val="nil"/>
              <w:right w:val="nil"/>
            </w:tcBorders>
          </w:tcPr>
          <w:p w14:paraId="0FD880A5" w14:textId="77777777" w:rsidR="007438E5" w:rsidRDefault="007438E5" w:rsidP="007438E5">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7FCBEC11" w14:textId="77777777" w:rsidR="007438E5" w:rsidRDefault="007438E5"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4D2C35DF" w14:textId="77777777" w:rsidR="007438E5" w:rsidRDefault="007438E5"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341B82DB" w14:textId="77777777" w:rsidR="007438E5" w:rsidRDefault="007438E5" w:rsidP="006728FE">
            <w:pPr>
              <w:widowControl w:val="0"/>
              <w:autoSpaceDE w:val="0"/>
              <w:autoSpaceDN w:val="0"/>
              <w:adjustRightInd w:val="0"/>
              <w:spacing w:after="0" w:line="240" w:lineRule="auto"/>
              <w:rPr>
                <w:rFonts w:ascii="Times New Roman" w:hAnsi="Times New Roman" w:cs="Times New Roman"/>
                <w:lang w:val="en-US"/>
              </w:rPr>
            </w:pPr>
          </w:p>
        </w:tc>
      </w:tr>
      <w:tr w:rsidR="007438E5" w14:paraId="2648345C" w14:textId="77777777" w:rsidTr="006728FE">
        <w:tc>
          <w:tcPr>
            <w:tcW w:w="2616" w:type="dxa"/>
            <w:tcBorders>
              <w:top w:val="nil"/>
              <w:left w:val="nil"/>
              <w:bottom w:val="nil"/>
              <w:right w:val="nil"/>
            </w:tcBorders>
          </w:tcPr>
          <w:p w14:paraId="75E80B69" w14:textId="77777777" w:rsidR="007438E5" w:rsidRDefault="007438E5" w:rsidP="007438E5">
            <w:pPr>
              <w:widowControl w:val="0"/>
              <w:autoSpaceDE w:val="0"/>
              <w:autoSpaceDN w:val="0"/>
              <w:adjustRightInd w:val="0"/>
              <w:spacing w:after="0" w:line="240" w:lineRule="auto"/>
              <w:ind w:firstLine="0"/>
              <w:jc w:val="left"/>
              <w:rPr>
                <w:rFonts w:ascii="Times New Roman" w:hAnsi="Times New Roman" w:cs="Times New Roman"/>
                <w:lang w:val="en-US"/>
              </w:rPr>
            </w:pPr>
            <w:r>
              <w:rPr>
                <w:rFonts w:ascii="Times New Roman" w:hAnsi="Times New Roman" w:cs="Times New Roman"/>
                <w:lang w:val="en-US"/>
              </w:rPr>
              <w:t>Enterprise (managed)</w:t>
            </w:r>
          </w:p>
        </w:tc>
        <w:tc>
          <w:tcPr>
            <w:tcW w:w="2016" w:type="dxa"/>
            <w:tcBorders>
              <w:top w:val="nil"/>
              <w:left w:val="nil"/>
              <w:bottom w:val="nil"/>
              <w:right w:val="nil"/>
            </w:tcBorders>
          </w:tcPr>
          <w:p w14:paraId="620AA0BF"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-0.045</w:t>
            </w:r>
            <w:r>
              <w:rPr>
                <w:rFonts w:ascii="Times New Roman" w:hAnsi="Times New Roman" w:cs="Times New Roman"/>
                <w:vertAlign w:val="superscript"/>
                <w:lang w:val="en-US"/>
              </w:rPr>
              <w:t>***</w:t>
            </w:r>
          </w:p>
        </w:tc>
        <w:tc>
          <w:tcPr>
            <w:tcW w:w="2016" w:type="dxa"/>
            <w:tcBorders>
              <w:top w:val="nil"/>
              <w:left w:val="nil"/>
              <w:bottom w:val="nil"/>
              <w:right w:val="nil"/>
            </w:tcBorders>
          </w:tcPr>
          <w:p w14:paraId="4CC5A4EA"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-0.026</w:t>
            </w:r>
            <w:r>
              <w:rPr>
                <w:rFonts w:ascii="Times New Roman" w:hAnsi="Times New Roman" w:cs="Times New Roman"/>
                <w:vertAlign w:val="superscript"/>
                <w:lang w:val="en-US"/>
              </w:rPr>
              <w:t>**</w:t>
            </w:r>
          </w:p>
        </w:tc>
        <w:tc>
          <w:tcPr>
            <w:tcW w:w="2016" w:type="dxa"/>
            <w:tcBorders>
              <w:top w:val="nil"/>
              <w:left w:val="nil"/>
              <w:bottom w:val="nil"/>
              <w:right w:val="nil"/>
            </w:tcBorders>
          </w:tcPr>
          <w:p w14:paraId="55548391"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-0.003</w:t>
            </w:r>
          </w:p>
        </w:tc>
      </w:tr>
      <w:tr w:rsidR="007438E5" w14:paraId="44FC052B" w14:textId="77777777" w:rsidTr="006728FE">
        <w:tc>
          <w:tcPr>
            <w:tcW w:w="2616" w:type="dxa"/>
            <w:tcBorders>
              <w:top w:val="nil"/>
              <w:left w:val="nil"/>
              <w:bottom w:val="nil"/>
              <w:right w:val="nil"/>
            </w:tcBorders>
          </w:tcPr>
          <w:p w14:paraId="3B0D695D" w14:textId="77777777" w:rsidR="007438E5" w:rsidRDefault="007438E5" w:rsidP="007438E5">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0C8FFA9E"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(0.006)</w:t>
            </w:r>
          </w:p>
        </w:tc>
        <w:tc>
          <w:tcPr>
            <w:tcW w:w="2016" w:type="dxa"/>
            <w:tcBorders>
              <w:top w:val="nil"/>
              <w:left w:val="nil"/>
              <w:bottom w:val="nil"/>
              <w:right w:val="nil"/>
            </w:tcBorders>
          </w:tcPr>
          <w:p w14:paraId="0A8E2D1C"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(0.010)</w:t>
            </w:r>
          </w:p>
        </w:tc>
        <w:tc>
          <w:tcPr>
            <w:tcW w:w="2016" w:type="dxa"/>
            <w:tcBorders>
              <w:top w:val="nil"/>
              <w:left w:val="nil"/>
              <w:bottom w:val="nil"/>
              <w:right w:val="nil"/>
            </w:tcBorders>
          </w:tcPr>
          <w:p w14:paraId="0B653702"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(0.003)</w:t>
            </w:r>
          </w:p>
        </w:tc>
      </w:tr>
      <w:tr w:rsidR="007438E5" w14:paraId="559676B3" w14:textId="77777777" w:rsidTr="006728FE">
        <w:tc>
          <w:tcPr>
            <w:tcW w:w="2616" w:type="dxa"/>
            <w:tcBorders>
              <w:top w:val="nil"/>
              <w:left w:val="nil"/>
              <w:bottom w:val="nil"/>
              <w:right w:val="nil"/>
            </w:tcBorders>
          </w:tcPr>
          <w:p w14:paraId="135F1A5D" w14:textId="77777777" w:rsidR="007438E5" w:rsidRDefault="007438E5" w:rsidP="007438E5">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42833029" w14:textId="77777777" w:rsidR="007438E5" w:rsidRDefault="007438E5"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3DDB6E96" w14:textId="77777777" w:rsidR="007438E5" w:rsidRDefault="007438E5"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262E343B" w14:textId="77777777" w:rsidR="007438E5" w:rsidRDefault="007438E5" w:rsidP="006728FE">
            <w:pPr>
              <w:widowControl w:val="0"/>
              <w:autoSpaceDE w:val="0"/>
              <w:autoSpaceDN w:val="0"/>
              <w:adjustRightInd w:val="0"/>
              <w:spacing w:after="0" w:line="240" w:lineRule="auto"/>
              <w:rPr>
                <w:rFonts w:ascii="Times New Roman" w:hAnsi="Times New Roman" w:cs="Times New Roman"/>
                <w:lang w:val="en-US"/>
              </w:rPr>
            </w:pPr>
          </w:p>
        </w:tc>
      </w:tr>
      <w:tr w:rsidR="007438E5" w14:paraId="07FCECFC" w14:textId="77777777" w:rsidTr="006728FE">
        <w:tc>
          <w:tcPr>
            <w:tcW w:w="2616" w:type="dxa"/>
            <w:tcBorders>
              <w:top w:val="nil"/>
              <w:left w:val="nil"/>
              <w:bottom w:val="nil"/>
              <w:right w:val="nil"/>
            </w:tcBorders>
          </w:tcPr>
          <w:p w14:paraId="0854A4DF" w14:textId="77777777" w:rsidR="007438E5" w:rsidRDefault="007438E5" w:rsidP="007438E5">
            <w:pPr>
              <w:widowControl w:val="0"/>
              <w:autoSpaceDE w:val="0"/>
              <w:autoSpaceDN w:val="0"/>
              <w:adjustRightInd w:val="0"/>
              <w:spacing w:after="0" w:line="240" w:lineRule="auto"/>
              <w:ind w:firstLine="0"/>
              <w:jc w:val="left"/>
              <w:rPr>
                <w:rFonts w:ascii="Times New Roman" w:hAnsi="Times New Roman" w:cs="Times New Roman"/>
                <w:lang w:val="en-US"/>
              </w:rPr>
            </w:pPr>
            <w:r>
              <w:rPr>
                <w:rFonts w:ascii="Times New Roman" w:hAnsi="Times New Roman" w:cs="Times New Roman"/>
                <w:lang w:val="en-US"/>
              </w:rPr>
              <w:t>Enterprise platformy</w:t>
            </w:r>
          </w:p>
        </w:tc>
        <w:tc>
          <w:tcPr>
            <w:tcW w:w="2016" w:type="dxa"/>
            <w:tcBorders>
              <w:top w:val="nil"/>
              <w:left w:val="nil"/>
              <w:bottom w:val="nil"/>
              <w:right w:val="nil"/>
            </w:tcBorders>
          </w:tcPr>
          <w:p w14:paraId="3245AB72"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0.028</w:t>
            </w:r>
            <w:r>
              <w:rPr>
                <w:rFonts w:ascii="Times New Roman" w:hAnsi="Times New Roman" w:cs="Times New Roman"/>
                <w:vertAlign w:val="superscript"/>
                <w:lang w:val="en-US"/>
              </w:rPr>
              <w:t>*</w:t>
            </w:r>
          </w:p>
        </w:tc>
        <w:tc>
          <w:tcPr>
            <w:tcW w:w="2016" w:type="dxa"/>
            <w:tcBorders>
              <w:top w:val="nil"/>
              <w:left w:val="nil"/>
              <w:bottom w:val="nil"/>
              <w:right w:val="nil"/>
            </w:tcBorders>
          </w:tcPr>
          <w:p w14:paraId="35CF033D"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0.021</w:t>
            </w:r>
          </w:p>
        </w:tc>
        <w:tc>
          <w:tcPr>
            <w:tcW w:w="2016" w:type="dxa"/>
            <w:tcBorders>
              <w:top w:val="nil"/>
              <w:left w:val="nil"/>
              <w:bottom w:val="nil"/>
              <w:right w:val="nil"/>
            </w:tcBorders>
          </w:tcPr>
          <w:p w14:paraId="61BC184B"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0.003</w:t>
            </w:r>
          </w:p>
        </w:tc>
      </w:tr>
      <w:tr w:rsidR="007438E5" w14:paraId="18D21C0B" w14:textId="77777777" w:rsidTr="006728FE">
        <w:tc>
          <w:tcPr>
            <w:tcW w:w="2616" w:type="dxa"/>
            <w:tcBorders>
              <w:top w:val="nil"/>
              <w:left w:val="nil"/>
              <w:bottom w:val="nil"/>
              <w:right w:val="nil"/>
            </w:tcBorders>
          </w:tcPr>
          <w:p w14:paraId="0D1C3D11" w14:textId="77777777" w:rsidR="007438E5" w:rsidRDefault="007438E5" w:rsidP="007438E5">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0F5F6D86"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(0.011)</w:t>
            </w:r>
          </w:p>
        </w:tc>
        <w:tc>
          <w:tcPr>
            <w:tcW w:w="2016" w:type="dxa"/>
            <w:tcBorders>
              <w:top w:val="nil"/>
              <w:left w:val="nil"/>
              <w:bottom w:val="nil"/>
              <w:right w:val="nil"/>
            </w:tcBorders>
          </w:tcPr>
          <w:p w14:paraId="5AF977EF"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(0.029)</w:t>
            </w:r>
          </w:p>
        </w:tc>
        <w:tc>
          <w:tcPr>
            <w:tcW w:w="2016" w:type="dxa"/>
            <w:tcBorders>
              <w:top w:val="nil"/>
              <w:left w:val="nil"/>
              <w:bottom w:val="nil"/>
              <w:right w:val="nil"/>
            </w:tcBorders>
          </w:tcPr>
          <w:p w14:paraId="2F7AE5E4"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(0.007)</w:t>
            </w:r>
          </w:p>
        </w:tc>
      </w:tr>
      <w:tr w:rsidR="007438E5" w14:paraId="63FDD64F" w14:textId="77777777" w:rsidTr="006728FE">
        <w:tc>
          <w:tcPr>
            <w:tcW w:w="2616" w:type="dxa"/>
            <w:tcBorders>
              <w:top w:val="nil"/>
              <w:left w:val="nil"/>
              <w:bottom w:val="nil"/>
              <w:right w:val="nil"/>
            </w:tcBorders>
          </w:tcPr>
          <w:p w14:paraId="4F8A9F06" w14:textId="77777777" w:rsidR="007438E5" w:rsidRDefault="007438E5" w:rsidP="007438E5">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14037888" w14:textId="77777777" w:rsidR="007438E5" w:rsidRDefault="007438E5"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6433BA98" w14:textId="77777777" w:rsidR="007438E5" w:rsidRDefault="007438E5"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2F8A341C" w14:textId="77777777" w:rsidR="007438E5" w:rsidRDefault="007438E5" w:rsidP="006728FE">
            <w:pPr>
              <w:widowControl w:val="0"/>
              <w:autoSpaceDE w:val="0"/>
              <w:autoSpaceDN w:val="0"/>
              <w:adjustRightInd w:val="0"/>
              <w:spacing w:after="0" w:line="240" w:lineRule="auto"/>
              <w:rPr>
                <w:rFonts w:ascii="Times New Roman" w:hAnsi="Times New Roman" w:cs="Times New Roman"/>
                <w:lang w:val="en-US"/>
              </w:rPr>
            </w:pPr>
          </w:p>
        </w:tc>
      </w:tr>
      <w:tr w:rsidR="007438E5" w14:paraId="4FBBB6DF" w14:textId="77777777" w:rsidTr="006728FE">
        <w:tc>
          <w:tcPr>
            <w:tcW w:w="2616" w:type="dxa"/>
            <w:tcBorders>
              <w:top w:val="nil"/>
              <w:left w:val="nil"/>
              <w:bottom w:val="nil"/>
              <w:right w:val="nil"/>
            </w:tcBorders>
          </w:tcPr>
          <w:p w14:paraId="1C13811F" w14:textId="77777777" w:rsidR="007438E5" w:rsidRDefault="007438E5" w:rsidP="007438E5">
            <w:pPr>
              <w:widowControl w:val="0"/>
              <w:autoSpaceDE w:val="0"/>
              <w:autoSpaceDN w:val="0"/>
              <w:adjustRightInd w:val="0"/>
              <w:spacing w:after="0" w:line="240" w:lineRule="auto"/>
              <w:ind w:firstLine="0"/>
              <w:jc w:val="left"/>
              <w:rPr>
                <w:rFonts w:ascii="Times New Roman" w:hAnsi="Times New Roman" w:cs="Times New Roman"/>
                <w:lang w:val="en-US"/>
              </w:rPr>
            </w:pPr>
            <w:r>
              <w:rPr>
                <w:rFonts w:ascii="Times New Roman" w:hAnsi="Times New Roman" w:cs="Times New Roman"/>
                <w:lang w:val="en-US"/>
              </w:rPr>
              <w:t>Frontend</w:t>
            </w:r>
          </w:p>
        </w:tc>
        <w:tc>
          <w:tcPr>
            <w:tcW w:w="2016" w:type="dxa"/>
            <w:tcBorders>
              <w:top w:val="nil"/>
              <w:left w:val="nil"/>
              <w:bottom w:val="nil"/>
              <w:right w:val="nil"/>
            </w:tcBorders>
          </w:tcPr>
          <w:p w14:paraId="334D55BC"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0.028</w:t>
            </w:r>
            <w:r>
              <w:rPr>
                <w:rFonts w:ascii="Times New Roman" w:hAnsi="Times New Roman" w:cs="Times New Roman"/>
                <w:vertAlign w:val="superscript"/>
                <w:lang w:val="en-US"/>
              </w:rPr>
              <w:t>***</w:t>
            </w:r>
          </w:p>
        </w:tc>
        <w:tc>
          <w:tcPr>
            <w:tcW w:w="2016" w:type="dxa"/>
            <w:tcBorders>
              <w:top w:val="nil"/>
              <w:left w:val="nil"/>
              <w:bottom w:val="nil"/>
              <w:right w:val="nil"/>
            </w:tcBorders>
          </w:tcPr>
          <w:p w14:paraId="38DECE1C"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0.007</w:t>
            </w:r>
          </w:p>
        </w:tc>
        <w:tc>
          <w:tcPr>
            <w:tcW w:w="2016" w:type="dxa"/>
            <w:tcBorders>
              <w:top w:val="nil"/>
              <w:left w:val="nil"/>
              <w:bottom w:val="nil"/>
              <w:right w:val="nil"/>
            </w:tcBorders>
          </w:tcPr>
          <w:p w14:paraId="5695E695"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0.005</w:t>
            </w:r>
          </w:p>
        </w:tc>
      </w:tr>
      <w:tr w:rsidR="007438E5" w14:paraId="79DFBDD9" w14:textId="77777777" w:rsidTr="006728FE">
        <w:tc>
          <w:tcPr>
            <w:tcW w:w="2616" w:type="dxa"/>
            <w:tcBorders>
              <w:top w:val="nil"/>
              <w:left w:val="nil"/>
              <w:bottom w:val="nil"/>
              <w:right w:val="nil"/>
            </w:tcBorders>
          </w:tcPr>
          <w:p w14:paraId="6F63738F" w14:textId="77777777" w:rsidR="007438E5" w:rsidRDefault="007438E5" w:rsidP="007438E5">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55551A07"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(0.006)</w:t>
            </w:r>
          </w:p>
        </w:tc>
        <w:tc>
          <w:tcPr>
            <w:tcW w:w="2016" w:type="dxa"/>
            <w:tcBorders>
              <w:top w:val="nil"/>
              <w:left w:val="nil"/>
              <w:bottom w:val="nil"/>
              <w:right w:val="nil"/>
            </w:tcBorders>
          </w:tcPr>
          <w:p w14:paraId="3CD459BB"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(0.009)</w:t>
            </w:r>
          </w:p>
        </w:tc>
        <w:tc>
          <w:tcPr>
            <w:tcW w:w="2016" w:type="dxa"/>
            <w:tcBorders>
              <w:top w:val="nil"/>
              <w:left w:val="nil"/>
              <w:bottom w:val="nil"/>
              <w:right w:val="nil"/>
            </w:tcBorders>
          </w:tcPr>
          <w:p w14:paraId="398336F2"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(0.004)</w:t>
            </w:r>
          </w:p>
        </w:tc>
      </w:tr>
      <w:tr w:rsidR="007438E5" w14:paraId="08BBD411" w14:textId="77777777" w:rsidTr="006728FE">
        <w:tc>
          <w:tcPr>
            <w:tcW w:w="2616" w:type="dxa"/>
            <w:tcBorders>
              <w:top w:val="nil"/>
              <w:left w:val="nil"/>
              <w:bottom w:val="nil"/>
              <w:right w:val="nil"/>
            </w:tcBorders>
          </w:tcPr>
          <w:p w14:paraId="1783292B" w14:textId="77777777" w:rsidR="007438E5" w:rsidRDefault="007438E5" w:rsidP="007438E5">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1DCF095A" w14:textId="77777777" w:rsidR="007438E5" w:rsidRDefault="007438E5"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2AA6740C" w14:textId="77777777" w:rsidR="007438E5" w:rsidRDefault="007438E5"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4EBECC98" w14:textId="77777777" w:rsidR="007438E5" w:rsidRDefault="007438E5" w:rsidP="006728FE">
            <w:pPr>
              <w:widowControl w:val="0"/>
              <w:autoSpaceDE w:val="0"/>
              <w:autoSpaceDN w:val="0"/>
              <w:adjustRightInd w:val="0"/>
              <w:spacing w:after="0" w:line="240" w:lineRule="auto"/>
              <w:rPr>
                <w:rFonts w:ascii="Times New Roman" w:hAnsi="Times New Roman" w:cs="Times New Roman"/>
                <w:lang w:val="en-US"/>
              </w:rPr>
            </w:pPr>
          </w:p>
        </w:tc>
      </w:tr>
      <w:tr w:rsidR="007438E5" w14:paraId="73D53C2A" w14:textId="77777777" w:rsidTr="006728FE">
        <w:tc>
          <w:tcPr>
            <w:tcW w:w="2616" w:type="dxa"/>
            <w:tcBorders>
              <w:top w:val="nil"/>
              <w:left w:val="nil"/>
              <w:bottom w:val="nil"/>
              <w:right w:val="nil"/>
            </w:tcBorders>
          </w:tcPr>
          <w:p w14:paraId="28C3326B" w14:textId="77777777" w:rsidR="007438E5" w:rsidRDefault="007438E5" w:rsidP="007438E5">
            <w:pPr>
              <w:widowControl w:val="0"/>
              <w:autoSpaceDE w:val="0"/>
              <w:autoSpaceDN w:val="0"/>
              <w:adjustRightInd w:val="0"/>
              <w:spacing w:after="0" w:line="240" w:lineRule="auto"/>
              <w:ind w:firstLine="0"/>
              <w:jc w:val="left"/>
              <w:rPr>
                <w:rFonts w:ascii="Times New Roman" w:hAnsi="Times New Roman" w:cs="Times New Roman"/>
                <w:lang w:val="en-US"/>
              </w:rPr>
            </w:pPr>
            <w:r>
              <w:rPr>
                <w:rFonts w:ascii="Times New Roman" w:hAnsi="Times New Roman" w:cs="Times New Roman"/>
                <w:lang w:val="en-US"/>
              </w:rPr>
              <w:t>Generativní AI</w:t>
            </w:r>
          </w:p>
        </w:tc>
        <w:tc>
          <w:tcPr>
            <w:tcW w:w="2016" w:type="dxa"/>
            <w:tcBorders>
              <w:top w:val="nil"/>
              <w:left w:val="nil"/>
              <w:bottom w:val="nil"/>
              <w:right w:val="nil"/>
            </w:tcBorders>
          </w:tcPr>
          <w:p w14:paraId="63720D15"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0.328</w:t>
            </w:r>
            <w:r>
              <w:rPr>
                <w:rFonts w:ascii="Times New Roman" w:hAnsi="Times New Roman" w:cs="Times New Roman"/>
                <w:vertAlign w:val="superscript"/>
                <w:lang w:val="en-US"/>
              </w:rPr>
              <w:t>***</w:t>
            </w:r>
          </w:p>
        </w:tc>
        <w:tc>
          <w:tcPr>
            <w:tcW w:w="2016" w:type="dxa"/>
            <w:tcBorders>
              <w:top w:val="nil"/>
              <w:left w:val="nil"/>
              <w:bottom w:val="nil"/>
              <w:right w:val="nil"/>
            </w:tcBorders>
          </w:tcPr>
          <w:p w14:paraId="296CD325"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0.362</w:t>
            </w:r>
            <w:r>
              <w:rPr>
                <w:rFonts w:ascii="Times New Roman" w:hAnsi="Times New Roman" w:cs="Times New Roman"/>
                <w:vertAlign w:val="superscript"/>
                <w:lang w:val="en-US"/>
              </w:rPr>
              <w:t>***</w:t>
            </w:r>
          </w:p>
        </w:tc>
        <w:tc>
          <w:tcPr>
            <w:tcW w:w="2016" w:type="dxa"/>
            <w:tcBorders>
              <w:top w:val="nil"/>
              <w:left w:val="nil"/>
              <w:bottom w:val="nil"/>
              <w:right w:val="nil"/>
            </w:tcBorders>
          </w:tcPr>
          <w:p w14:paraId="4EECF73A"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0.123</w:t>
            </w:r>
            <w:r>
              <w:rPr>
                <w:rFonts w:ascii="Times New Roman" w:hAnsi="Times New Roman" w:cs="Times New Roman"/>
                <w:vertAlign w:val="superscript"/>
                <w:lang w:val="en-US"/>
              </w:rPr>
              <w:t>***</w:t>
            </w:r>
          </w:p>
        </w:tc>
      </w:tr>
      <w:tr w:rsidR="007438E5" w14:paraId="2294CFE0" w14:textId="77777777" w:rsidTr="006728FE">
        <w:tc>
          <w:tcPr>
            <w:tcW w:w="2616" w:type="dxa"/>
            <w:tcBorders>
              <w:top w:val="nil"/>
              <w:left w:val="nil"/>
              <w:bottom w:val="nil"/>
              <w:right w:val="nil"/>
            </w:tcBorders>
          </w:tcPr>
          <w:p w14:paraId="56721E21" w14:textId="77777777" w:rsidR="007438E5" w:rsidRDefault="007438E5" w:rsidP="007438E5">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72FAB007"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(0.016)</w:t>
            </w:r>
          </w:p>
        </w:tc>
        <w:tc>
          <w:tcPr>
            <w:tcW w:w="2016" w:type="dxa"/>
            <w:tcBorders>
              <w:top w:val="nil"/>
              <w:left w:val="nil"/>
              <w:bottom w:val="nil"/>
              <w:right w:val="nil"/>
            </w:tcBorders>
          </w:tcPr>
          <w:p w14:paraId="163FE6CB"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(0.022)</w:t>
            </w:r>
          </w:p>
        </w:tc>
        <w:tc>
          <w:tcPr>
            <w:tcW w:w="2016" w:type="dxa"/>
            <w:tcBorders>
              <w:top w:val="nil"/>
              <w:left w:val="nil"/>
              <w:bottom w:val="nil"/>
              <w:right w:val="nil"/>
            </w:tcBorders>
          </w:tcPr>
          <w:p w14:paraId="2C85C2F4"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(0.004)</w:t>
            </w:r>
          </w:p>
        </w:tc>
      </w:tr>
      <w:tr w:rsidR="007438E5" w14:paraId="79BDEF9A" w14:textId="77777777" w:rsidTr="006728FE">
        <w:tc>
          <w:tcPr>
            <w:tcW w:w="2616" w:type="dxa"/>
            <w:tcBorders>
              <w:top w:val="nil"/>
              <w:left w:val="nil"/>
              <w:bottom w:val="nil"/>
              <w:right w:val="nil"/>
            </w:tcBorders>
          </w:tcPr>
          <w:p w14:paraId="41F797EC" w14:textId="77777777" w:rsidR="007438E5" w:rsidRDefault="007438E5" w:rsidP="007438E5">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528C0084" w14:textId="77777777" w:rsidR="007438E5" w:rsidRDefault="007438E5"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5FFCA23D" w14:textId="77777777" w:rsidR="007438E5" w:rsidRDefault="007438E5"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79E8F9A4" w14:textId="77777777" w:rsidR="007438E5" w:rsidRDefault="007438E5" w:rsidP="006728FE">
            <w:pPr>
              <w:widowControl w:val="0"/>
              <w:autoSpaceDE w:val="0"/>
              <w:autoSpaceDN w:val="0"/>
              <w:adjustRightInd w:val="0"/>
              <w:spacing w:after="0" w:line="240" w:lineRule="auto"/>
              <w:rPr>
                <w:rFonts w:ascii="Times New Roman" w:hAnsi="Times New Roman" w:cs="Times New Roman"/>
                <w:lang w:val="en-US"/>
              </w:rPr>
            </w:pPr>
          </w:p>
        </w:tc>
      </w:tr>
      <w:tr w:rsidR="007438E5" w14:paraId="64624D2B" w14:textId="77777777" w:rsidTr="006728FE">
        <w:tc>
          <w:tcPr>
            <w:tcW w:w="2616" w:type="dxa"/>
            <w:tcBorders>
              <w:top w:val="nil"/>
              <w:left w:val="nil"/>
              <w:bottom w:val="nil"/>
              <w:right w:val="nil"/>
            </w:tcBorders>
          </w:tcPr>
          <w:p w14:paraId="069DDDDC" w14:textId="77777777" w:rsidR="007438E5" w:rsidRDefault="007438E5" w:rsidP="007438E5">
            <w:pPr>
              <w:widowControl w:val="0"/>
              <w:autoSpaceDE w:val="0"/>
              <w:autoSpaceDN w:val="0"/>
              <w:adjustRightInd w:val="0"/>
              <w:spacing w:after="0" w:line="240" w:lineRule="auto"/>
              <w:ind w:firstLine="0"/>
              <w:jc w:val="left"/>
              <w:rPr>
                <w:rFonts w:ascii="Times New Roman" w:hAnsi="Times New Roman" w:cs="Times New Roman"/>
                <w:lang w:val="en-US"/>
              </w:rPr>
            </w:pPr>
            <w:r>
              <w:rPr>
                <w:rFonts w:ascii="Times New Roman" w:hAnsi="Times New Roman" w:cs="Times New Roman"/>
                <w:lang w:val="en-US"/>
              </w:rPr>
              <w:t>Mobile &amp; desktop</w:t>
            </w:r>
          </w:p>
        </w:tc>
        <w:tc>
          <w:tcPr>
            <w:tcW w:w="2016" w:type="dxa"/>
            <w:tcBorders>
              <w:top w:val="nil"/>
              <w:left w:val="nil"/>
              <w:bottom w:val="nil"/>
              <w:right w:val="nil"/>
            </w:tcBorders>
          </w:tcPr>
          <w:p w14:paraId="7154FE96"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-0.003</w:t>
            </w:r>
          </w:p>
        </w:tc>
        <w:tc>
          <w:tcPr>
            <w:tcW w:w="2016" w:type="dxa"/>
            <w:tcBorders>
              <w:top w:val="nil"/>
              <w:left w:val="nil"/>
              <w:bottom w:val="nil"/>
              <w:right w:val="nil"/>
            </w:tcBorders>
          </w:tcPr>
          <w:p w14:paraId="64B7AD23"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-0.006</w:t>
            </w:r>
          </w:p>
        </w:tc>
        <w:tc>
          <w:tcPr>
            <w:tcW w:w="2016" w:type="dxa"/>
            <w:tcBorders>
              <w:top w:val="nil"/>
              <w:left w:val="nil"/>
              <w:bottom w:val="nil"/>
              <w:right w:val="nil"/>
            </w:tcBorders>
          </w:tcPr>
          <w:p w14:paraId="757A0016"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-0.018</w:t>
            </w:r>
            <w:r>
              <w:rPr>
                <w:rFonts w:ascii="Times New Roman" w:hAnsi="Times New Roman" w:cs="Times New Roman"/>
                <w:vertAlign w:val="superscript"/>
                <w:lang w:val="en-US"/>
              </w:rPr>
              <w:t>**</w:t>
            </w:r>
          </w:p>
        </w:tc>
      </w:tr>
      <w:tr w:rsidR="007438E5" w14:paraId="257E9D14" w14:textId="77777777" w:rsidTr="006728FE">
        <w:tc>
          <w:tcPr>
            <w:tcW w:w="2616" w:type="dxa"/>
            <w:tcBorders>
              <w:top w:val="nil"/>
              <w:left w:val="nil"/>
              <w:bottom w:val="nil"/>
              <w:right w:val="nil"/>
            </w:tcBorders>
          </w:tcPr>
          <w:p w14:paraId="2A374A28" w14:textId="77777777" w:rsidR="007438E5" w:rsidRDefault="007438E5" w:rsidP="007438E5">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2624AAB6"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(0.008)</w:t>
            </w:r>
          </w:p>
        </w:tc>
        <w:tc>
          <w:tcPr>
            <w:tcW w:w="2016" w:type="dxa"/>
            <w:tcBorders>
              <w:top w:val="nil"/>
              <w:left w:val="nil"/>
              <w:bottom w:val="nil"/>
              <w:right w:val="nil"/>
            </w:tcBorders>
          </w:tcPr>
          <w:p w14:paraId="67B5DB36"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(0.014)</w:t>
            </w:r>
          </w:p>
        </w:tc>
        <w:tc>
          <w:tcPr>
            <w:tcW w:w="2016" w:type="dxa"/>
            <w:tcBorders>
              <w:top w:val="nil"/>
              <w:left w:val="nil"/>
              <w:bottom w:val="nil"/>
              <w:right w:val="nil"/>
            </w:tcBorders>
          </w:tcPr>
          <w:p w14:paraId="46A79151"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(0.005)</w:t>
            </w:r>
          </w:p>
        </w:tc>
      </w:tr>
      <w:tr w:rsidR="007438E5" w14:paraId="5093866C" w14:textId="77777777" w:rsidTr="006728FE">
        <w:tc>
          <w:tcPr>
            <w:tcW w:w="2616" w:type="dxa"/>
            <w:tcBorders>
              <w:top w:val="nil"/>
              <w:left w:val="nil"/>
              <w:bottom w:val="nil"/>
              <w:right w:val="nil"/>
            </w:tcBorders>
          </w:tcPr>
          <w:p w14:paraId="055CDB24" w14:textId="77777777" w:rsidR="007438E5" w:rsidRDefault="007438E5" w:rsidP="007438E5">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564FA382" w14:textId="77777777" w:rsidR="007438E5" w:rsidRDefault="007438E5"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48408B3E" w14:textId="77777777" w:rsidR="007438E5" w:rsidRDefault="007438E5"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6F2A9B45" w14:textId="77777777" w:rsidR="007438E5" w:rsidRDefault="007438E5" w:rsidP="006728FE">
            <w:pPr>
              <w:widowControl w:val="0"/>
              <w:autoSpaceDE w:val="0"/>
              <w:autoSpaceDN w:val="0"/>
              <w:adjustRightInd w:val="0"/>
              <w:spacing w:after="0" w:line="240" w:lineRule="auto"/>
              <w:rPr>
                <w:rFonts w:ascii="Times New Roman" w:hAnsi="Times New Roman" w:cs="Times New Roman"/>
                <w:lang w:val="en-US"/>
              </w:rPr>
            </w:pPr>
          </w:p>
        </w:tc>
      </w:tr>
      <w:tr w:rsidR="007438E5" w14:paraId="3A4B5B84" w14:textId="77777777" w:rsidTr="006728FE">
        <w:tc>
          <w:tcPr>
            <w:tcW w:w="2616" w:type="dxa"/>
            <w:tcBorders>
              <w:top w:val="nil"/>
              <w:left w:val="nil"/>
              <w:bottom w:val="nil"/>
              <w:right w:val="nil"/>
            </w:tcBorders>
          </w:tcPr>
          <w:p w14:paraId="4698CDB4" w14:textId="77777777" w:rsidR="007438E5" w:rsidRDefault="007438E5" w:rsidP="007438E5">
            <w:pPr>
              <w:widowControl w:val="0"/>
              <w:autoSpaceDE w:val="0"/>
              <w:autoSpaceDN w:val="0"/>
              <w:adjustRightInd w:val="0"/>
              <w:spacing w:after="0" w:line="240" w:lineRule="auto"/>
              <w:ind w:firstLine="0"/>
              <w:jc w:val="left"/>
              <w:rPr>
                <w:rFonts w:ascii="Times New Roman" w:hAnsi="Times New Roman" w:cs="Times New Roman"/>
                <w:lang w:val="en-US"/>
              </w:rPr>
            </w:pPr>
            <w:r>
              <w:rPr>
                <w:rFonts w:ascii="Times New Roman" w:hAnsi="Times New Roman" w:cs="Times New Roman"/>
                <w:lang w:val="en-US"/>
              </w:rPr>
              <w:t>Síťování</w:t>
            </w:r>
          </w:p>
        </w:tc>
        <w:tc>
          <w:tcPr>
            <w:tcW w:w="2016" w:type="dxa"/>
            <w:tcBorders>
              <w:top w:val="nil"/>
              <w:left w:val="nil"/>
              <w:bottom w:val="nil"/>
              <w:right w:val="nil"/>
            </w:tcBorders>
          </w:tcPr>
          <w:p w14:paraId="6F183E84"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-0.005</w:t>
            </w:r>
          </w:p>
        </w:tc>
        <w:tc>
          <w:tcPr>
            <w:tcW w:w="2016" w:type="dxa"/>
            <w:tcBorders>
              <w:top w:val="nil"/>
              <w:left w:val="nil"/>
              <w:bottom w:val="nil"/>
              <w:right w:val="nil"/>
            </w:tcBorders>
          </w:tcPr>
          <w:p w14:paraId="10233CC6"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-0.041</w:t>
            </w:r>
            <w:r>
              <w:rPr>
                <w:rFonts w:ascii="Times New Roman" w:hAnsi="Times New Roman" w:cs="Times New Roman"/>
                <w:vertAlign w:val="superscript"/>
                <w:lang w:val="en-US"/>
              </w:rPr>
              <w:t>**</w:t>
            </w:r>
          </w:p>
        </w:tc>
        <w:tc>
          <w:tcPr>
            <w:tcW w:w="2016" w:type="dxa"/>
            <w:tcBorders>
              <w:top w:val="nil"/>
              <w:left w:val="nil"/>
              <w:bottom w:val="nil"/>
              <w:right w:val="nil"/>
            </w:tcBorders>
          </w:tcPr>
          <w:p w14:paraId="32DF4448"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-0.006</w:t>
            </w:r>
          </w:p>
        </w:tc>
      </w:tr>
      <w:tr w:rsidR="007438E5" w14:paraId="02D3F8B0" w14:textId="77777777" w:rsidTr="006728FE">
        <w:tc>
          <w:tcPr>
            <w:tcW w:w="2616" w:type="dxa"/>
            <w:tcBorders>
              <w:top w:val="nil"/>
              <w:left w:val="nil"/>
              <w:bottom w:val="nil"/>
              <w:right w:val="nil"/>
            </w:tcBorders>
          </w:tcPr>
          <w:p w14:paraId="7802BD3A" w14:textId="77777777" w:rsidR="007438E5" w:rsidRDefault="007438E5" w:rsidP="007438E5">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1C2257F4"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(0.006)</w:t>
            </w:r>
          </w:p>
        </w:tc>
        <w:tc>
          <w:tcPr>
            <w:tcW w:w="2016" w:type="dxa"/>
            <w:tcBorders>
              <w:top w:val="nil"/>
              <w:left w:val="nil"/>
              <w:bottom w:val="nil"/>
              <w:right w:val="nil"/>
            </w:tcBorders>
          </w:tcPr>
          <w:p w14:paraId="6C94E51C"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(0.013)</w:t>
            </w:r>
          </w:p>
        </w:tc>
        <w:tc>
          <w:tcPr>
            <w:tcW w:w="2016" w:type="dxa"/>
            <w:tcBorders>
              <w:top w:val="nil"/>
              <w:left w:val="nil"/>
              <w:bottom w:val="nil"/>
              <w:right w:val="nil"/>
            </w:tcBorders>
          </w:tcPr>
          <w:p w14:paraId="2726493A"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(0.004)</w:t>
            </w:r>
          </w:p>
        </w:tc>
      </w:tr>
      <w:tr w:rsidR="007438E5" w14:paraId="4357CEA6" w14:textId="77777777" w:rsidTr="006728FE">
        <w:tc>
          <w:tcPr>
            <w:tcW w:w="2616" w:type="dxa"/>
            <w:tcBorders>
              <w:top w:val="nil"/>
              <w:left w:val="nil"/>
              <w:bottom w:val="nil"/>
              <w:right w:val="nil"/>
            </w:tcBorders>
          </w:tcPr>
          <w:p w14:paraId="18F81769" w14:textId="77777777" w:rsidR="007438E5" w:rsidRDefault="007438E5" w:rsidP="007438E5">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00A6D5B7" w14:textId="77777777" w:rsidR="007438E5" w:rsidRDefault="007438E5"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1B618B4D" w14:textId="77777777" w:rsidR="007438E5" w:rsidRDefault="007438E5"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0829B6D5" w14:textId="77777777" w:rsidR="007438E5" w:rsidRDefault="007438E5" w:rsidP="006728FE">
            <w:pPr>
              <w:widowControl w:val="0"/>
              <w:autoSpaceDE w:val="0"/>
              <w:autoSpaceDN w:val="0"/>
              <w:adjustRightInd w:val="0"/>
              <w:spacing w:after="0" w:line="240" w:lineRule="auto"/>
              <w:rPr>
                <w:rFonts w:ascii="Times New Roman" w:hAnsi="Times New Roman" w:cs="Times New Roman"/>
                <w:lang w:val="en-US"/>
              </w:rPr>
            </w:pPr>
          </w:p>
        </w:tc>
      </w:tr>
      <w:tr w:rsidR="007438E5" w14:paraId="08A5DA36" w14:textId="77777777" w:rsidTr="006728FE">
        <w:tc>
          <w:tcPr>
            <w:tcW w:w="2616" w:type="dxa"/>
            <w:tcBorders>
              <w:top w:val="nil"/>
              <w:left w:val="nil"/>
              <w:bottom w:val="nil"/>
              <w:right w:val="nil"/>
            </w:tcBorders>
          </w:tcPr>
          <w:p w14:paraId="1A9FA085" w14:textId="77777777" w:rsidR="007438E5" w:rsidRDefault="007438E5" w:rsidP="007438E5">
            <w:pPr>
              <w:widowControl w:val="0"/>
              <w:autoSpaceDE w:val="0"/>
              <w:autoSpaceDN w:val="0"/>
              <w:adjustRightInd w:val="0"/>
              <w:spacing w:after="0" w:line="240" w:lineRule="auto"/>
              <w:ind w:firstLine="0"/>
              <w:jc w:val="left"/>
              <w:rPr>
                <w:rFonts w:ascii="Times New Roman" w:hAnsi="Times New Roman" w:cs="Times New Roman"/>
                <w:lang w:val="en-US"/>
              </w:rPr>
            </w:pPr>
            <w:r>
              <w:rPr>
                <w:rFonts w:ascii="Times New Roman" w:hAnsi="Times New Roman" w:cs="Times New Roman"/>
                <w:lang w:val="en-US"/>
              </w:rPr>
              <w:t>OS &amp; embedded</w:t>
            </w:r>
          </w:p>
        </w:tc>
        <w:tc>
          <w:tcPr>
            <w:tcW w:w="2016" w:type="dxa"/>
            <w:tcBorders>
              <w:top w:val="nil"/>
              <w:left w:val="nil"/>
              <w:bottom w:val="nil"/>
              <w:right w:val="nil"/>
            </w:tcBorders>
          </w:tcPr>
          <w:p w14:paraId="78DDC0E4"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-0.024</w:t>
            </w:r>
            <w:r>
              <w:rPr>
                <w:rFonts w:ascii="Times New Roman" w:hAnsi="Times New Roman" w:cs="Times New Roman"/>
                <w:vertAlign w:val="superscript"/>
                <w:lang w:val="en-US"/>
              </w:rPr>
              <w:t>**</w:t>
            </w:r>
          </w:p>
        </w:tc>
        <w:tc>
          <w:tcPr>
            <w:tcW w:w="2016" w:type="dxa"/>
            <w:tcBorders>
              <w:top w:val="nil"/>
              <w:left w:val="nil"/>
              <w:bottom w:val="nil"/>
              <w:right w:val="nil"/>
            </w:tcBorders>
          </w:tcPr>
          <w:p w14:paraId="6E3DDBF8"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-0.044</w:t>
            </w:r>
            <w:r>
              <w:rPr>
                <w:rFonts w:ascii="Times New Roman" w:hAnsi="Times New Roman" w:cs="Times New Roman"/>
                <w:vertAlign w:val="superscript"/>
                <w:lang w:val="en-US"/>
              </w:rPr>
              <w:t>***</w:t>
            </w:r>
          </w:p>
        </w:tc>
        <w:tc>
          <w:tcPr>
            <w:tcW w:w="2016" w:type="dxa"/>
            <w:tcBorders>
              <w:top w:val="nil"/>
              <w:left w:val="nil"/>
              <w:bottom w:val="nil"/>
              <w:right w:val="nil"/>
            </w:tcBorders>
          </w:tcPr>
          <w:p w14:paraId="562C9D92"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-0.020</w:t>
            </w:r>
            <w:r>
              <w:rPr>
                <w:rFonts w:ascii="Times New Roman" w:hAnsi="Times New Roman" w:cs="Times New Roman"/>
                <w:vertAlign w:val="superscript"/>
                <w:lang w:val="en-US"/>
              </w:rPr>
              <w:t>***</w:t>
            </w:r>
          </w:p>
        </w:tc>
      </w:tr>
      <w:tr w:rsidR="007438E5" w14:paraId="25A36A6D" w14:textId="77777777" w:rsidTr="006728FE">
        <w:tc>
          <w:tcPr>
            <w:tcW w:w="2616" w:type="dxa"/>
            <w:tcBorders>
              <w:top w:val="nil"/>
              <w:left w:val="nil"/>
              <w:bottom w:val="nil"/>
              <w:right w:val="nil"/>
            </w:tcBorders>
          </w:tcPr>
          <w:p w14:paraId="5DB0F9DF" w14:textId="77777777" w:rsidR="007438E5" w:rsidRDefault="007438E5" w:rsidP="007438E5">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696EB8F3"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(0.008)</w:t>
            </w:r>
          </w:p>
        </w:tc>
        <w:tc>
          <w:tcPr>
            <w:tcW w:w="2016" w:type="dxa"/>
            <w:tcBorders>
              <w:top w:val="nil"/>
              <w:left w:val="nil"/>
              <w:bottom w:val="nil"/>
              <w:right w:val="nil"/>
            </w:tcBorders>
          </w:tcPr>
          <w:p w14:paraId="57BA336B"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(0.013)</w:t>
            </w:r>
          </w:p>
        </w:tc>
        <w:tc>
          <w:tcPr>
            <w:tcW w:w="2016" w:type="dxa"/>
            <w:tcBorders>
              <w:top w:val="nil"/>
              <w:left w:val="nil"/>
              <w:bottom w:val="nil"/>
              <w:right w:val="nil"/>
            </w:tcBorders>
          </w:tcPr>
          <w:p w14:paraId="1D53745A"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(0.006)</w:t>
            </w:r>
          </w:p>
        </w:tc>
      </w:tr>
      <w:tr w:rsidR="007438E5" w14:paraId="07ECD0F5" w14:textId="77777777" w:rsidTr="006728FE">
        <w:tc>
          <w:tcPr>
            <w:tcW w:w="2616" w:type="dxa"/>
            <w:tcBorders>
              <w:top w:val="nil"/>
              <w:left w:val="nil"/>
              <w:bottom w:val="nil"/>
              <w:right w:val="nil"/>
            </w:tcBorders>
          </w:tcPr>
          <w:p w14:paraId="0936A740" w14:textId="77777777" w:rsidR="007438E5" w:rsidRDefault="007438E5" w:rsidP="007438E5">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10BAF8F3" w14:textId="77777777" w:rsidR="007438E5" w:rsidRDefault="007438E5"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6FED4CAE" w14:textId="77777777" w:rsidR="007438E5" w:rsidRDefault="007438E5"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7DA39735" w14:textId="77777777" w:rsidR="007438E5" w:rsidRDefault="007438E5" w:rsidP="006728FE">
            <w:pPr>
              <w:widowControl w:val="0"/>
              <w:autoSpaceDE w:val="0"/>
              <w:autoSpaceDN w:val="0"/>
              <w:adjustRightInd w:val="0"/>
              <w:spacing w:after="0" w:line="240" w:lineRule="auto"/>
              <w:rPr>
                <w:rFonts w:ascii="Times New Roman" w:hAnsi="Times New Roman" w:cs="Times New Roman"/>
                <w:lang w:val="en-US"/>
              </w:rPr>
            </w:pPr>
          </w:p>
        </w:tc>
      </w:tr>
      <w:tr w:rsidR="007438E5" w14:paraId="44D9AF14" w14:textId="77777777" w:rsidTr="006728FE">
        <w:tc>
          <w:tcPr>
            <w:tcW w:w="2616" w:type="dxa"/>
            <w:tcBorders>
              <w:top w:val="nil"/>
              <w:left w:val="nil"/>
              <w:bottom w:val="nil"/>
              <w:right w:val="nil"/>
            </w:tcBorders>
          </w:tcPr>
          <w:p w14:paraId="2318EE7E" w14:textId="77777777" w:rsidR="007438E5" w:rsidRDefault="007438E5" w:rsidP="007438E5">
            <w:pPr>
              <w:widowControl w:val="0"/>
              <w:autoSpaceDE w:val="0"/>
              <w:autoSpaceDN w:val="0"/>
              <w:adjustRightInd w:val="0"/>
              <w:spacing w:after="0" w:line="240" w:lineRule="auto"/>
              <w:ind w:firstLine="0"/>
              <w:jc w:val="left"/>
              <w:rPr>
                <w:rFonts w:ascii="Times New Roman" w:hAnsi="Times New Roman" w:cs="Times New Roman"/>
                <w:lang w:val="en-US"/>
              </w:rPr>
            </w:pPr>
            <w:r>
              <w:rPr>
                <w:rFonts w:ascii="Times New Roman" w:hAnsi="Times New Roman" w:cs="Times New Roman"/>
                <w:lang w:val="en-US"/>
              </w:rPr>
              <w:t>Skriptování &amp; shell</w:t>
            </w:r>
          </w:p>
        </w:tc>
        <w:tc>
          <w:tcPr>
            <w:tcW w:w="2016" w:type="dxa"/>
            <w:tcBorders>
              <w:top w:val="nil"/>
              <w:left w:val="nil"/>
              <w:bottom w:val="nil"/>
              <w:right w:val="nil"/>
            </w:tcBorders>
          </w:tcPr>
          <w:p w14:paraId="0E82270D"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-0.032</w:t>
            </w:r>
            <w:r>
              <w:rPr>
                <w:rFonts w:ascii="Times New Roman" w:hAnsi="Times New Roman" w:cs="Times New Roman"/>
                <w:vertAlign w:val="superscript"/>
                <w:lang w:val="en-US"/>
              </w:rPr>
              <w:t>***</w:t>
            </w:r>
          </w:p>
        </w:tc>
        <w:tc>
          <w:tcPr>
            <w:tcW w:w="2016" w:type="dxa"/>
            <w:tcBorders>
              <w:top w:val="nil"/>
              <w:left w:val="nil"/>
              <w:bottom w:val="nil"/>
              <w:right w:val="nil"/>
            </w:tcBorders>
          </w:tcPr>
          <w:p w14:paraId="3220D7F1"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-0.052</w:t>
            </w:r>
            <w:r>
              <w:rPr>
                <w:rFonts w:ascii="Times New Roman" w:hAnsi="Times New Roman" w:cs="Times New Roman"/>
                <w:vertAlign w:val="superscript"/>
                <w:lang w:val="en-US"/>
              </w:rPr>
              <w:t>**</w:t>
            </w:r>
          </w:p>
        </w:tc>
        <w:tc>
          <w:tcPr>
            <w:tcW w:w="2016" w:type="dxa"/>
            <w:tcBorders>
              <w:top w:val="nil"/>
              <w:left w:val="nil"/>
              <w:bottom w:val="nil"/>
              <w:right w:val="nil"/>
            </w:tcBorders>
          </w:tcPr>
          <w:p w14:paraId="31091790"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-0.016</w:t>
            </w:r>
            <w:r>
              <w:rPr>
                <w:rFonts w:ascii="Times New Roman" w:hAnsi="Times New Roman" w:cs="Times New Roman"/>
                <w:vertAlign w:val="superscript"/>
                <w:lang w:val="en-US"/>
              </w:rPr>
              <w:t>*</w:t>
            </w:r>
          </w:p>
        </w:tc>
      </w:tr>
      <w:tr w:rsidR="007438E5" w14:paraId="2D794890" w14:textId="77777777" w:rsidTr="006728FE">
        <w:tc>
          <w:tcPr>
            <w:tcW w:w="2616" w:type="dxa"/>
            <w:tcBorders>
              <w:top w:val="nil"/>
              <w:left w:val="nil"/>
              <w:bottom w:val="nil"/>
              <w:right w:val="nil"/>
            </w:tcBorders>
          </w:tcPr>
          <w:p w14:paraId="6E1E5BD8" w14:textId="77777777" w:rsidR="007438E5" w:rsidRDefault="007438E5" w:rsidP="007438E5">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1DB6558C"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(0.009)</w:t>
            </w:r>
          </w:p>
        </w:tc>
        <w:tc>
          <w:tcPr>
            <w:tcW w:w="2016" w:type="dxa"/>
            <w:tcBorders>
              <w:top w:val="nil"/>
              <w:left w:val="nil"/>
              <w:bottom w:val="nil"/>
              <w:right w:val="nil"/>
            </w:tcBorders>
          </w:tcPr>
          <w:p w14:paraId="76FC9ADF"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(0.018)</w:t>
            </w:r>
          </w:p>
        </w:tc>
        <w:tc>
          <w:tcPr>
            <w:tcW w:w="2016" w:type="dxa"/>
            <w:tcBorders>
              <w:top w:val="nil"/>
              <w:left w:val="nil"/>
              <w:bottom w:val="nil"/>
              <w:right w:val="nil"/>
            </w:tcBorders>
          </w:tcPr>
          <w:p w14:paraId="53CE53FF"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(0.007)</w:t>
            </w:r>
          </w:p>
        </w:tc>
      </w:tr>
      <w:tr w:rsidR="007438E5" w14:paraId="25517F9F" w14:textId="77777777" w:rsidTr="006728FE">
        <w:tc>
          <w:tcPr>
            <w:tcW w:w="2616" w:type="dxa"/>
            <w:tcBorders>
              <w:top w:val="nil"/>
              <w:left w:val="nil"/>
              <w:bottom w:val="nil"/>
              <w:right w:val="nil"/>
            </w:tcBorders>
          </w:tcPr>
          <w:p w14:paraId="20E17782" w14:textId="77777777" w:rsidR="007438E5" w:rsidRDefault="007438E5" w:rsidP="007438E5">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04B27CBD" w14:textId="77777777" w:rsidR="007438E5" w:rsidRDefault="007438E5"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4E680F37" w14:textId="77777777" w:rsidR="007438E5" w:rsidRDefault="007438E5"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091C7F6F" w14:textId="77777777" w:rsidR="007438E5" w:rsidRDefault="007438E5" w:rsidP="006728FE">
            <w:pPr>
              <w:widowControl w:val="0"/>
              <w:autoSpaceDE w:val="0"/>
              <w:autoSpaceDN w:val="0"/>
              <w:adjustRightInd w:val="0"/>
              <w:spacing w:after="0" w:line="240" w:lineRule="auto"/>
              <w:rPr>
                <w:rFonts w:ascii="Times New Roman" w:hAnsi="Times New Roman" w:cs="Times New Roman"/>
                <w:lang w:val="en-US"/>
              </w:rPr>
            </w:pPr>
          </w:p>
        </w:tc>
      </w:tr>
      <w:tr w:rsidR="007438E5" w14:paraId="232F1F47" w14:textId="77777777" w:rsidTr="006728FE">
        <w:tc>
          <w:tcPr>
            <w:tcW w:w="2616" w:type="dxa"/>
            <w:tcBorders>
              <w:top w:val="nil"/>
              <w:left w:val="nil"/>
              <w:bottom w:val="nil"/>
              <w:right w:val="nil"/>
            </w:tcBorders>
          </w:tcPr>
          <w:p w14:paraId="4299B660" w14:textId="77777777" w:rsidR="007438E5" w:rsidRDefault="007438E5" w:rsidP="007438E5">
            <w:pPr>
              <w:widowControl w:val="0"/>
              <w:autoSpaceDE w:val="0"/>
              <w:autoSpaceDN w:val="0"/>
              <w:adjustRightInd w:val="0"/>
              <w:spacing w:after="0" w:line="240" w:lineRule="auto"/>
              <w:ind w:firstLine="0"/>
              <w:jc w:val="left"/>
              <w:rPr>
                <w:rFonts w:ascii="Times New Roman" w:hAnsi="Times New Roman" w:cs="Times New Roman"/>
                <w:lang w:val="en-US"/>
              </w:rPr>
            </w:pPr>
            <w:r>
              <w:rPr>
                <w:rFonts w:ascii="Times New Roman" w:hAnsi="Times New Roman" w:cs="Times New Roman"/>
                <w:lang w:val="en-US"/>
              </w:rPr>
              <w:t>Bezpečnost &amp; identita</w:t>
            </w:r>
          </w:p>
        </w:tc>
        <w:tc>
          <w:tcPr>
            <w:tcW w:w="2016" w:type="dxa"/>
            <w:tcBorders>
              <w:top w:val="nil"/>
              <w:left w:val="nil"/>
              <w:bottom w:val="nil"/>
              <w:right w:val="nil"/>
            </w:tcBorders>
          </w:tcPr>
          <w:p w14:paraId="1DF662E2"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-0.012</w:t>
            </w:r>
          </w:p>
        </w:tc>
        <w:tc>
          <w:tcPr>
            <w:tcW w:w="2016" w:type="dxa"/>
            <w:tcBorders>
              <w:top w:val="nil"/>
              <w:left w:val="nil"/>
              <w:bottom w:val="nil"/>
              <w:right w:val="nil"/>
            </w:tcBorders>
          </w:tcPr>
          <w:p w14:paraId="103C420F"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-0.024</w:t>
            </w:r>
            <w:r>
              <w:rPr>
                <w:rFonts w:ascii="Times New Roman" w:hAnsi="Times New Roman" w:cs="Times New Roman"/>
                <w:vertAlign w:val="superscript"/>
                <w:lang w:val="en-US"/>
              </w:rPr>
              <w:t>*</w:t>
            </w:r>
          </w:p>
        </w:tc>
        <w:tc>
          <w:tcPr>
            <w:tcW w:w="2016" w:type="dxa"/>
            <w:tcBorders>
              <w:top w:val="nil"/>
              <w:left w:val="nil"/>
              <w:bottom w:val="nil"/>
              <w:right w:val="nil"/>
            </w:tcBorders>
          </w:tcPr>
          <w:p w14:paraId="72BEF7A3"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0.006</w:t>
            </w:r>
          </w:p>
        </w:tc>
      </w:tr>
      <w:tr w:rsidR="007438E5" w14:paraId="3B54C8B8" w14:textId="77777777" w:rsidTr="006728FE">
        <w:tc>
          <w:tcPr>
            <w:tcW w:w="2616" w:type="dxa"/>
            <w:tcBorders>
              <w:top w:val="nil"/>
              <w:left w:val="nil"/>
              <w:bottom w:val="nil"/>
              <w:right w:val="nil"/>
            </w:tcBorders>
          </w:tcPr>
          <w:p w14:paraId="61CFB265" w14:textId="77777777" w:rsidR="007438E5" w:rsidRDefault="007438E5" w:rsidP="007438E5">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77FBB118"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(0.007)</w:t>
            </w:r>
          </w:p>
        </w:tc>
        <w:tc>
          <w:tcPr>
            <w:tcW w:w="2016" w:type="dxa"/>
            <w:tcBorders>
              <w:top w:val="nil"/>
              <w:left w:val="nil"/>
              <w:bottom w:val="nil"/>
              <w:right w:val="nil"/>
            </w:tcBorders>
          </w:tcPr>
          <w:p w14:paraId="0DC5CED9"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(0.012)</w:t>
            </w:r>
          </w:p>
        </w:tc>
        <w:tc>
          <w:tcPr>
            <w:tcW w:w="2016" w:type="dxa"/>
            <w:tcBorders>
              <w:top w:val="nil"/>
              <w:left w:val="nil"/>
              <w:bottom w:val="nil"/>
              <w:right w:val="nil"/>
            </w:tcBorders>
          </w:tcPr>
          <w:p w14:paraId="789D084F"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(0.004)</w:t>
            </w:r>
          </w:p>
        </w:tc>
      </w:tr>
      <w:tr w:rsidR="007438E5" w14:paraId="7B58919A" w14:textId="77777777" w:rsidTr="006728FE">
        <w:tc>
          <w:tcPr>
            <w:tcW w:w="2616" w:type="dxa"/>
            <w:tcBorders>
              <w:top w:val="nil"/>
              <w:left w:val="nil"/>
              <w:bottom w:val="nil"/>
              <w:right w:val="nil"/>
            </w:tcBorders>
          </w:tcPr>
          <w:p w14:paraId="3EA504A6" w14:textId="77777777" w:rsidR="007438E5" w:rsidRDefault="007438E5" w:rsidP="007438E5">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5BB02AEC" w14:textId="77777777" w:rsidR="007438E5" w:rsidRDefault="007438E5"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106B78AD" w14:textId="77777777" w:rsidR="007438E5" w:rsidRDefault="007438E5"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06014FA1" w14:textId="77777777" w:rsidR="007438E5" w:rsidRDefault="007438E5" w:rsidP="006728FE">
            <w:pPr>
              <w:widowControl w:val="0"/>
              <w:autoSpaceDE w:val="0"/>
              <w:autoSpaceDN w:val="0"/>
              <w:adjustRightInd w:val="0"/>
              <w:spacing w:after="0" w:line="240" w:lineRule="auto"/>
              <w:rPr>
                <w:rFonts w:ascii="Times New Roman" w:hAnsi="Times New Roman" w:cs="Times New Roman"/>
                <w:lang w:val="en-US"/>
              </w:rPr>
            </w:pPr>
          </w:p>
        </w:tc>
      </w:tr>
      <w:tr w:rsidR="007438E5" w14:paraId="2D096863" w14:textId="77777777" w:rsidTr="006728FE">
        <w:tc>
          <w:tcPr>
            <w:tcW w:w="2616" w:type="dxa"/>
            <w:tcBorders>
              <w:top w:val="nil"/>
              <w:left w:val="nil"/>
              <w:bottom w:val="nil"/>
              <w:right w:val="nil"/>
            </w:tcBorders>
          </w:tcPr>
          <w:p w14:paraId="0FD6B10B" w14:textId="77777777" w:rsidR="007438E5" w:rsidRDefault="007438E5" w:rsidP="007438E5">
            <w:pPr>
              <w:widowControl w:val="0"/>
              <w:autoSpaceDE w:val="0"/>
              <w:autoSpaceDN w:val="0"/>
              <w:adjustRightInd w:val="0"/>
              <w:spacing w:after="0" w:line="240" w:lineRule="auto"/>
              <w:ind w:firstLine="0"/>
              <w:jc w:val="left"/>
              <w:rPr>
                <w:rFonts w:ascii="Times New Roman" w:hAnsi="Times New Roman" w:cs="Times New Roman"/>
                <w:lang w:val="en-US"/>
              </w:rPr>
            </w:pPr>
            <w:r>
              <w:rPr>
                <w:rFonts w:ascii="Times New Roman" w:hAnsi="Times New Roman" w:cs="Times New Roman"/>
                <w:lang w:val="en-US"/>
              </w:rPr>
              <w:t>Systémové programování</w:t>
            </w:r>
          </w:p>
        </w:tc>
        <w:tc>
          <w:tcPr>
            <w:tcW w:w="2016" w:type="dxa"/>
            <w:tcBorders>
              <w:top w:val="nil"/>
              <w:left w:val="nil"/>
              <w:bottom w:val="nil"/>
              <w:right w:val="nil"/>
            </w:tcBorders>
          </w:tcPr>
          <w:p w14:paraId="3A529C48"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0.019</w:t>
            </w:r>
            <w:r>
              <w:rPr>
                <w:rFonts w:ascii="Times New Roman" w:hAnsi="Times New Roman" w:cs="Times New Roman"/>
                <w:vertAlign w:val="superscript"/>
                <w:lang w:val="en-US"/>
              </w:rPr>
              <w:t>**</w:t>
            </w:r>
          </w:p>
        </w:tc>
        <w:tc>
          <w:tcPr>
            <w:tcW w:w="2016" w:type="dxa"/>
            <w:tcBorders>
              <w:top w:val="nil"/>
              <w:left w:val="nil"/>
              <w:bottom w:val="nil"/>
              <w:right w:val="nil"/>
            </w:tcBorders>
          </w:tcPr>
          <w:p w14:paraId="0E425338"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0.014</w:t>
            </w:r>
          </w:p>
        </w:tc>
        <w:tc>
          <w:tcPr>
            <w:tcW w:w="2016" w:type="dxa"/>
            <w:tcBorders>
              <w:top w:val="nil"/>
              <w:left w:val="nil"/>
              <w:bottom w:val="nil"/>
              <w:right w:val="nil"/>
            </w:tcBorders>
          </w:tcPr>
          <w:p w14:paraId="217F55C0"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0.002</w:t>
            </w:r>
          </w:p>
        </w:tc>
      </w:tr>
      <w:tr w:rsidR="007438E5" w14:paraId="6E3559E3" w14:textId="77777777" w:rsidTr="006728FE">
        <w:tc>
          <w:tcPr>
            <w:tcW w:w="2616" w:type="dxa"/>
            <w:tcBorders>
              <w:top w:val="nil"/>
              <w:left w:val="nil"/>
              <w:bottom w:val="nil"/>
              <w:right w:val="nil"/>
            </w:tcBorders>
          </w:tcPr>
          <w:p w14:paraId="5CF67C4C" w14:textId="77777777" w:rsidR="007438E5" w:rsidRDefault="007438E5" w:rsidP="007438E5">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770B63BF"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(0.007)</w:t>
            </w:r>
          </w:p>
        </w:tc>
        <w:tc>
          <w:tcPr>
            <w:tcW w:w="2016" w:type="dxa"/>
            <w:tcBorders>
              <w:top w:val="nil"/>
              <w:left w:val="nil"/>
              <w:bottom w:val="nil"/>
              <w:right w:val="nil"/>
            </w:tcBorders>
          </w:tcPr>
          <w:p w14:paraId="0AFE850F"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(0.012)</w:t>
            </w:r>
          </w:p>
        </w:tc>
        <w:tc>
          <w:tcPr>
            <w:tcW w:w="2016" w:type="dxa"/>
            <w:tcBorders>
              <w:top w:val="nil"/>
              <w:left w:val="nil"/>
              <w:bottom w:val="nil"/>
              <w:right w:val="nil"/>
            </w:tcBorders>
          </w:tcPr>
          <w:p w14:paraId="61434EDD"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(0.006)</w:t>
            </w:r>
          </w:p>
        </w:tc>
      </w:tr>
      <w:tr w:rsidR="007438E5" w14:paraId="2DD82125" w14:textId="77777777" w:rsidTr="006728FE">
        <w:tc>
          <w:tcPr>
            <w:tcW w:w="2616" w:type="dxa"/>
            <w:tcBorders>
              <w:top w:val="nil"/>
              <w:left w:val="nil"/>
              <w:bottom w:val="nil"/>
              <w:right w:val="nil"/>
            </w:tcBorders>
          </w:tcPr>
          <w:p w14:paraId="0FC63EFF" w14:textId="77777777" w:rsidR="007438E5" w:rsidRDefault="007438E5" w:rsidP="007438E5">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436B74E8" w14:textId="77777777" w:rsidR="007438E5" w:rsidRDefault="007438E5"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0C70D1EF" w14:textId="77777777" w:rsidR="007438E5" w:rsidRDefault="007438E5"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5F3275A5" w14:textId="77777777" w:rsidR="007438E5" w:rsidRDefault="007438E5" w:rsidP="006728FE">
            <w:pPr>
              <w:widowControl w:val="0"/>
              <w:autoSpaceDE w:val="0"/>
              <w:autoSpaceDN w:val="0"/>
              <w:adjustRightInd w:val="0"/>
              <w:spacing w:after="0" w:line="240" w:lineRule="auto"/>
              <w:rPr>
                <w:rFonts w:ascii="Times New Roman" w:hAnsi="Times New Roman" w:cs="Times New Roman"/>
                <w:lang w:val="en-US"/>
              </w:rPr>
            </w:pPr>
          </w:p>
        </w:tc>
      </w:tr>
      <w:tr w:rsidR="007438E5" w14:paraId="0F8331BA" w14:textId="77777777" w:rsidTr="006728FE">
        <w:tc>
          <w:tcPr>
            <w:tcW w:w="2616" w:type="dxa"/>
            <w:tcBorders>
              <w:top w:val="nil"/>
              <w:left w:val="nil"/>
              <w:bottom w:val="nil"/>
              <w:right w:val="nil"/>
            </w:tcBorders>
          </w:tcPr>
          <w:p w14:paraId="577C58FD" w14:textId="77777777" w:rsidR="007438E5" w:rsidRDefault="007438E5" w:rsidP="007438E5">
            <w:pPr>
              <w:widowControl w:val="0"/>
              <w:autoSpaceDE w:val="0"/>
              <w:autoSpaceDN w:val="0"/>
              <w:adjustRightInd w:val="0"/>
              <w:spacing w:after="0" w:line="240" w:lineRule="auto"/>
              <w:ind w:firstLine="0"/>
              <w:jc w:val="left"/>
              <w:rPr>
                <w:rFonts w:ascii="Times New Roman" w:hAnsi="Times New Roman" w:cs="Times New Roman"/>
                <w:lang w:val="en-US"/>
              </w:rPr>
            </w:pPr>
            <w:r>
              <w:rPr>
                <w:rFonts w:ascii="Times New Roman" w:hAnsi="Times New Roman" w:cs="Times New Roman"/>
                <w:lang w:val="en-US"/>
              </w:rPr>
              <w:t>Testování &amp; QA</w:t>
            </w:r>
          </w:p>
        </w:tc>
        <w:tc>
          <w:tcPr>
            <w:tcW w:w="2016" w:type="dxa"/>
            <w:tcBorders>
              <w:top w:val="nil"/>
              <w:left w:val="nil"/>
              <w:bottom w:val="nil"/>
              <w:right w:val="nil"/>
            </w:tcBorders>
          </w:tcPr>
          <w:p w14:paraId="586EC5DD"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-0.010</w:t>
            </w:r>
            <w:r>
              <w:rPr>
                <w:rFonts w:ascii="Times New Roman" w:hAnsi="Times New Roman" w:cs="Times New Roman"/>
                <w:vertAlign w:val="superscript"/>
                <w:lang w:val="en-US"/>
              </w:rPr>
              <w:t>*</w:t>
            </w:r>
          </w:p>
        </w:tc>
        <w:tc>
          <w:tcPr>
            <w:tcW w:w="2016" w:type="dxa"/>
            <w:tcBorders>
              <w:top w:val="nil"/>
              <w:left w:val="nil"/>
              <w:bottom w:val="nil"/>
              <w:right w:val="nil"/>
            </w:tcBorders>
          </w:tcPr>
          <w:p w14:paraId="2CA994F7"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-0.014</w:t>
            </w:r>
          </w:p>
        </w:tc>
        <w:tc>
          <w:tcPr>
            <w:tcW w:w="2016" w:type="dxa"/>
            <w:tcBorders>
              <w:top w:val="nil"/>
              <w:left w:val="nil"/>
              <w:bottom w:val="nil"/>
              <w:right w:val="nil"/>
            </w:tcBorders>
          </w:tcPr>
          <w:p w14:paraId="00C48DDE"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-0.001</w:t>
            </w:r>
          </w:p>
        </w:tc>
      </w:tr>
      <w:tr w:rsidR="007438E5" w14:paraId="4A3B52F3" w14:textId="77777777" w:rsidTr="006728FE">
        <w:tc>
          <w:tcPr>
            <w:tcW w:w="2616" w:type="dxa"/>
            <w:tcBorders>
              <w:top w:val="nil"/>
              <w:left w:val="nil"/>
              <w:bottom w:val="nil"/>
              <w:right w:val="nil"/>
            </w:tcBorders>
          </w:tcPr>
          <w:p w14:paraId="37176944" w14:textId="77777777" w:rsidR="007438E5" w:rsidRDefault="007438E5" w:rsidP="007438E5">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182E19A1"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(0.005)</w:t>
            </w:r>
          </w:p>
        </w:tc>
        <w:tc>
          <w:tcPr>
            <w:tcW w:w="2016" w:type="dxa"/>
            <w:tcBorders>
              <w:top w:val="nil"/>
              <w:left w:val="nil"/>
              <w:bottom w:val="nil"/>
              <w:right w:val="nil"/>
            </w:tcBorders>
          </w:tcPr>
          <w:p w14:paraId="3B99EF09"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(0.009)</w:t>
            </w:r>
          </w:p>
        </w:tc>
        <w:tc>
          <w:tcPr>
            <w:tcW w:w="2016" w:type="dxa"/>
            <w:tcBorders>
              <w:top w:val="nil"/>
              <w:left w:val="nil"/>
              <w:bottom w:val="nil"/>
              <w:right w:val="nil"/>
            </w:tcBorders>
          </w:tcPr>
          <w:p w14:paraId="1B73F2EE"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(0.003)</w:t>
            </w:r>
          </w:p>
        </w:tc>
      </w:tr>
      <w:tr w:rsidR="007438E5" w14:paraId="06EA3971" w14:textId="77777777" w:rsidTr="006728FE">
        <w:tc>
          <w:tcPr>
            <w:tcW w:w="2616" w:type="dxa"/>
            <w:tcBorders>
              <w:top w:val="nil"/>
              <w:left w:val="nil"/>
              <w:bottom w:val="nil"/>
              <w:right w:val="nil"/>
            </w:tcBorders>
          </w:tcPr>
          <w:p w14:paraId="60EA20D9" w14:textId="77777777" w:rsidR="007438E5" w:rsidRDefault="007438E5" w:rsidP="007438E5">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10FB063E" w14:textId="77777777" w:rsidR="007438E5" w:rsidRDefault="007438E5"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092B3119" w14:textId="77777777" w:rsidR="007438E5" w:rsidRDefault="007438E5"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590744E0" w14:textId="77777777" w:rsidR="007438E5" w:rsidRDefault="007438E5" w:rsidP="006728FE">
            <w:pPr>
              <w:widowControl w:val="0"/>
              <w:autoSpaceDE w:val="0"/>
              <w:autoSpaceDN w:val="0"/>
              <w:adjustRightInd w:val="0"/>
              <w:spacing w:after="0" w:line="240" w:lineRule="auto"/>
              <w:rPr>
                <w:rFonts w:ascii="Times New Roman" w:hAnsi="Times New Roman" w:cs="Times New Roman"/>
                <w:lang w:val="en-US"/>
              </w:rPr>
            </w:pPr>
          </w:p>
        </w:tc>
      </w:tr>
      <w:tr w:rsidR="007438E5" w14:paraId="5D38B82D" w14:textId="77777777" w:rsidTr="006728FE">
        <w:tc>
          <w:tcPr>
            <w:tcW w:w="2616" w:type="dxa"/>
            <w:tcBorders>
              <w:top w:val="nil"/>
              <w:left w:val="nil"/>
              <w:bottom w:val="nil"/>
              <w:right w:val="nil"/>
            </w:tcBorders>
          </w:tcPr>
          <w:p w14:paraId="62AA6563" w14:textId="77777777" w:rsidR="007438E5" w:rsidRDefault="007438E5" w:rsidP="007438E5">
            <w:pPr>
              <w:widowControl w:val="0"/>
              <w:autoSpaceDE w:val="0"/>
              <w:autoSpaceDN w:val="0"/>
              <w:adjustRightInd w:val="0"/>
              <w:spacing w:after="0" w:line="240" w:lineRule="auto"/>
              <w:ind w:firstLine="0"/>
              <w:jc w:val="left"/>
              <w:rPr>
                <w:rFonts w:ascii="Times New Roman" w:hAnsi="Times New Roman" w:cs="Times New Roman"/>
                <w:lang w:val="en-US"/>
              </w:rPr>
            </w:pPr>
            <w:r>
              <w:rPr>
                <w:rFonts w:ascii="Times New Roman" w:hAnsi="Times New Roman" w:cs="Times New Roman"/>
                <w:lang w:val="en-US"/>
              </w:rPr>
              <w:t>Missing</w:t>
            </w:r>
          </w:p>
        </w:tc>
        <w:tc>
          <w:tcPr>
            <w:tcW w:w="2016" w:type="dxa"/>
            <w:tcBorders>
              <w:top w:val="nil"/>
              <w:left w:val="nil"/>
              <w:bottom w:val="nil"/>
              <w:right w:val="nil"/>
            </w:tcBorders>
          </w:tcPr>
          <w:p w14:paraId="3E006FCA"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0.030</w:t>
            </w:r>
            <w:r>
              <w:rPr>
                <w:rFonts w:ascii="Times New Roman" w:hAnsi="Times New Roman" w:cs="Times New Roman"/>
                <w:vertAlign w:val="superscript"/>
                <w:lang w:val="en-US"/>
              </w:rPr>
              <w:t>***</w:t>
            </w:r>
          </w:p>
        </w:tc>
        <w:tc>
          <w:tcPr>
            <w:tcW w:w="2016" w:type="dxa"/>
            <w:tcBorders>
              <w:top w:val="nil"/>
              <w:left w:val="nil"/>
              <w:bottom w:val="nil"/>
              <w:right w:val="nil"/>
            </w:tcBorders>
          </w:tcPr>
          <w:p w14:paraId="31CD76A5"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-0.015</w:t>
            </w:r>
          </w:p>
        </w:tc>
        <w:tc>
          <w:tcPr>
            <w:tcW w:w="2016" w:type="dxa"/>
            <w:tcBorders>
              <w:top w:val="nil"/>
              <w:left w:val="nil"/>
              <w:bottom w:val="nil"/>
              <w:right w:val="nil"/>
            </w:tcBorders>
          </w:tcPr>
          <w:p w14:paraId="324D5EC0"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0.000</w:t>
            </w:r>
          </w:p>
        </w:tc>
      </w:tr>
      <w:tr w:rsidR="007438E5" w14:paraId="6026FD8B" w14:textId="77777777" w:rsidTr="006728FE">
        <w:tc>
          <w:tcPr>
            <w:tcW w:w="2616" w:type="dxa"/>
            <w:tcBorders>
              <w:top w:val="nil"/>
              <w:left w:val="nil"/>
              <w:bottom w:val="nil"/>
              <w:right w:val="nil"/>
            </w:tcBorders>
          </w:tcPr>
          <w:p w14:paraId="63FE7AAD" w14:textId="77777777" w:rsidR="007438E5" w:rsidRDefault="007438E5" w:rsidP="007438E5">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34B52101"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(0.006)</w:t>
            </w:r>
          </w:p>
        </w:tc>
        <w:tc>
          <w:tcPr>
            <w:tcW w:w="2016" w:type="dxa"/>
            <w:tcBorders>
              <w:top w:val="nil"/>
              <w:left w:val="nil"/>
              <w:bottom w:val="nil"/>
              <w:right w:val="nil"/>
            </w:tcBorders>
          </w:tcPr>
          <w:p w14:paraId="23BFFB42"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(0.009)</w:t>
            </w:r>
          </w:p>
        </w:tc>
        <w:tc>
          <w:tcPr>
            <w:tcW w:w="2016" w:type="dxa"/>
            <w:tcBorders>
              <w:top w:val="nil"/>
              <w:left w:val="nil"/>
              <w:bottom w:val="nil"/>
              <w:right w:val="nil"/>
            </w:tcBorders>
          </w:tcPr>
          <w:p w14:paraId="1716C8EE"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(0.003)</w:t>
            </w:r>
          </w:p>
        </w:tc>
      </w:tr>
      <w:tr w:rsidR="007438E5" w14:paraId="563B85AC" w14:textId="77777777" w:rsidTr="006728FE">
        <w:tc>
          <w:tcPr>
            <w:tcW w:w="2616" w:type="dxa"/>
            <w:tcBorders>
              <w:top w:val="nil"/>
              <w:left w:val="nil"/>
              <w:bottom w:val="nil"/>
              <w:right w:val="nil"/>
            </w:tcBorders>
          </w:tcPr>
          <w:p w14:paraId="52D9A858" w14:textId="77777777" w:rsidR="007438E5" w:rsidRDefault="007438E5" w:rsidP="007438E5">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031C1290" w14:textId="77777777" w:rsidR="007438E5" w:rsidRDefault="007438E5"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6700C293" w14:textId="77777777" w:rsidR="007438E5" w:rsidRDefault="007438E5"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23357E50" w14:textId="77777777" w:rsidR="007438E5" w:rsidRDefault="007438E5" w:rsidP="006728FE">
            <w:pPr>
              <w:widowControl w:val="0"/>
              <w:autoSpaceDE w:val="0"/>
              <w:autoSpaceDN w:val="0"/>
              <w:adjustRightInd w:val="0"/>
              <w:spacing w:after="0" w:line="240" w:lineRule="auto"/>
              <w:rPr>
                <w:rFonts w:ascii="Times New Roman" w:hAnsi="Times New Roman" w:cs="Times New Roman"/>
                <w:lang w:val="en-US"/>
              </w:rPr>
            </w:pPr>
          </w:p>
        </w:tc>
      </w:tr>
      <w:tr w:rsidR="007438E5" w14:paraId="19F2D5DE" w14:textId="77777777" w:rsidTr="006728FE">
        <w:tc>
          <w:tcPr>
            <w:tcW w:w="2616" w:type="dxa"/>
            <w:tcBorders>
              <w:top w:val="nil"/>
              <w:left w:val="nil"/>
              <w:bottom w:val="nil"/>
              <w:right w:val="nil"/>
            </w:tcBorders>
          </w:tcPr>
          <w:p w14:paraId="448403AE" w14:textId="77777777" w:rsidR="007438E5" w:rsidRDefault="007438E5" w:rsidP="007438E5">
            <w:pPr>
              <w:widowControl w:val="0"/>
              <w:autoSpaceDE w:val="0"/>
              <w:autoSpaceDN w:val="0"/>
              <w:adjustRightInd w:val="0"/>
              <w:spacing w:after="0" w:line="240" w:lineRule="auto"/>
              <w:ind w:firstLine="0"/>
              <w:jc w:val="left"/>
              <w:rPr>
                <w:rFonts w:ascii="Times New Roman" w:hAnsi="Times New Roman" w:cs="Times New Roman"/>
                <w:lang w:val="en-US"/>
              </w:rPr>
            </w:pPr>
            <w:r>
              <w:rPr>
                <w:rFonts w:ascii="Times New Roman" w:hAnsi="Times New Roman" w:cs="Times New Roman"/>
                <w:lang w:val="en-US"/>
              </w:rPr>
              <w:t>HS / Associate</w:t>
            </w:r>
          </w:p>
        </w:tc>
        <w:tc>
          <w:tcPr>
            <w:tcW w:w="2016" w:type="dxa"/>
            <w:tcBorders>
              <w:top w:val="nil"/>
              <w:left w:val="nil"/>
              <w:bottom w:val="nil"/>
              <w:right w:val="nil"/>
            </w:tcBorders>
          </w:tcPr>
          <w:p w14:paraId="178E0F24"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-0.048</w:t>
            </w:r>
            <w:r>
              <w:rPr>
                <w:rFonts w:ascii="Times New Roman" w:hAnsi="Times New Roman" w:cs="Times New Roman"/>
                <w:vertAlign w:val="superscript"/>
                <w:lang w:val="en-US"/>
              </w:rPr>
              <w:t>***</w:t>
            </w:r>
          </w:p>
        </w:tc>
        <w:tc>
          <w:tcPr>
            <w:tcW w:w="2016" w:type="dxa"/>
            <w:tcBorders>
              <w:top w:val="nil"/>
              <w:left w:val="nil"/>
              <w:bottom w:val="nil"/>
              <w:right w:val="nil"/>
            </w:tcBorders>
          </w:tcPr>
          <w:p w14:paraId="3FE7A541"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-0.089</w:t>
            </w:r>
            <w:r>
              <w:rPr>
                <w:rFonts w:ascii="Times New Roman" w:hAnsi="Times New Roman" w:cs="Times New Roman"/>
                <w:vertAlign w:val="superscript"/>
                <w:lang w:val="en-US"/>
              </w:rPr>
              <w:t>***</w:t>
            </w:r>
          </w:p>
        </w:tc>
        <w:tc>
          <w:tcPr>
            <w:tcW w:w="2016" w:type="dxa"/>
            <w:tcBorders>
              <w:top w:val="nil"/>
              <w:left w:val="nil"/>
              <w:bottom w:val="nil"/>
              <w:right w:val="nil"/>
            </w:tcBorders>
          </w:tcPr>
          <w:p w14:paraId="34BB8BE6"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-0.026</w:t>
            </w:r>
            <w:r>
              <w:rPr>
                <w:rFonts w:ascii="Times New Roman" w:hAnsi="Times New Roman" w:cs="Times New Roman"/>
                <w:vertAlign w:val="superscript"/>
                <w:lang w:val="en-US"/>
              </w:rPr>
              <w:t>***</w:t>
            </w:r>
          </w:p>
        </w:tc>
      </w:tr>
      <w:tr w:rsidR="007438E5" w14:paraId="230022AE" w14:textId="77777777" w:rsidTr="006728FE">
        <w:tc>
          <w:tcPr>
            <w:tcW w:w="2616" w:type="dxa"/>
            <w:tcBorders>
              <w:top w:val="nil"/>
              <w:left w:val="nil"/>
              <w:bottom w:val="nil"/>
              <w:right w:val="nil"/>
            </w:tcBorders>
          </w:tcPr>
          <w:p w14:paraId="14035AED" w14:textId="77777777" w:rsidR="007438E5" w:rsidRDefault="007438E5" w:rsidP="007438E5">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5FC3EF31"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(0.012)</w:t>
            </w:r>
          </w:p>
        </w:tc>
        <w:tc>
          <w:tcPr>
            <w:tcW w:w="2016" w:type="dxa"/>
            <w:tcBorders>
              <w:top w:val="nil"/>
              <w:left w:val="nil"/>
              <w:bottom w:val="nil"/>
              <w:right w:val="nil"/>
            </w:tcBorders>
          </w:tcPr>
          <w:p w14:paraId="7ABC145F"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(0.016)</w:t>
            </w:r>
          </w:p>
        </w:tc>
        <w:tc>
          <w:tcPr>
            <w:tcW w:w="2016" w:type="dxa"/>
            <w:tcBorders>
              <w:top w:val="nil"/>
              <w:left w:val="nil"/>
              <w:bottom w:val="nil"/>
              <w:right w:val="nil"/>
            </w:tcBorders>
          </w:tcPr>
          <w:p w14:paraId="1C667E18"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(0.006)</w:t>
            </w:r>
          </w:p>
        </w:tc>
      </w:tr>
      <w:tr w:rsidR="007438E5" w14:paraId="19A704B7" w14:textId="77777777" w:rsidTr="006728FE">
        <w:tc>
          <w:tcPr>
            <w:tcW w:w="2616" w:type="dxa"/>
            <w:tcBorders>
              <w:top w:val="nil"/>
              <w:left w:val="nil"/>
              <w:bottom w:val="nil"/>
              <w:right w:val="nil"/>
            </w:tcBorders>
          </w:tcPr>
          <w:p w14:paraId="573F3D62" w14:textId="77777777" w:rsidR="007438E5" w:rsidRDefault="007438E5" w:rsidP="007438E5">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3022C014" w14:textId="77777777" w:rsidR="007438E5" w:rsidRDefault="007438E5"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402F9330" w14:textId="77777777" w:rsidR="007438E5" w:rsidRDefault="007438E5"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7C2E5CB2" w14:textId="77777777" w:rsidR="007438E5" w:rsidRDefault="007438E5" w:rsidP="006728FE">
            <w:pPr>
              <w:widowControl w:val="0"/>
              <w:autoSpaceDE w:val="0"/>
              <w:autoSpaceDN w:val="0"/>
              <w:adjustRightInd w:val="0"/>
              <w:spacing w:after="0" w:line="240" w:lineRule="auto"/>
              <w:rPr>
                <w:rFonts w:ascii="Times New Roman" w:hAnsi="Times New Roman" w:cs="Times New Roman"/>
                <w:lang w:val="en-US"/>
              </w:rPr>
            </w:pPr>
          </w:p>
        </w:tc>
      </w:tr>
      <w:tr w:rsidR="007438E5" w14:paraId="04C0B4B3" w14:textId="77777777" w:rsidTr="006728FE">
        <w:tc>
          <w:tcPr>
            <w:tcW w:w="2616" w:type="dxa"/>
            <w:tcBorders>
              <w:top w:val="nil"/>
              <w:left w:val="nil"/>
              <w:bottom w:val="nil"/>
              <w:right w:val="nil"/>
            </w:tcBorders>
          </w:tcPr>
          <w:p w14:paraId="376C911C" w14:textId="77777777" w:rsidR="007438E5" w:rsidRDefault="007438E5" w:rsidP="007438E5">
            <w:pPr>
              <w:widowControl w:val="0"/>
              <w:autoSpaceDE w:val="0"/>
              <w:autoSpaceDN w:val="0"/>
              <w:adjustRightInd w:val="0"/>
              <w:spacing w:after="0" w:line="240" w:lineRule="auto"/>
              <w:ind w:firstLine="0"/>
              <w:jc w:val="left"/>
              <w:rPr>
                <w:rFonts w:ascii="Times New Roman" w:hAnsi="Times New Roman" w:cs="Times New Roman"/>
                <w:lang w:val="en-US"/>
              </w:rPr>
            </w:pPr>
            <w:r>
              <w:rPr>
                <w:rFonts w:ascii="Times New Roman" w:hAnsi="Times New Roman" w:cs="Times New Roman"/>
                <w:lang w:val="en-US"/>
              </w:rPr>
              <w:t>Bachelor or Higher</w:t>
            </w:r>
          </w:p>
        </w:tc>
        <w:tc>
          <w:tcPr>
            <w:tcW w:w="2016" w:type="dxa"/>
            <w:tcBorders>
              <w:top w:val="nil"/>
              <w:left w:val="nil"/>
              <w:bottom w:val="nil"/>
              <w:right w:val="nil"/>
            </w:tcBorders>
          </w:tcPr>
          <w:p w14:paraId="5B07B497"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0.000</w:t>
            </w:r>
          </w:p>
        </w:tc>
        <w:tc>
          <w:tcPr>
            <w:tcW w:w="2016" w:type="dxa"/>
            <w:tcBorders>
              <w:top w:val="nil"/>
              <w:left w:val="nil"/>
              <w:bottom w:val="nil"/>
              <w:right w:val="nil"/>
            </w:tcBorders>
          </w:tcPr>
          <w:p w14:paraId="51A7E164"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0.000</w:t>
            </w:r>
          </w:p>
        </w:tc>
        <w:tc>
          <w:tcPr>
            <w:tcW w:w="2016" w:type="dxa"/>
            <w:tcBorders>
              <w:top w:val="nil"/>
              <w:left w:val="nil"/>
              <w:bottom w:val="nil"/>
              <w:right w:val="nil"/>
            </w:tcBorders>
          </w:tcPr>
          <w:p w14:paraId="307E9FAE"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0.000</w:t>
            </w:r>
          </w:p>
        </w:tc>
      </w:tr>
      <w:tr w:rsidR="007438E5" w14:paraId="31E91B22" w14:textId="77777777" w:rsidTr="006728FE">
        <w:tc>
          <w:tcPr>
            <w:tcW w:w="2616" w:type="dxa"/>
            <w:tcBorders>
              <w:top w:val="nil"/>
              <w:left w:val="nil"/>
              <w:bottom w:val="nil"/>
              <w:right w:val="nil"/>
            </w:tcBorders>
          </w:tcPr>
          <w:p w14:paraId="6FE0EC60" w14:textId="77777777" w:rsidR="007438E5" w:rsidRDefault="007438E5" w:rsidP="007438E5">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22D9054E"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w:t>
            </w:r>
          </w:p>
        </w:tc>
        <w:tc>
          <w:tcPr>
            <w:tcW w:w="2016" w:type="dxa"/>
            <w:tcBorders>
              <w:top w:val="nil"/>
              <w:left w:val="nil"/>
              <w:bottom w:val="nil"/>
              <w:right w:val="nil"/>
            </w:tcBorders>
          </w:tcPr>
          <w:p w14:paraId="7AAD407F"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w:t>
            </w:r>
          </w:p>
        </w:tc>
        <w:tc>
          <w:tcPr>
            <w:tcW w:w="2016" w:type="dxa"/>
            <w:tcBorders>
              <w:top w:val="nil"/>
              <w:left w:val="nil"/>
              <w:bottom w:val="nil"/>
              <w:right w:val="nil"/>
            </w:tcBorders>
          </w:tcPr>
          <w:p w14:paraId="63904D0F"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w:t>
            </w:r>
          </w:p>
        </w:tc>
      </w:tr>
      <w:tr w:rsidR="007438E5" w14:paraId="52FF128C" w14:textId="77777777" w:rsidTr="006728FE">
        <w:tc>
          <w:tcPr>
            <w:tcW w:w="2616" w:type="dxa"/>
            <w:tcBorders>
              <w:top w:val="nil"/>
              <w:left w:val="nil"/>
              <w:bottom w:val="nil"/>
              <w:right w:val="nil"/>
            </w:tcBorders>
          </w:tcPr>
          <w:p w14:paraId="56C2A34B" w14:textId="77777777" w:rsidR="007438E5" w:rsidRDefault="007438E5" w:rsidP="007438E5">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03FF5A14" w14:textId="77777777" w:rsidR="007438E5" w:rsidRDefault="007438E5"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762F5EF8" w14:textId="77777777" w:rsidR="007438E5" w:rsidRDefault="007438E5"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125B48A8" w14:textId="77777777" w:rsidR="007438E5" w:rsidRDefault="007438E5" w:rsidP="006728FE">
            <w:pPr>
              <w:widowControl w:val="0"/>
              <w:autoSpaceDE w:val="0"/>
              <w:autoSpaceDN w:val="0"/>
              <w:adjustRightInd w:val="0"/>
              <w:spacing w:after="0" w:line="240" w:lineRule="auto"/>
              <w:rPr>
                <w:rFonts w:ascii="Times New Roman" w:hAnsi="Times New Roman" w:cs="Times New Roman"/>
                <w:lang w:val="en-US"/>
              </w:rPr>
            </w:pPr>
          </w:p>
        </w:tc>
      </w:tr>
      <w:tr w:rsidR="007438E5" w14:paraId="2D9952D2" w14:textId="77777777" w:rsidTr="006728FE">
        <w:tc>
          <w:tcPr>
            <w:tcW w:w="2616" w:type="dxa"/>
            <w:tcBorders>
              <w:top w:val="nil"/>
              <w:left w:val="nil"/>
              <w:bottom w:val="nil"/>
              <w:right w:val="nil"/>
            </w:tcBorders>
          </w:tcPr>
          <w:p w14:paraId="1E776392" w14:textId="77777777" w:rsidR="007438E5" w:rsidRDefault="007438E5" w:rsidP="007438E5">
            <w:pPr>
              <w:widowControl w:val="0"/>
              <w:autoSpaceDE w:val="0"/>
              <w:autoSpaceDN w:val="0"/>
              <w:adjustRightInd w:val="0"/>
              <w:spacing w:after="0" w:line="240" w:lineRule="auto"/>
              <w:ind w:firstLine="0"/>
              <w:jc w:val="left"/>
              <w:rPr>
                <w:rFonts w:ascii="Times New Roman" w:hAnsi="Times New Roman" w:cs="Times New Roman"/>
                <w:lang w:val="en-US"/>
              </w:rPr>
            </w:pPr>
            <w:r>
              <w:rPr>
                <w:rFonts w:ascii="Times New Roman" w:hAnsi="Times New Roman" w:cs="Times New Roman"/>
                <w:lang w:val="en-US"/>
              </w:rPr>
              <w:t>Missing</w:t>
            </w:r>
          </w:p>
        </w:tc>
        <w:tc>
          <w:tcPr>
            <w:tcW w:w="2016" w:type="dxa"/>
            <w:tcBorders>
              <w:top w:val="nil"/>
              <w:left w:val="nil"/>
              <w:bottom w:val="nil"/>
              <w:right w:val="nil"/>
            </w:tcBorders>
          </w:tcPr>
          <w:p w14:paraId="6533A24B"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-0.023</w:t>
            </w:r>
            <w:r>
              <w:rPr>
                <w:rFonts w:ascii="Times New Roman" w:hAnsi="Times New Roman" w:cs="Times New Roman"/>
                <w:vertAlign w:val="superscript"/>
                <w:lang w:val="en-US"/>
              </w:rPr>
              <w:t>**</w:t>
            </w:r>
          </w:p>
        </w:tc>
        <w:tc>
          <w:tcPr>
            <w:tcW w:w="2016" w:type="dxa"/>
            <w:tcBorders>
              <w:top w:val="nil"/>
              <w:left w:val="nil"/>
              <w:bottom w:val="nil"/>
              <w:right w:val="nil"/>
            </w:tcBorders>
          </w:tcPr>
          <w:p w14:paraId="08E5F150"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-0.017</w:t>
            </w:r>
          </w:p>
        </w:tc>
        <w:tc>
          <w:tcPr>
            <w:tcW w:w="2016" w:type="dxa"/>
            <w:tcBorders>
              <w:top w:val="nil"/>
              <w:left w:val="nil"/>
              <w:bottom w:val="nil"/>
              <w:right w:val="nil"/>
            </w:tcBorders>
          </w:tcPr>
          <w:p w14:paraId="78674A46"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0.002</w:t>
            </w:r>
          </w:p>
        </w:tc>
      </w:tr>
      <w:tr w:rsidR="007438E5" w14:paraId="7C61C4FA" w14:textId="77777777" w:rsidTr="006728FE">
        <w:tc>
          <w:tcPr>
            <w:tcW w:w="2616" w:type="dxa"/>
            <w:tcBorders>
              <w:top w:val="nil"/>
              <w:left w:val="nil"/>
              <w:bottom w:val="nil"/>
              <w:right w:val="nil"/>
            </w:tcBorders>
          </w:tcPr>
          <w:p w14:paraId="6E0B11A3" w14:textId="77777777" w:rsidR="007438E5" w:rsidRDefault="007438E5" w:rsidP="007438E5">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39B081C4"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(0.008)</w:t>
            </w:r>
          </w:p>
        </w:tc>
        <w:tc>
          <w:tcPr>
            <w:tcW w:w="2016" w:type="dxa"/>
            <w:tcBorders>
              <w:top w:val="nil"/>
              <w:left w:val="nil"/>
              <w:bottom w:val="nil"/>
              <w:right w:val="nil"/>
            </w:tcBorders>
          </w:tcPr>
          <w:p w14:paraId="436F1717"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(0.009)</w:t>
            </w:r>
          </w:p>
        </w:tc>
        <w:tc>
          <w:tcPr>
            <w:tcW w:w="2016" w:type="dxa"/>
            <w:tcBorders>
              <w:top w:val="nil"/>
              <w:left w:val="nil"/>
              <w:bottom w:val="nil"/>
              <w:right w:val="nil"/>
            </w:tcBorders>
          </w:tcPr>
          <w:p w14:paraId="17D5B3DC"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(0.004)</w:t>
            </w:r>
          </w:p>
        </w:tc>
      </w:tr>
      <w:tr w:rsidR="007438E5" w14:paraId="0D35D63C" w14:textId="77777777" w:rsidTr="006728FE">
        <w:tc>
          <w:tcPr>
            <w:tcW w:w="2616" w:type="dxa"/>
            <w:tcBorders>
              <w:top w:val="nil"/>
              <w:left w:val="nil"/>
              <w:bottom w:val="nil"/>
              <w:right w:val="nil"/>
            </w:tcBorders>
          </w:tcPr>
          <w:p w14:paraId="4DCEA4A7" w14:textId="77777777" w:rsidR="007438E5" w:rsidRDefault="007438E5" w:rsidP="007438E5">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0B8F81D9" w14:textId="77777777" w:rsidR="007438E5" w:rsidRDefault="007438E5"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1B7519E2" w14:textId="77777777" w:rsidR="007438E5" w:rsidRDefault="007438E5"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766EA17B" w14:textId="77777777" w:rsidR="007438E5" w:rsidRDefault="007438E5" w:rsidP="006728FE">
            <w:pPr>
              <w:widowControl w:val="0"/>
              <w:autoSpaceDE w:val="0"/>
              <w:autoSpaceDN w:val="0"/>
              <w:adjustRightInd w:val="0"/>
              <w:spacing w:after="0" w:line="240" w:lineRule="auto"/>
              <w:rPr>
                <w:rFonts w:ascii="Times New Roman" w:hAnsi="Times New Roman" w:cs="Times New Roman"/>
                <w:lang w:val="en-US"/>
              </w:rPr>
            </w:pPr>
          </w:p>
        </w:tc>
      </w:tr>
      <w:tr w:rsidR="007438E5" w14:paraId="6D5D6210" w14:textId="77777777" w:rsidTr="006728FE">
        <w:tc>
          <w:tcPr>
            <w:tcW w:w="2616" w:type="dxa"/>
            <w:tcBorders>
              <w:top w:val="nil"/>
              <w:left w:val="nil"/>
              <w:bottom w:val="nil"/>
              <w:right w:val="nil"/>
            </w:tcBorders>
          </w:tcPr>
          <w:p w14:paraId="65687A83" w14:textId="77777777" w:rsidR="007438E5" w:rsidRDefault="007438E5" w:rsidP="007438E5">
            <w:pPr>
              <w:widowControl w:val="0"/>
              <w:autoSpaceDE w:val="0"/>
              <w:autoSpaceDN w:val="0"/>
              <w:adjustRightInd w:val="0"/>
              <w:spacing w:after="0" w:line="240" w:lineRule="auto"/>
              <w:ind w:firstLine="0"/>
              <w:jc w:val="left"/>
              <w:rPr>
                <w:rFonts w:ascii="Times New Roman" w:hAnsi="Times New Roman" w:cs="Times New Roman"/>
                <w:lang w:val="en-US"/>
              </w:rPr>
            </w:pPr>
            <w:r>
              <w:rPr>
                <w:rFonts w:ascii="Times New Roman" w:hAnsi="Times New Roman" w:cs="Times New Roman"/>
                <w:lang w:val="en-US"/>
              </w:rPr>
              <w:t>Junior (0-2)</w:t>
            </w:r>
          </w:p>
        </w:tc>
        <w:tc>
          <w:tcPr>
            <w:tcW w:w="2016" w:type="dxa"/>
            <w:tcBorders>
              <w:top w:val="nil"/>
              <w:left w:val="nil"/>
              <w:bottom w:val="nil"/>
              <w:right w:val="nil"/>
            </w:tcBorders>
          </w:tcPr>
          <w:p w14:paraId="7430CEB3"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-0.007</w:t>
            </w:r>
          </w:p>
        </w:tc>
        <w:tc>
          <w:tcPr>
            <w:tcW w:w="2016" w:type="dxa"/>
            <w:tcBorders>
              <w:top w:val="nil"/>
              <w:left w:val="nil"/>
              <w:bottom w:val="nil"/>
              <w:right w:val="nil"/>
            </w:tcBorders>
          </w:tcPr>
          <w:p w14:paraId="0F76A470"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-0.004</w:t>
            </w:r>
          </w:p>
        </w:tc>
        <w:tc>
          <w:tcPr>
            <w:tcW w:w="2016" w:type="dxa"/>
            <w:tcBorders>
              <w:top w:val="nil"/>
              <w:left w:val="nil"/>
              <w:bottom w:val="nil"/>
              <w:right w:val="nil"/>
            </w:tcBorders>
          </w:tcPr>
          <w:p w14:paraId="558F1675"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-0.003</w:t>
            </w:r>
          </w:p>
        </w:tc>
      </w:tr>
      <w:tr w:rsidR="007438E5" w14:paraId="07DB1987" w14:textId="77777777" w:rsidTr="006728FE">
        <w:tc>
          <w:tcPr>
            <w:tcW w:w="2616" w:type="dxa"/>
            <w:tcBorders>
              <w:top w:val="nil"/>
              <w:left w:val="nil"/>
              <w:bottom w:val="nil"/>
              <w:right w:val="nil"/>
            </w:tcBorders>
          </w:tcPr>
          <w:p w14:paraId="3287FEAB" w14:textId="77777777" w:rsidR="007438E5" w:rsidRDefault="007438E5" w:rsidP="007438E5">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2641AD88"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(0.007)</w:t>
            </w:r>
          </w:p>
        </w:tc>
        <w:tc>
          <w:tcPr>
            <w:tcW w:w="2016" w:type="dxa"/>
            <w:tcBorders>
              <w:top w:val="nil"/>
              <w:left w:val="nil"/>
              <w:bottom w:val="nil"/>
              <w:right w:val="nil"/>
            </w:tcBorders>
          </w:tcPr>
          <w:p w14:paraId="40AAF1DA"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(0.013)</w:t>
            </w:r>
          </w:p>
        </w:tc>
        <w:tc>
          <w:tcPr>
            <w:tcW w:w="2016" w:type="dxa"/>
            <w:tcBorders>
              <w:top w:val="nil"/>
              <w:left w:val="nil"/>
              <w:bottom w:val="nil"/>
              <w:right w:val="nil"/>
            </w:tcBorders>
          </w:tcPr>
          <w:p w14:paraId="790D21EA"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(0.004)</w:t>
            </w:r>
          </w:p>
        </w:tc>
      </w:tr>
      <w:tr w:rsidR="007438E5" w14:paraId="14A01BBE" w14:textId="77777777" w:rsidTr="006728FE">
        <w:tc>
          <w:tcPr>
            <w:tcW w:w="2616" w:type="dxa"/>
            <w:tcBorders>
              <w:top w:val="nil"/>
              <w:left w:val="nil"/>
              <w:bottom w:val="nil"/>
              <w:right w:val="nil"/>
            </w:tcBorders>
          </w:tcPr>
          <w:p w14:paraId="7B6F0BC2" w14:textId="77777777" w:rsidR="007438E5" w:rsidRDefault="007438E5" w:rsidP="007438E5">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6E2308C3" w14:textId="77777777" w:rsidR="007438E5" w:rsidRDefault="007438E5"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51140146" w14:textId="77777777" w:rsidR="007438E5" w:rsidRDefault="007438E5"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0781AB95" w14:textId="77777777" w:rsidR="007438E5" w:rsidRDefault="007438E5" w:rsidP="006728FE">
            <w:pPr>
              <w:widowControl w:val="0"/>
              <w:autoSpaceDE w:val="0"/>
              <w:autoSpaceDN w:val="0"/>
              <w:adjustRightInd w:val="0"/>
              <w:spacing w:after="0" w:line="240" w:lineRule="auto"/>
              <w:rPr>
                <w:rFonts w:ascii="Times New Roman" w:hAnsi="Times New Roman" w:cs="Times New Roman"/>
                <w:lang w:val="en-US"/>
              </w:rPr>
            </w:pPr>
          </w:p>
        </w:tc>
      </w:tr>
      <w:tr w:rsidR="007438E5" w14:paraId="2867A112" w14:textId="77777777" w:rsidTr="006728FE">
        <w:tc>
          <w:tcPr>
            <w:tcW w:w="2616" w:type="dxa"/>
            <w:tcBorders>
              <w:top w:val="nil"/>
              <w:left w:val="nil"/>
              <w:bottom w:val="nil"/>
              <w:right w:val="nil"/>
            </w:tcBorders>
          </w:tcPr>
          <w:p w14:paraId="5D550CBB" w14:textId="77777777" w:rsidR="007438E5" w:rsidRDefault="007438E5" w:rsidP="007438E5">
            <w:pPr>
              <w:widowControl w:val="0"/>
              <w:autoSpaceDE w:val="0"/>
              <w:autoSpaceDN w:val="0"/>
              <w:adjustRightInd w:val="0"/>
              <w:spacing w:after="0" w:line="240" w:lineRule="auto"/>
              <w:ind w:firstLine="0"/>
              <w:jc w:val="left"/>
              <w:rPr>
                <w:rFonts w:ascii="Times New Roman" w:hAnsi="Times New Roman" w:cs="Times New Roman"/>
                <w:lang w:val="en-US"/>
              </w:rPr>
            </w:pPr>
            <w:r>
              <w:rPr>
                <w:rFonts w:ascii="Times New Roman" w:hAnsi="Times New Roman" w:cs="Times New Roman"/>
                <w:lang w:val="en-US"/>
              </w:rPr>
              <w:t>Mid (3-5)</w:t>
            </w:r>
          </w:p>
        </w:tc>
        <w:tc>
          <w:tcPr>
            <w:tcW w:w="2016" w:type="dxa"/>
            <w:tcBorders>
              <w:top w:val="nil"/>
              <w:left w:val="nil"/>
              <w:bottom w:val="nil"/>
              <w:right w:val="nil"/>
            </w:tcBorders>
          </w:tcPr>
          <w:p w14:paraId="22D6516E"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0.000</w:t>
            </w:r>
          </w:p>
        </w:tc>
        <w:tc>
          <w:tcPr>
            <w:tcW w:w="2016" w:type="dxa"/>
            <w:tcBorders>
              <w:top w:val="nil"/>
              <w:left w:val="nil"/>
              <w:bottom w:val="nil"/>
              <w:right w:val="nil"/>
            </w:tcBorders>
          </w:tcPr>
          <w:p w14:paraId="12FEA73B"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0.000</w:t>
            </w:r>
          </w:p>
        </w:tc>
        <w:tc>
          <w:tcPr>
            <w:tcW w:w="2016" w:type="dxa"/>
            <w:tcBorders>
              <w:top w:val="nil"/>
              <w:left w:val="nil"/>
              <w:bottom w:val="nil"/>
              <w:right w:val="nil"/>
            </w:tcBorders>
          </w:tcPr>
          <w:p w14:paraId="4E6233BC"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0.000</w:t>
            </w:r>
          </w:p>
        </w:tc>
      </w:tr>
      <w:tr w:rsidR="007438E5" w14:paraId="5BEAD798" w14:textId="77777777" w:rsidTr="006728FE">
        <w:tc>
          <w:tcPr>
            <w:tcW w:w="2616" w:type="dxa"/>
            <w:tcBorders>
              <w:top w:val="nil"/>
              <w:left w:val="nil"/>
              <w:bottom w:val="nil"/>
              <w:right w:val="nil"/>
            </w:tcBorders>
          </w:tcPr>
          <w:p w14:paraId="2A9AE6FD" w14:textId="77777777" w:rsidR="007438E5" w:rsidRDefault="007438E5" w:rsidP="007438E5">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139C3B46"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w:t>
            </w:r>
          </w:p>
        </w:tc>
        <w:tc>
          <w:tcPr>
            <w:tcW w:w="2016" w:type="dxa"/>
            <w:tcBorders>
              <w:top w:val="nil"/>
              <w:left w:val="nil"/>
              <w:bottom w:val="nil"/>
              <w:right w:val="nil"/>
            </w:tcBorders>
          </w:tcPr>
          <w:p w14:paraId="6B9AAB38"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w:t>
            </w:r>
          </w:p>
        </w:tc>
        <w:tc>
          <w:tcPr>
            <w:tcW w:w="2016" w:type="dxa"/>
            <w:tcBorders>
              <w:top w:val="nil"/>
              <w:left w:val="nil"/>
              <w:bottom w:val="nil"/>
              <w:right w:val="nil"/>
            </w:tcBorders>
          </w:tcPr>
          <w:p w14:paraId="27A7656D"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w:t>
            </w:r>
          </w:p>
        </w:tc>
      </w:tr>
      <w:tr w:rsidR="007438E5" w14:paraId="0F9D25BC" w14:textId="77777777" w:rsidTr="006728FE">
        <w:tc>
          <w:tcPr>
            <w:tcW w:w="2616" w:type="dxa"/>
            <w:tcBorders>
              <w:top w:val="nil"/>
              <w:left w:val="nil"/>
              <w:bottom w:val="nil"/>
              <w:right w:val="nil"/>
            </w:tcBorders>
          </w:tcPr>
          <w:p w14:paraId="5B5DC99E" w14:textId="77777777" w:rsidR="007438E5" w:rsidRDefault="007438E5" w:rsidP="007438E5">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nil"/>
              <w:right w:val="nil"/>
            </w:tcBorders>
          </w:tcPr>
          <w:p w14:paraId="380CA5B7" w14:textId="77777777" w:rsidR="007438E5" w:rsidRDefault="007438E5"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583E25DC" w14:textId="77777777" w:rsidR="007438E5" w:rsidRDefault="007438E5"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633F5498" w14:textId="77777777" w:rsidR="007438E5" w:rsidRDefault="007438E5" w:rsidP="006728FE">
            <w:pPr>
              <w:widowControl w:val="0"/>
              <w:autoSpaceDE w:val="0"/>
              <w:autoSpaceDN w:val="0"/>
              <w:adjustRightInd w:val="0"/>
              <w:spacing w:after="0" w:line="240" w:lineRule="auto"/>
              <w:rPr>
                <w:rFonts w:ascii="Times New Roman" w:hAnsi="Times New Roman" w:cs="Times New Roman"/>
                <w:lang w:val="en-US"/>
              </w:rPr>
            </w:pPr>
          </w:p>
        </w:tc>
      </w:tr>
      <w:tr w:rsidR="007438E5" w14:paraId="43DB81EC" w14:textId="77777777" w:rsidTr="006728FE">
        <w:tc>
          <w:tcPr>
            <w:tcW w:w="2616" w:type="dxa"/>
            <w:tcBorders>
              <w:top w:val="nil"/>
              <w:left w:val="nil"/>
              <w:bottom w:val="nil"/>
              <w:right w:val="nil"/>
            </w:tcBorders>
          </w:tcPr>
          <w:p w14:paraId="1ABD60F6" w14:textId="77777777" w:rsidR="007438E5" w:rsidRDefault="007438E5" w:rsidP="007438E5">
            <w:pPr>
              <w:widowControl w:val="0"/>
              <w:autoSpaceDE w:val="0"/>
              <w:autoSpaceDN w:val="0"/>
              <w:adjustRightInd w:val="0"/>
              <w:spacing w:after="0" w:line="240" w:lineRule="auto"/>
              <w:ind w:firstLine="0"/>
              <w:jc w:val="left"/>
              <w:rPr>
                <w:rFonts w:ascii="Times New Roman" w:hAnsi="Times New Roman" w:cs="Times New Roman"/>
                <w:lang w:val="en-US"/>
              </w:rPr>
            </w:pPr>
            <w:r>
              <w:rPr>
                <w:rFonts w:ascii="Times New Roman" w:hAnsi="Times New Roman" w:cs="Times New Roman"/>
                <w:lang w:val="en-US"/>
              </w:rPr>
              <w:t>Senior+ (6+)</w:t>
            </w:r>
          </w:p>
        </w:tc>
        <w:tc>
          <w:tcPr>
            <w:tcW w:w="2016" w:type="dxa"/>
            <w:tcBorders>
              <w:top w:val="nil"/>
              <w:left w:val="nil"/>
              <w:bottom w:val="nil"/>
              <w:right w:val="nil"/>
            </w:tcBorders>
          </w:tcPr>
          <w:p w14:paraId="6E3D71AA"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-0.008</w:t>
            </w:r>
          </w:p>
        </w:tc>
        <w:tc>
          <w:tcPr>
            <w:tcW w:w="2016" w:type="dxa"/>
            <w:tcBorders>
              <w:top w:val="nil"/>
              <w:left w:val="nil"/>
              <w:bottom w:val="nil"/>
              <w:right w:val="nil"/>
            </w:tcBorders>
          </w:tcPr>
          <w:p w14:paraId="463E7EB8"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0.019</w:t>
            </w:r>
          </w:p>
        </w:tc>
        <w:tc>
          <w:tcPr>
            <w:tcW w:w="2016" w:type="dxa"/>
            <w:tcBorders>
              <w:top w:val="nil"/>
              <w:left w:val="nil"/>
              <w:bottom w:val="nil"/>
              <w:right w:val="nil"/>
            </w:tcBorders>
          </w:tcPr>
          <w:p w14:paraId="66902B56"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0.005</w:t>
            </w:r>
          </w:p>
        </w:tc>
      </w:tr>
      <w:tr w:rsidR="007438E5" w14:paraId="040F9C34" w14:textId="77777777" w:rsidTr="006728FE">
        <w:tc>
          <w:tcPr>
            <w:tcW w:w="2616" w:type="dxa"/>
            <w:tcBorders>
              <w:top w:val="nil"/>
              <w:left w:val="nil"/>
              <w:bottom w:val="single" w:sz="4" w:space="0" w:color="auto"/>
              <w:right w:val="nil"/>
            </w:tcBorders>
          </w:tcPr>
          <w:p w14:paraId="571401FD" w14:textId="77777777" w:rsidR="007438E5" w:rsidRDefault="007438E5" w:rsidP="007438E5">
            <w:pPr>
              <w:widowControl w:val="0"/>
              <w:autoSpaceDE w:val="0"/>
              <w:autoSpaceDN w:val="0"/>
              <w:adjustRightInd w:val="0"/>
              <w:spacing w:after="0" w:line="240" w:lineRule="auto"/>
              <w:ind w:firstLine="0"/>
              <w:jc w:val="left"/>
              <w:rPr>
                <w:rFonts w:ascii="Times New Roman" w:hAnsi="Times New Roman" w:cs="Times New Roman"/>
                <w:lang w:val="en-US"/>
              </w:rPr>
            </w:pPr>
          </w:p>
        </w:tc>
        <w:tc>
          <w:tcPr>
            <w:tcW w:w="2016" w:type="dxa"/>
            <w:tcBorders>
              <w:top w:val="nil"/>
              <w:left w:val="nil"/>
              <w:bottom w:val="single" w:sz="4" w:space="0" w:color="auto"/>
              <w:right w:val="nil"/>
            </w:tcBorders>
          </w:tcPr>
          <w:p w14:paraId="359D3D26"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(0.007)</w:t>
            </w:r>
          </w:p>
        </w:tc>
        <w:tc>
          <w:tcPr>
            <w:tcW w:w="2016" w:type="dxa"/>
            <w:tcBorders>
              <w:top w:val="nil"/>
              <w:left w:val="nil"/>
              <w:bottom w:val="single" w:sz="4" w:space="0" w:color="auto"/>
              <w:right w:val="nil"/>
            </w:tcBorders>
          </w:tcPr>
          <w:p w14:paraId="6C3FA668"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(0.015)</w:t>
            </w:r>
          </w:p>
        </w:tc>
        <w:tc>
          <w:tcPr>
            <w:tcW w:w="2016" w:type="dxa"/>
            <w:tcBorders>
              <w:top w:val="nil"/>
              <w:left w:val="nil"/>
              <w:bottom w:val="single" w:sz="4" w:space="0" w:color="auto"/>
              <w:right w:val="nil"/>
            </w:tcBorders>
          </w:tcPr>
          <w:p w14:paraId="60DFC82F"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(0.004)</w:t>
            </w:r>
          </w:p>
        </w:tc>
      </w:tr>
      <w:tr w:rsidR="007438E5" w14:paraId="6DC6928D" w14:textId="77777777" w:rsidTr="006728FE">
        <w:tc>
          <w:tcPr>
            <w:tcW w:w="2616" w:type="dxa"/>
            <w:tcBorders>
              <w:top w:val="single" w:sz="4" w:space="0" w:color="auto"/>
              <w:left w:val="nil"/>
              <w:bottom w:val="nil"/>
              <w:right w:val="nil"/>
            </w:tcBorders>
          </w:tcPr>
          <w:p w14:paraId="65E8244C" w14:textId="77777777" w:rsidR="007438E5" w:rsidRDefault="007438E5" w:rsidP="007438E5">
            <w:pPr>
              <w:widowControl w:val="0"/>
              <w:autoSpaceDE w:val="0"/>
              <w:autoSpaceDN w:val="0"/>
              <w:adjustRightInd w:val="0"/>
              <w:spacing w:after="0" w:line="240" w:lineRule="auto"/>
              <w:ind w:firstLine="0"/>
              <w:jc w:val="left"/>
              <w:rPr>
                <w:rFonts w:ascii="Times New Roman" w:hAnsi="Times New Roman" w:cs="Times New Roman"/>
                <w:lang w:val="en-US"/>
              </w:rPr>
            </w:pPr>
            <w:r>
              <w:rPr>
                <w:rFonts w:ascii="Times New Roman" w:hAnsi="Times New Roman" w:cs="Times New Roman"/>
                <w:lang w:val="en-US"/>
              </w:rPr>
              <w:t>NACE sektor</w:t>
            </w:r>
          </w:p>
        </w:tc>
        <w:tc>
          <w:tcPr>
            <w:tcW w:w="2016" w:type="dxa"/>
            <w:tcBorders>
              <w:top w:val="single" w:sz="4" w:space="0" w:color="auto"/>
              <w:left w:val="nil"/>
              <w:bottom w:val="nil"/>
              <w:right w:val="nil"/>
            </w:tcBorders>
          </w:tcPr>
          <w:p w14:paraId="15C5544C"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Ano</w:t>
            </w:r>
          </w:p>
        </w:tc>
        <w:tc>
          <w:tcPr>
            <w:tcW w:w="2016" w:type="dxa"/>
            <w:tcBorders>
              <w:top w:val="single" w:sz="4" w:space="0" w:color="auto"/>
              <w:left w:val="nil"/>
              <w:bottom w:val="nil"/>
              <w:right w:val="nil"/>
            </w:tcBorders>
          </w:tcPr>
          <w:p w14:paraId="4E3FB589"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Ano</w:t>
            </w:r>
          </w:p>
        </w:tc>
        <w:tc>
          <w:tcPr>
            <w:tcW w:w="2016" w:type="dxa"/>
            <w:tcBorders>
              <w:top w:val="single" w:sz="4" w:space="0" w:color="auto"/>
              <w:left w:val="nil"/>
              <w:bottom w:val="nil"/>
              <w:right w:val="nil"/>
            </w:tcBorders>
          </w:tcPr>
          <w:p w14:paraId="7D241F02"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Ano</w:t>
            </w:r>
          </w:p>
        </w:tc>
      </w:tr>
      <w:tr w:rsidR="007438E5" w14:paraId="6933DC28" w14:textId="77777777" w:rsidTr="006728FE">
        <w:tc>
          <w:tcPr>
            <w:tcW w:w="2616" w:type="dxa"/>
            <w:tcBorders>
              <w:top w:val="nil"/>
              <w:left w:val="nil"/>
              <w:bottom w:val="nil"/>
              <w:right w:val="nil"/>
            </w:tcBorders>
          </w:tcPr>
          <w:p w14:paraId="75F10A9A" w14:textId="77777777" w:rsidR="007438E5" w:rsidRDefault="007438E5" w:rsidP="007438E5">
            <w:pPr>
              <w:widowControl w:val="0"/>
              <w:autoSpaceDE w:val="0"/>
              <w:autoSpaceDN w:val="0"/>
              <w:adjustRightInd w:val="0"/>
              <w:spacing w:after="0" w:line="240" w:lineRule="auto"/>
              <w:ind w:firstLine="0"/>
              <w:jc w:val="left"/>
              <w:rPr>
                <w:rFonts w:ascii="Times New Roman" w:hAnsi="Times New Roman" w:cs="Times New Roman"/>
                <w:lang w:val="en-US"/>
              </w:rPr>
            </w:pPr>
            <w:r>
              <w:rPr>
                <w:rFonts w:ascii="Times New Roman" w:hAnsi="Times New Roman" w:cs="Times New Roman"/>
                <w:lang w:val="en-US"/>
              </w:rPr>
              <w:t>Typ firmy</w:t>
            </w:r>
          </w:p>
        </w:tc>
        <w:tc>
          <w:tcPr>
            <w:tcW w:w="2016" w:type="dxa"/>
            <w:tcBorders>
              <w:top w:val="nil"/>
              <w:left w:val="nil"/>
              <w:bottom w:val="nil"/>
              <w:right w:val="nil"/>
            </w:tcBorders>
          </w:tcPr>
          <w:p w14:paraId="3B30BEFD"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Ano</w:t>
            </w:r>
          </w:p>
        </w:tc>
        <w:tc>
          <w:tcPr>
            <w:tcW w:w="2016" w:type="dxa"/>
            <w:tcBorders>
              <w:top w:val="nil"/>
              <w:left w:val="nil"/>
              <w:bottom w:val="nil"/>
              <w:right w:val="nil"/>
            </w:tcBorders>
          </w:tcPr>
          <w:p w14:paraId="581BD24A"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Ano</w:t>
            </w:r>
          </w:p>
        </w:tc>
        <w:tc>
          <w:tcPr>
            <w:tcW w:w="2016" w:type="dxa"/>
            <w:tcBorders>
              <w:top w:val="nil"/>
              <w:left w:val="nil"/>
              <w:bottom w:val="nil"/>
              <w:right w:val="nil"/>
            </w:tcBorders>
          </w:tcPr>
          <w:p w14:paraId="3E5F4DAE"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Ano</w:t>
            </w:r>
          </w:p>
        </w:tc>
      </w:tr>
      <w:tr w:rsidR="007438E5" w14:paraId="3474FB77" w14:textId="77777777" w:rsidTr="006728FE">
        <w:tc>
          <w:tcPr>
            <w:tcW w:w="2616" w:type="dxa"/>
            <w:tcBorders>
              <w:top w:val="nil"/>
              <w:left w:val="nil"/>
              <w:bottom w:val="nil"/>
              <w:right w:val="nil"/>
            </w:tcBorders>
          </w:tcPr>
          <w:p w14:paraId="0591E378" w14:textId="77777777" w:rsidR="007438E5" w:rsidRDefault="007438E5" w:rsidP="007438E5">
            <w:pPr>
              <w:widowControl w:val="0"/>
              <w:autoSpaceDE w:val="0"/>
              <w:autoSpaceDN w:val="0"/>
              <w:adjustRightInd w:val="0"/>
              <w:spacing w:after="0" w:line="240" w:lineRule="auto"/>
              <w:ind w:firstLine="0"/>
              <w:jc w:val="left"/>
              <w:rPr>
                <w:rFonts w:ascii="Times New Roman" w:hAnsi="Times New Roman" w:cs="Times New Roman"/>
                <w:lang w:val="en-US"/>
              </w:rPr>
            </w:pPr>
            <w:r>
              <w:rPr>
                <w:rFonts w:ascii="Times New Roman" w:hAnsi="Times New Roman" w:cs="Times New Roman"/>
                <w:lang w:val="en-US"/>
              </w:rPr>
              <w:t>Velikost firmy</w:t>
            </w:r>
          </w:p>
        </w:tc>
        <w:tc>
          <w:tcPr>
            <w:tcW w:w="2016" w:type="dxa"/>
            <w:tcBorders>
              <w:top w:val="nil"/>
              <w:left w:val="nil"/>
              <w:bottom w:val="nil"/>
              <w:right w:val="nil"/>
            </w:tcBorders>
          </w:tcPr>
          <w:p w14:paraId="48D02C83"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Ano</w:t>
            </w:r>
          </w:p>
        </w:tc>
        <w:tc>
          <w:tcPr>
            <w:tcW w:w="2016" w:type="dxa"/>
            <w:tcBorders>
              <w:top w:val="nil"/>
              <w:left w:val="nil"/>
              <w:bottom w:val="nil"/>
              <w:right w:val="nil"/>
            </w:tcBorders>
          </w:tcPr>
          <w:p w14:paraId="75488716"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Ano</w:t>
            </w:r>
          </w:p>
        </w:tc>
        <w:tc>
          <w:tcPr>
            <w:tcW w:w="2016" w:type="dxa"/>
            <w:tcBorders>
              <w:top w:val="nil"/>
              <w:left w:val="nil"/>
              <w:bottom w:val="nil"/>
              <w:right w:val="nil"/>
            </w:tcBorders>
          </w:tcPr>
          <w:p w14:paraId="7A734D9A"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Ano</w:t>
            </w:r>
          </w:p>
        </w:tc>
      </w:tr>
      <w:tr w:rsidR="007438E5" w14:paraId="419032A2" w14:textId="77777777" w:rsidTr="006728FE">
        <w:tc>
          <w:tcPr>
            <w:tcW w:w="2616" w:type="dxa"/>
            <w:tcBorders>
              <w:top w:val="nil"/>
              <w:left w:val="nil"/>
              <w:bottom w:val="nil"/>
              <w:right w:val="nil"/>
            </w:tcBorders>
          </w:tcPr>
          <w:p w14:paraId="06DFDB14" w14:textId="77777777" w:rsidR="007438E5" w:rsidRDefault="007438E5" w:rsidP="007438E5">
            <w:pPr>
              <w:widowControl w:val="0"/>
              <w:autoSpaceDE w:val="0"/>
              <w:autoSpaceDN w:val="0"/>
              <w:adjustRightInd w:val="0"/>
              <w:spacing w:after="0" w:line="240" w:lineRule="auto"/>
              <w:ind w:firstLine="0"/>
              <w:jc w:val="left"/>
              <w:rPr>
                <w:rFonts w:ascii="Times New Roman" w:hAnsi="Times New Roman" w:cs="Times New Roman"/>
                <w:lang w:val="en-US"/>
              </w:rPr>
            </w:pPr>
            <w:r>
              <w:rPr>
                <w:rFonts w:ascii="Times New Roman" w:hAnsi="Times New Roman" w:cs="Times New Roman"/>
                <w:lang w:val="en-US"/>
              </w:rPr>
              <w:t>Remote</w:t>
            </w:r>
          </w:p>
        </w:tc>
        <w:tc>
          <w:tcPr>
            <w:tcW w:w="2016" w:type="dxa"/>
            <w:tcBorders>
              <w:top w:val="nil"/>
              <w:left w:val="nil"/>
              <w:bottom w:val="nil"/>
              <w:right w:val="nil"/>
            </w:tcBorders>
          </w:tcPr>
          <w:p w14:paraId="54E42F62"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Ano</w:t>
            </w:r>
          </w:p>
        </w:tc>
        <w:tc>
          <w:tcPr>
            <w:tcW w:w="2016" w:type="dxa"/>
            <w:tcBorders>
              <w:top w:val="nil"/>
              <w:left w:val="nil"/>
              <w:bottom w:val="nil"/>
              <w:right w:val="nil"/>
            </w:tcBorders>
          </w:tcPr>
          <w:p w14:paraId="50FAA761"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Ano</w:t>
            </w:r>
          </w:p>
        </w:tc>
        <w:tc>
          <w:tcPr>
            <w:tcW w:w="2016" w:type="dxa"/>
            <w:tcBorders>
              <w:top w:val="nil"/>
              <w:left w:val="nil"/>
              <w:bottom w:val="nil"/>
              <w:right w:val="nil"/>
            </w:tcBorders>
          </w:tcPr>
          <w:p w14:paraId="3AF419D7"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Ano</w:t>
            </w:r>
          </w:p>
        </w:tc>
      </w:tr>
      <w:tr w:rsidR="007438E5" w14:paraId="75368072" w14:textId="77777777" w:rsidTr="006728FE">
        <w:tc>
          <w:tcPr>
            <w:tcW w:w="2616" w:type="dxa"/>
            <w:tcBorders>
              <w:top w:val="nil"/>
              <w:left w:val="nil"/>
              <w:bottom w:val="single" w:sz="4" w:space="0" w:color="auto"/>
              <w:right w:val="nil"/>
            </w:tcBorders>
          </w:tcPr>
          <w:p w14:paraId="53F34F69" w14:textId="77777777" w:rsidR="007438E5" w:rsidRDefault="007438E5" w:rsidP="007438E5">
            <w:pPr>
              <w:widowControl w:val="0"/>
              <w:autoSpaceDE w:val="0"/>
              <w:autoSpaceDN w:val="0"/>
              <w:adjustRightInd w:val="0"/>
              <w:spacing w:after="0" w:line="240" w:lineRule="auto"/>
              <w:ind w:firstLine="0"/>
              <w:jc w:val="left"/>
              <w:rPr>
                <w:rFonts w:ascii="Times New Roman" w:hAnsi="Times New Roman" w:cs="Times New Roman"/>
                <w:lang w:val="en-US"/>
              </w:rPr>
            </w:pPr>
            <w:r>
              <w:rPr>
                <w:rFonts w:ascii="Times New Roman" w:hAnsi="Times New Roman" w:cs="Times New Roman"/>
                <w:lang w:val="en-US"/>
              </w:rPr>
              <w:t>N</w:t>
            </w:r>
          </w:p>
        </w:tc>
        <w:tc>
          <w:tcPr>
            <w:tcW w:w="2016" w:type="dxa"/>
            <w:tcBorders>
              <w:top w:val="nil"/>
              <w:left w:val="nil"/>
              <w:bottom w:val="single" w:sz="4" w:space="0" w:color="auto"/>
              <w:right w:val="nil"/>
            </w:tcBorders>
          </w:tcPr>
          <w:p w14:paraId="383A51D3"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17,848</w:t>
            </w:r>
          </w:p>
        </w:tc>
        <w:tc>
          <w:tcPr>
            <w:tcW w:w="2016" w:type="dxa"/>
            <w:tcBorders>
              <w:top w:val="nil"/>
              <w:left w:val="nil"/>
              <w:bottom w:val="single" w:sz="4" w:space="0" w:color="auto"/>
              <w:right w:val="nil"/>
            </w:tcBorders>
          </w:tcPr>
          <w:p w14:paraId="3061EDF6"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6,402</w:t>
            </w:r>
          </w:p>
        </w:tc>
        <w:tc>
          <w:tcPr>
            <w:tcW w:w="2016" w:type="dxa"/>
            <w:tcBorders>
              <w:top w:val="nil"/>
              <w:left w:val="nil"/>
              <w:bottom w:val="single" w:sz="4" w:space="0" w:color="auto"/>
              <w:right w:val="nil"/>
            </w:tcBorders>
          </w:tcPr>
          <w:p w14:paraId="37F2B5D5" w14:textId="77777777" w:rsidR="007438E5" w:rsidRDefault="007438E5"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14,186</w:t>
            </w:r>
          </w:p>
        </w:tc>
      </w:tr>
    </w:tbl>
    <w:p w14:paraId="46EA8DF9" w14:textId="77777777" w:rsidR="007438E5" w:rsidRDefault="007438E5" w:rsidP="007438E5">
      <w:pPr>
        <w:widowControl w:val="0"/>
        <w:autoSpaceDE w:val="0"/>
        <w:autoSpaceDN w:val="0"/>
        <w:adjustRightInd w:val="0"/>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Standard errors in parentheses</w:t>
      </w:r>
    </w:p>
    <w:p w14:paraId="2F556D56" w14:textId="77777777" w:rsidR="007438E5" w:rsidRDefault="007438E5" w:rsidP="007438E5">
      <w:pPr>
        <w:widowControl w:val="0"/>
        <w:autoSpaceDE w:val="0"/>
        <w:autoSpaceDN w:val="0"/>
        <w:adjustRightInd w:val="0"/>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Závislá proměnná: has_ai (1=AI Integration nebo Applied/Core AI, 0=None).</w:t>
      </w:r>
    </w:p>
    <w:p w14:paraId="7B505AF3" w14:textId="77777777" w:rsidR="007438E5" w:rsidRDefault="007438E5" w:rsidP="007438E5">
      <w:pPr>
        <w:widowControl w:val="0"/>
        <w:autoSpaceDE w:val="0"/>
        <w:autoSpaceDN w:val="0"/>
        <w:adjustRightInd w:val="0"/>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Průměrné marginální efekty (AME) z logitu, SE klastrované na firmu v závorkách.</w:t>
      </w:r>
    </w:p>
    <w:p w14:paraId="54BE0CE5" w14:textId="77777777" w:rsidR="007438E5" w:rsidRDefault="007438E5" w:rsidP="007438E5">
      <w:pPr>
        <w:widowControl w:val="0"/>
        <w:autoSpaceDE w:val="0"/>
        <w:autoSpaceDN w:val="0"/>
        <w:adjustRightInd w:val="0"/>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Všechny skill clustery (včetně cluster_generative_ai a cluster_data_science__ml) jsou součástí RHS jako binární (0/1) prediktory; AME udává změnu pravděpodobnosti AI požadavku při přítomnosti daného clusteru.</w:t>
      </w:r>
    </w:p>
    <w:p w14:paraId="1A018755" w14:textId="77777777" w:rsidR="007438E5" w:rsidRDefault="007438E5" w:rsidP="007438E5">
      <w:pPr>
        <w:widowControl w:val="0"/>
        <w:autoSpaceDE w:val="0"/>
        <w:autoSpaceDN w:val="0"/>
        <w:adjustRightInd w:val="0"/>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Tato specifikace neobsahuje job_family (zachycení profesních efektů viz Tabulka 2 se stejnými kontrolami).</w:t>
      </w:r>
    </w:p>
    <w:p w14:paraId="47B18F10" w14:textId="77777777" w:rsidR="007438E5" w:rsidRDefault="007438E5" w:rsidP="007438E5">
      <w:pPr>
        <w:widowControl w:val="0"/>
        <w:autoSpaceDE w:val="0"/>
        <w:autoSpaceDN w:val="0"/>
        <w:adjustRightInd w:val="0"/>
        <w:spacing w:after="0" w:line="240" w:lineRule="auto"/>
        <w:rPr>
          <w:rFonts w:ascii="Times New Roman" w:hAnsi="Times New Roman" w:cs="Times New Roman"/>
          <w:sz w:val="20"/>
          <w:szCs w:val="20"/>
          <w:lang w:val="en-US"/>
        </w:rPr>
      </w:pPr>
      <w:r>
        <w:rPr>
          <w:rFonts w:ascii="Times New Roman" w:hAnsi="Times New Roman" w:cs="Times New Roman"/>
          <w:sz w:val="20"/>
          <w:szCs w:val="20"/>
          <w:lang w:val="en-US"/>
        </w:rPr>
        <w:t>edu_logit: 3 úrovně (referenční Bachelor+); exp_category: 4 úrovně (referenční Mid 3–5 let).</w:t>
      </w:r>
    </w:p>
    <w:p w14:paraId="16BA9D2B" w14:textId="01CA21B9" w:rsidR="007438E5" w:rsidRDefault="007438E5" w:rsidP="007438E5">
      <w:pPr>
        <w:ind w:firstLine="0"/>
      </w:pPr>
      <w:r>
        <w:rPr>
          <w:rFonts w:ascii="Times New Roman" w:hAnsi="Times New Roman" w:cs="Times New Roman"/>
          <w:sz w:val="20"/>
          <w:szCs w:val="20"/>
          <w:vertAlign w:val="superscript"/>
          <w:lang w:val="en-US"/>
        </w:rPr>
        <w:t>*</w:t>
      </w:r>
      <w:r>
        <w:rPr>
          <w:rFonts w:ascii="Times New Roman" w:hAnsi="Times New Roman" w:cs="Times New Roman"/>
          <w:sz w:val="20"/>
          <w:szCs w:val="20"/>
          <w:lang w:val="en-US"/>
        </w:rPr>
        <w:t xml:space="preserve"> </w:t>
      </w:r>
      <w:r>
        <w:rPr>
          <w:rFonts w:ascii="Times New Roman" w:hAnsi="Times New Roman" w:cs="Times New Roman"/>
          <w:i/>
          <w:iCs/>
          <w:sz w:val="20"/>
          <w:szCs w:val="20"/>
          <w:lang w:val="en-US"/>
        </w:rPr>
        <w:t>p</w:t>
      </w:r>
      <w:r>
        <w:rPr>
          <w:rFonts w:ascii="Times New Roman" w:hAnsi="Times New Roman" w:cs="Times New Roman"/>
          <w:sz w:val="20"/>
          <w:szCs w:val="20"/>
          <w:lang w:val="en-US"/>
        </w:rPr>
        <w:t xml:space="preserve"> &lt; 0.05, </w:t>
      </w:r>
      <w:r>
        <w:rPr>
          <w:rFonts w:ascii="Times New Roman" w:hAnsi="Times New Roman" w:cs="Times New Roman"/>
          <w:sz w:val="20"/>
          <w:szCs w:val="20"/>
          <w:vertAlign w:val="superscript"/>
          <w:lang w:val="en-US"/>
        </w:rPr>
        <w:t>**</w:t>
      </w:r>
      <w:r>
        <w:rPr>
          <w:rFonts w:ascii="Times New Roman" w:hAnsi="Times New Roman" w:cs="Times New Roman"/>
          <w:sz w:val="20"/>
          <w:szCs w:val="20"/>
          <w:lang w:val="en-US"/>
        </w:rPr>
        <w:t xml:space="preserve"> </w:t>
      </w:r>
      <w:r>
        <w:rPr>
          <w:rFonts w:ascii="Times New Roman" w:hAnsi="Times New Roman" w:cs="Times New Roman"/>
          <w:i/>
          <w:iCs/>
          <w:sz w:val="20"/>
          <w:szCs w:val="20"/>
          <w:lang w:val="en-US"/>
        </w:rPr>
        <w:t>p</w:t>
      </w:r>
      <w:r>
        <w:rPr>
          <w:rFonts w:ascii="Times New Roman" w:hAnsi="Times New Roman" w:cs="Times New Roman"/>
          <w:sz w:val="20"/>
          <w:szCs w:val="20"/>
          <w:lang w:val="en-US"/>
        </w:rPr>
        <w:t xml:space="preserve"> &lt; 0.01, </w:t>
      </w:r>
      <w:r>
        <w:rPr>
          <w:rFonts w:ascii="Times New Roman" w:hAnsi="Times New Roman" w:cs="Times New Roman"/>
          <w:sz w:val="20"/>
          <w:szCs w:val="20"/>
          <w:vertAlign w:val="superscript"/>
          <w:lang w:val="en-US"/>
        </w:rPr>
        <w:t>***</w:t>
      </w:r>
      <w:r>
        <w:rPr>
          <w:rFonts w:ascii="Times New Roman" w:hAnsi="Times New Roman" w:cs="Times New Roman"/>
          <w:sz w:val="20"/>
          <w:szCs w:val="20"/>
          <w:lang w:val="en-US"/>
        </w:rPr>
        <w:t xml:space="preserve"> </w:t>
      </w:r>
      <w:r>
        <w:rPr>
          <w:rFonts w:ascii="Times New Roman" w:hAnsi="Times New Roman" w:cs="Times New Roman"/>
          <w:i/>
          <w:iCs/>
          <w:sz w:val="20"/>
          <w:szCs w:val="20"/>
          <w:lang w:val="en-US"/>
        </w:rPr>
        <w:t>p</w:t>
      </w:r>
      <w:r>
        <w:rPr>
          <w:rFonts w:ascii="Times New Roman" w:hAnsi="Times New Roman" w:cs="Times New Roman"/>
          <w:sz w:val="20"/>
          <w:szCs w:val="20"/>
          <w:lang w:val="en-US"/>
        </w:rPr>
        <w:t xml:space="preserve"> &lt; 0.001</w:t>
      </w:r>
    </w:p>
    <w:p w14:paraId="01DCB76F" w14:textId="1AE9CF18" w:rsidR="0092600F" w:rsidRDefault="00195822" w:rsidP="00195822">
      <w:r w:rsidRPr="00195822">
        <w:t xml:space="preserve">Řada skill clusterů se však mezi zeměmi chová odlišně, a právě tyto rozdíly přinášejí zajímavé poznatky o struktuře jednotlivých trhů. Frontend Development je silným pozitivním prediktorem AI požadavku v USA (+2,8 p. b.), v Německu ani v Indii </w:t>
      </w:r>
      <w:r w:rsidRPr="00195822">
        <w:lastRenderedPageBreak/>
        <w:t>však statisticky významný vliv nemá. Americký trh tedy častěji kombinuje webové UI dovednosti s AI rolemi, což souvisí s nasazováním AI funkcí do spotřebitelských webových aplikací typických pro americké firmy (chatboti, doporučovací systémy, personalizace). V Německu a Indii tyto dva světy zjevně tolik nesplývají. Cluster Mobile &amp; Desktop poukazuje na negativní efekt pouze v Indii (−1,8 p. b.), což značí, že mobilní vývoj v Indii zůstává výrazně soustředěn spíše v tradičních rolích bez AI a funguje jako samostatná část trhu.</w:t>
      </w:r>
    </w:p>
    <w:p w14:paraId="510C9CDF" w14:textId="77777777" w:rsidR="0092600F" w:rsidRDefault="00195822" w:rsidP="00195822">
      <w:r w:rsidRPr="00195822">
        <w:t>Cluster Data Engineering má v Německu podstatně silnější pozitivní efekt (+4,6 p. b.) než v USA (+1,8 p. b.) nebo v Indii (+0,7 p. b.). To naznačuje, že německý trh silněji propojuje datovou infrastrukturu s AI rolemi, pravděpodobně v důsledku vyšší koncentrace průmyslových a enterprise aplikací, které vyžadují robustní řešení datové infrastruktury. Podobný vzorec vykazuje cluster DevOps &amp; Containers, který je pozitivně signifikantní pouze v Německu (+2,5 p. b.), u ostatních zemí je statisticky neutrální. Zajímavý je poměrně silný negativní efekt pro cluster Enterprise / Managed v USA (−4,5 p. b.) a Německu (−2,6 p. b.), v Indii je však statisticky neutrální.</w:t>
      </w:r>
    </w:p>
    <w:p w14:paraId="533630C7" w14:textId="7E688683" w:rsidR="0092600F" w:rsidRDefault="001149F4" w:rsidP="00195822">
      <w:r>
        <w:t>Je vhodné zmínit</w:t>
      </w:r>
      <w:r w:rsidR="00195822" w:rsidRPr="00195822">
        <w:t xml:space="preserve"> také celkov</w:t>
      </w:r>
      <w:r>
        <w:t>ou</w:t>
      </w:r>
      <w:r w:rsidR="00195822" w:rsidRPr="00195822">
        <w:t xml:space="preserve"> intenzit</w:t>
      </w:r>
      <w:r>
        <w:t>u</w:t>
      </w:r>
      <w:r w:rsidR="00195822" w:rsidRPr="00195822">
        <w:t xml:space="preserve"> koeficientů napříč zeměmi. Koeficienty skill clusterů v</w:t>
      </w:r>
      <w:r>
        <w:t> </w:t>
      </w:r>
      <w:r w:rsidR="00195822" w:rsidRPr="00195822">
        <w:t>Německu</w:t>
      </w:r>
      <w:r>
        <w:t xml:space="preserve"> jsou</w:t>
      </w:r>
      <w:r w:rsidR="00195822" w:rsidRPr="00195822">
        <w:t xml:space="preserve"> </w:t>
      </w:r>
      <w:r w:rsidR="00B51AE9">
        <w:t>většinou</w:t>
      </w:r>
      <w:r w:rsidR="00195822" w:rsidRPr="00195822">
        <w:t xml:space="preserve"> silnější než v</w:t>
      </w:r>
      <w:r w:rsidR="00B51AE9">
        <w:t> </w:t>
      </w:r>
      <w:r w:rsidR="00195822" w:rsidRPr="00195822">
        <w:t>USA</w:t>
      </w:r>
      <w:r w:rsidR="00B51AE9">
        <w:t xml:space="preserve"> či</w:t>
      </w:r>
      <w:r w:rsidR="00195822" w:rsidRPr="00195822">
        <w:t xml:space="preserve"> Indii. To může odrážet skutečnost, že AI pozice</w:t>
      </w:r>
      <w:r w:rsidR="00FD47B3">
        <w:t xml:space="preserve"> jsou</w:t>
      </w:r>
      <w:r w:rsidR="00195822" w:rsidRPr="00195822">
        <w:t xml:space="preserve"> v Německu koncentrovány v užším okruhu specializovaných rolí s velmi jasně vymezenými dovednostními požadavky, zatímco v USA AI prostupuje trhem rovnoměrněji. </w:t>
      </w:r>
      <w:r w:rsidR="00400057">
        <w:t>K</w:t>
      </w:r>
      <w:r w:rsidR="00195822" w:rsidRPr="00195822">
        <w:t xml:space="preserve">oeficienty </w:t>
      </w:r>
      <w:r w:rsidR="00400057">
        <w:t xml:space="preserve">v Indii </w:t>
      </w:r>
      <w:r w:rsidR="00195822" w:rsidRPr="00195822">
        <w:t xml:space="preserve">jsou naopak obecně slabší, což odpovídá jak nižšímu celkovému výskytu AI požadavků (6,3 %), tak i charakteru indického IT trhu, který </w:t>
      </w:r>
      <w:r>
        <w:t>může být</w:t>
      </w:r>
      <w:r w:rsidR="00195822" w:rsidRPr="00195822">
        <w:t xml:space="preserve"> v průměru méně specializovaný.</w:t>
      </w:r>
    </w:p>
    <w:p w14:paraId="1EEA92BD" w14:textId="77777777" w:rsidR="0092600F" w:rsidRDefault="00195822" w:rsidP="00195822">
      <w:r w:rsidRPr="00195822">
        <w:t xml:space="preserve">Na Tabulce 2 lze spatřit, že profesní skupina Data &amp; AI je silně pozitivním prediktorem AI požadavku ve všech třech zemích, což samo o sobě není překvapivé. Síla tohoto efektu se však mezi zeměmi výrazně liší. Nejsilnější je v Německu (+59,3 p. b.), následuje Indie (+34,0 p. b.), a nejslabší je USA (+27,1 p. b.). To naznačuje, že na německém trhu existuje jasnější oddělení mezi datovými AI rolemi a zbytkem profesí. V USA je AI rozprostřena rovnoměrněji napříč profesemi, a to včetně běžných softwarových inženýrů. Kategorie Management a Senior Software Engineer jsou signifikantně pozitivní pouze v Německu (+6,5 p. b., resp. +8,0 p. b.). Profesní skupina Other vykazuje signifikantně nižší pravděpodobnost AI požadavku než Software Engineer ve všech třech zemích, zatímco Software Developer a DevOps &amp; Cloud mají signifikantně negativní efekt pouze v USA a Indii. V Německu jsou obě tyto kategorie </w:t>
      </w:r>
      <w:r w:rsidRPr="00195822">
        <w:lastRenderedPageBreak/>
        <w:t>statisticky neutrální, což naznačuje, že na německém trhu Software Developer a DevOps &amp; Cloud pozice nejsou výrazně odlišné od referenčního Software Engineer v pravděpodobnosti AI požadavku.</w:t>
      </w:r>
    </w:p>
    <w:p w14:paraId="4BFD0172" w14:textId="578EDE14" w:rsidR="00195822" w:rsidRDefault="00195822" w:rsidP="00195822">
      <w:r w:rsidRPr="00195822">
        <w:t>Waldův test společné signifikance interakcí job_family × country v pooled logit modelu (Příloha B) formálně potvrzuje, že se profesní efekty mezi zeměmi statisticky liší (χ²(12) = 182,7; p &lt; 0,001). Podobně Waldův test pro interakce klíčových skill clusterů (Cloud Computing, Data Science / ML, Backend Development) s proměnnou country potvrzuje signifikantní cross-country heterogenitu dovednostních efektů (χ²(6) = 62,75; p &lt; 0,001). Obě zjištění tedy formálně doplňují kvalitativní pozorování popsaná výše.</w:t>
      </w:r>
    </w:p>
    <w:p w14:paraId="57398C5B" w14:textId="6454D507" w:rsidR="002C4E5B" w:rsidRDefault="002C4E5B" w:rsidP="002C4E5B">
      <w:pPr>
        <w:ind w:firstLine="0"/>
        <w:rPr>
          <w:b/>
          <w:bCs/>
        </w:rPr>
      </w:pPr>
      <w:r w:rsidRPr="002C4E5B">
        <w:rPr>
          <w:b/>
          <w:bCs/>
        </w:rPr>
        <w:t>Používání vs. vývoj AI (multinomický logit)</w:t>
      </w:r>
    </w:p>
    <w:p w14:paraId="42D686C1" w14:textId="77777777" w:rsidR="002C4E5B" w:rsidRDefault="002C4E5B" w:rsidP="002C4E5B">
      <w:r w:rsidRPr="002C4E5B">
        <w:t>Binární logit v sekci 5.2 odpovídá na otázku, které profily souvisejí s AI požadavkem obecně. Jedním z přínosů a zaměření této práce je však samotné rozlišení na pozice, které AI pouze integrují do svých stávajících procesů (AI Integration), a dále ty pozice, kde se AI přímo vyvíjí či je k tomu blízko (Applied/Core AI). K tomuto účelu byl pro každou zemi odhadnut multinomický logistický model s třemi kategoriemi výsledné proměnné (None jako referenční, AI Integration, Applied/Core AI).</w:t>
      </w:r>
    </w:p>
    <w:p w14:paraId="478A1551" w14:textId="7BA014A5" w:rsidR="002C4E5B" w:rsidRDefault="002C4E5B" w:rsidP="002C4E5B">
      <w:r w:rsidRPr="002C4E5B">
        <w:t>Specifikace multinomického logitu se od binárního logitu mírně liší. Vzdělání (edu_logit) bylo z modelu vyřazeno kvůli nedostatečnému počtu pozorování. Profesní skupina byla z modelu již vyřazena, jelikož práce se primárně zaměřuje na zkoumání vlivu dovedností. Následující multinomický model obsahuje všech 21 skill clusterů včetně Generative AI a Data Science / ML a kontrolní proměnné (zkušenosti, NACE sektor, typ organizace, velikost firmy, remote práce).</w:t>
      </w:r>
    </w:p>
    <w:p w14:paraId="2B5794F9" w14:textId="50875C34" w:rsidR="0090546E" w:rsidRDefault="0090546E" w:rsidP="002C4E5B">
      <w:r w:rsidRPr="0090546E">
        <w:rPr>
          <w:highlight w:val="yellow"/>
        </w:rPr>
        <w:t xml:space="preserve">Vzhledem k tomu, že úrovně ai_level lze vnímat jako narůstající hloubku AI adopce (None → AI Integration → Applied/Core AI), by jako alternativa přicházel v úvahu i ordered logit, který by ušetřil několik stupňů volnosti. Tato specifikace ale vyžaduje předpoklad proporcionality šancí napříč úrovněmi, což data zjevně nesplňují. Některé skill clustery totiž na dvě úrovně AI působí v opačných směrech. Například Systems Programming v USA snižuje pravděpodobnost AI Integration (−2,0 p. b.), ale současně zvyšuje pravděpodobnost Applied/Core AI (+3,6 p. b.); Frontend Development je zase silný pozitivní prediktor AI Integration (+4,3 p. b.), zatímco na Applied/Core AI má mírně negativní vliv (−1,1 p. b.). Pokud stejný prediktor působí na dvě sousední úrovně opačně, proporcionalita šancí je porušena a ordered logit by tyto kvalitativní </w:t>
      </w:r>
      <w:r w:rsidRPr="0090546E">
        <w:rPr>
          <w:highlight w:val="yellow"/>
        </w:rPr>
        <w:lastRenderedPageBreak/>
        <w:t>rozdíly v dovednostních profilech překryl. Multinomický logit, který každou kategorii modeluje samostatně, pro danou strukturu dat lépe odpovídá.</w:t>
      </w:r>
    </w:p>
    <w:p w14:paraId="2E4FABC3" w14:textId="4B03F99F" w:rsidR="00FC2970" w:rsidRDefault="00FC2970" w:rsidP="00FC2970">
      <w:pPr>
        <w:ind w:firstLine="0"/>
      </w:pPr>
      <w:r>
        <w:t>Tabulka 4</w:t>
      </w:r>
    </w:p>
    <w:p w14:paraId="30ED7A0D" w14:textId="77777777" w:rsidR="00742A2E" w:rsidRDefault="00742A2E" w:rsidP="00FC2970">
      <w:pPr>
        <w:ind w:firstLine="0"/>
      </w:pPr>
    </w:p>
    <w:p w14:paraId="359A8634" w14:textId="77777777" w:rsidR="00FC2970" w:rsidRDefault="00FC2970" w:rsidP="00FC2970">
      <w:r w:rsidRPr="00FC2970">
        <w:t>Některé skill clustery zvyšují pravděpodobnost obou úrovní požadavků AI (AI Integration a Applied/Core AI) ve všech třech zemích, avšak s různou intenzitou. Dynamic Web je konzistentně pozitivní pro Applied/Core AI ve všech zemích a pro AI Integration v USA, což potvrzuje, že moderní webové technologie jsou nedílnou součástí jak vývoje, tak nasazení AI aplikací. Cloud Computing predikuje AI Integration v USA a Německu, pro Applied/Core AI je pozitivní pouze v USA, a v Indii je překvapivě nesignifikantní. S výjimkou Indie tyto výsledky naznačují, že cloudová infrastruktura je primárně prostředkem nasazení hotových AI služeb, méně už samotného vývoje AI systémů. U tradičních technologií je výsledek méně jednotný. Scripting / Shell vykazuje signifikantně negativní efekt na Applied/Core AI ve všech třech zemích, avšak na AI Integration není statisticky významný v žádné. Enterprise / Managed má silný negativní efekt v USA u obou úrovní AI a v Německu pouze u AI Integration, v Indii je však statisticky neutrální na obou úrovních. Tyto dovednostní clustery tedy nejsou s AI vyloženě nekompatibilní a každý z nich vykazuje vlastní odlišný vzorec. Scripting / Shell se projevuje jako negativní primárně u Applied/Core AI, zatímco u AI Integration nemá ve všech třech zemích signifikantní vliv. Enterprise / Managed má zase v USA silnější negativní efekt u AI Integration než u Applied/Core AI. Celkově jsou negativní efekty těchto zastávajících (legacy) technologií silnější na západních trzích než v Indii. To může být teoreticky dáno vyšším zastoupením těchto starších systémů vyžadujících údržbu vzhledem k indickém outsourcingu IT služeb.</w:t>
      </w:r>
    </w:p>
    <w:p w14:paraId="1C7637BA" w14:textId="77777777" w:rsidR="00FC2970" w:rsidRDefault="00FC2970" w:rsidP="00FC2970">
      <w:r w:rsidRPr="00FC2970">
        <w:t>Cluster Data Engineering je napříč zeměmi nejčistším ukazatelem ve prospěch Applied/Core AI v USA (+3,2 p. b.), Německu (+4,4 p. b.) i Indii, i když tam již méně (+0,9 p. b.). Na nižší úrovni (AI Integration) je v těchto zemích buď slabě negativní nebo statisticky neutrální. Správa datových pipeline, ETL procesů a datová architektura jsou tedy výhradně doménou skutečného AI vývoje, nikoliv integrace. Pozice využívající hotová AI API (rozhraní pro komunikaci aplikací) tuto dovednost nepotřebují, zatímco pozice vyvíjející AI modely ji vyžadují pro přípravu trénovacích dat.</w:t>
      </w:r>
    </w:p>
    <w:p w14:paraId="2757CC3B" w14:textId="77777777" w:rsidR="00FC2970" w:rsidRDefault="00FC2970" w:rsidP="00FC2970">
      <w:r w:rsidRPr="00FC2970">
        <w:lastRenderedPageBreak/>
        <w:t>Cluster Systems Programming, tedy nízkoúrovňové programování v jazycích jako C, C++ nebo Rust, vykazuje v USA statisticky významný opačný efekt mezi úrovněmi AI. Snižuje pravděpodobnost AI Integration (−2,0 p. b.) a zároveň zvyšuje pravděpodobnost Applied/Core AI (+3,6 p. b.). V Německu je vzorec podobný, ale signifikantní je pouze efekt na vyšší úroveň Applied/Core AI (+3,1 p. b.). V Indii tento cluster ztrácí signifikanci u obou kategorií. Interpretace na amerických datech tak dávají největší logiku, jelikož nízkoúrovňové programování je klíčovou kompetencí pro vývoj infrastruktury pro AI (optimalizaci pipeline, GPU computing, nasazení AI modelů na zařízeních), tedy vyšší úrovně práce s AI, oproti pouhé integraci, kde se tyto dovednosti takto nevyužijí.</w:t>
      </w:r>
    </w:p>
    <w:p w14:paraId="2D248E60" w14:textId="77777777" w:rsidR="00FC2970" w:rsidRDefault="00FC2970" w:rsidP="00FC2970">
      <w:r w:rsidRPr="00FC2970">
        <w:t>Co se týče clusteru Frontend Development, je naopak napříč zeměmi konzistentně pozitivním prediktorem AI Integration (USA +4,3 p. b., Německo +4,4 p. b., Indie +1,5 p. b.) a až mírně negativním pro Applied/Core AI. Jedná se tedy o dovednost typickou pro pozice, kde se AI nasazuje a aplikuje do existujících programů, služeb či uživatelských rozhraní. Tento podobný vzorec lze v USA nalézt u Enterprise Platforms. Za zmínku stojí ještě dovednosti spojené s Backend Development, které jsou pozitivním prediktorem AI Integration ve všech třech zemích (USA +1,5 p. b., Německo +3,3 p. b., Indie +0,7 p. b.), přičemž nejsilnější efekt je v Německu. To odráží roli backendových vývojářů v integraci AI služeb na backendové úrovni.</w:t>
      </w:r>
    </w:p>
    <w:p w14:paraId="1AA97465" w14:textId="71E2F7FE" w:rsidR="00FC2970" w:rsidRDefault="00FC2970" w:rsidP="00FC2970">
      <w:r w:rsidRPr="00FC2970">
        <w:t>Odlišné dovednostní profily AI Integration a Applied/Core AI se napříč zeměmi většinou strukturálně opakují, ačkoliv se to děje s různou intenzitou. Applied/Core AI pozice ve všech třech zemích vyžadují klíčové inženýrské dovednosti v datové infrastruktuře a systémovém programování, zatímco AI Integration pozice se vyznačují aplikačními dovednostmi (Frontend, Backend), enterprise platformách a cloudovém nasazení. Tento rozdíl tedy nevypadá jako pouhý artefakt amerického trhu nebo klasifikace LLM, spíše se jeví jako obecně platný vzorec, jež je zachytitelný i v tomto mezinárodním srovnání. Tím se také potvrzuje, že přijaté třístupňové rozlišení AI požadavků zvolené pro tuto práci, má smysluplnou dovednostní strukturu a interpretaci.</w:t>
      </w:r>
    </w:p>
    <w:p w14:paraId="62768427" w14:textId="77777777" w:rsidR="00D92A3F" w:rsidRDefault="00FC2970" w:rsidP="00FC2970">
      <w:r w:rsidRPr="00FC2970">
        <w:t xml:space="preserve">Výjimku představují například cluster dovedností Security &amp; Identity, který v Indii vykazuje slabě pozitivní efekt pro AI Integration (+0,8 p. b., p &lt; 0,01), zatímco v USA a Německu je statisticky neutrální nebo negativní. Tento jev by mohl být interpretován jako integrace AI do oblasti bezpečnosti v indickém IT sektoru, </w:t>
      </w:r>
      <w:r w:rsidRPr="00FC2970">
        <w:lastRenderedPageBreak/>
        <w:t>pravděpodobně v kontextu outsourcingových služeb (pro západní klienty), kde AI nástroje pro detekci hrozeb nacházejí rychlejší uplatnění.</w:t>
      </w:r>
    </w:p>
    <w:p w14:paraId="075FC55E" w14:textId="5E4A4644" w:rsidR="00FC2970" w:rsidRDefault="00FC2970" w:rsidP="00FC2970">
      <w:r w:rsidRPr="00FC2970">
        <w:t>Základním předpokladem multinomického logitu je nezávislost irelevantních alternativ (IIA), jež se standardně ověřuje Hausmanovým testem. V modelech pro všechny tři země však tento test vrací zápornou testovou statistiku (pro USA χ²(37) = −102,1), což Stata explicitně označuje jako selhání asymptotických předpokladů testu. Důvodem je, že variančně-kovarianční matice rozdílů mezi dvěma srovnávanými modely není pozitivně definitní, což je známá slabina Hausmanova testu u multinomických modelů s větším počtem prediktorů (Long &amp; Freese, 2014; Cheng &amp; Long, 2007). Test tedy nelze interpretovat jako potvrzení ani zamítnutí IIA. Multinomický logit je z tohoto důvodu v této práci použit jako explorativní nástroj pro identifikaci kvalitativních dovednostních profilů. Vzory průměrných marginálních efektů (směr a relativní velikost efektů) jsou spolehlivější než přesné bodové odhady koeficientů, a právě na těchto vzorech stojí hlavní zjištění této kapitoly.</w:t>
      </w:r>
    </w:p>
    <w:p w14:paraId="1B1AA6FF" w14:textId="069C7A43" w:rsidR="006E7E16" w:rsidRDefault="003F1D7F" w:rsidP="003F1D7F">
      <w:pPr>
        <w:ind w:firstLine="0"/>
        <w:rPr>
          <w:b/>
          <w:bCs/>
        </w:rPr>
      </w:pPr>
      <w:r w:rsidRPr="003F1D7F">
        <w:rPr>
          <w:b/>
          <w:bCs/>
        </w:rPr>
        <w:t>Mzdová prémie za AI (OLS)</w:t>
      </w:r>
    </w:p>
    <w:p w14:paraId="48F9BFB2" w14:textId="77777777" w:rsidR="00A22B07" w:rsidRDefault="003F1D7F" w:rsidP="003445E9">
      <w:r w:rsidRPr="003F1D7F">
        <w:t xml:space="preserve">Předchozí podkapitoly ukázaly, jaký dovednostní a profesní profil s AI požadavky souvisí. Nabízí se také otázka, jak se tyto AI kompetence promítají do samotných mezd pozic. </w:t>
      </w:r>
      <w:r w:rsidR="00CF2BF5">
        <w:t>O</w:t>
      </w:r>
      <w:r w:rsidRPr="003F1D7F">
        <w:t>dpově</w:t>
      </w:r>
      <w:r w:rsidR="00CF2BF5">
        <w:t>dí</w:t>
      </w:r>
      <w:r w:rsidRPr="003F1D7F">
        <w:t xml:space="preserve"> byl v práci odhadnut OLS regresní model, vysvětlující přirozený logaritmus roční mzdy (ln_salary) v souladu s Mincerovou mzdovou rovnicí. Stejně jako v předchozích sekcích byl model odhadnut samostatně pro každou zemi. Specifikace obsahuje úrovně AI požadavku (ai_level), 19 skill clusterů bez Generative AI a Data Science / Machine Learning. Tyto dva clustery byly z OLS záměrně vyřazeny kvůli cirkularitě s hlavní proměnnou ai_level určující úroveň AI v dané pozici.</w:t>
      </w:r>
    </w:p>
    <w:p w14:paraId="078AB3BE" w14:textId="012E364B" w:rsidR="00A22B07" w:rsidRDefault="00A22B07" w:rsidP="003445E9">
      <w:r w:rsidRPr="00A22B07">
        <w:t xml:space="preserve">Dopad vyřazení cirkulárních clusterů z hlavního modelu byl ověřen samostatnou citlivostní analýzou v </w:t>
      </w:r>
      <w:r w:rsidRPr="00A22B07">
        <w:rPr>
          <w:highlight w:val="yellow"/>
        </w:rPr>
        <w:t>Příloze C</w:t>
      </w:r>
      <w:r w:rsidRPr="00A22B07">
        <w:t>, která prezentuje OLS s</w:t>
      </w:r>
      <w:r w:rsidR="00137261">
        <w:t> </w:t>
      </w:r>
      <w:r>
        <w:t>kompletní</w:t>
      </w:r>
      <w:r w:rsidR="00137261">
        <w:t xml:space="preserve">m </w:t>
      </w:r>
      <w:r>
        <w:t>počtem</w:t>
      </w:r>
      <w:r w:rsidR="00137261">
        <w:t xml:space="preserve"> 21</w:t>
      </w:r>
      <w:r w:rsidRPr="00A22B07">
        <w:t xml:space="preserve"> skill cluster</w:t>
      </w:r>
      <w:r w:rsidR="00FD10D5">
        <w:t>ů</w:t>
      </w:r>
      <w:r w:rsidRPr="00A22B07">
        <w:t xml:space="preserve">. Výsledky ukazují, že zahrnutí Generative AI a Data Science / ML má na odhady AI prémie jen mírný dopad. V USA se koeficient AI Integration posouvá z +11,5 % na +10,4 % a Applied/Core AI z +16,2 % na +14,0 %. Oba koeficienty zůstávají vysoce statisticky významné (p &lt; 0,001). Hlavní model bez cirkulárních clusterů tedy dává čistší odhad mzdové hodnoty AI role jako takové, </w:t>
      </w:r>
      <w:r w:rsidR="0082268A">
        <w:t>jelikož</w:t>
      </w:r>
      <w:r w:rsidRPr="00A22B07">
        <w:t xml:space="preserve"> nepřejímá část variability, která </w:t>
      </w:r>
      <w:r w:rsidR="003370F3">
        <w:t>je</w:t>
      </w:r>
      <w:r w:rsidRPr="00A22B07">
        <w:t xml:space="preserve"> přímo z</w:t>
      </w:r>
      <w:r w:rsidR="005410A8">
        <w:t>e samotné</w:t>
      </w:r>
      <w:r w:rsidRPr="00A22B07">
        <w:t xml:space="preserve"> klasifikace</w:t>
      </w:r>
      <w:r w:rsidR="005410A8">
        <w:t xml:space="preserve"> úrovně</w:t>
      </w:r>
      <w:r w:rsidR="00D97F1A">
        <w:t xml:space="preserve"> AI</w:t>
      </w:r>
      <w:r w:rsidRPr="00A22B07">
        <w:t xml:space="preserve">. Rozdíl R² mezi oběma specifikacemi je </w:t>
      </w:r>
      <w:r w:rsidRPr="00A22B07">
        <w:lastRenderedPageBreak/>
        <w:t>prakticky nulový</w:t>
      </w:r>
      <w:r w:rsidR="003E6E18">
        <w:t xml:space="preserve">, </w:t>
      </w:r>
      <w:r w:rsidRPr="00A22B07">
        <w:t>což ukazuje, že hlavní závěr o existenci a velikosti AI prémie je robustní v obou variantách.</w:t>
      </w:r>
    </w:p>
    <w:p w14:paraId="3E3DFC4B" w14:textId="1E09F5B9" w:rsidR="00374D09" w:rsidRDefault="003F1D7F" w:rsidP="00CE4929">
      <w:r w:rsidRPr="003F1D7F">
        <w:t>Model obsahuje proměnné kategorického vzdělání (edu_ols, 5 úrovní), zkušeností (exp_category, 4 úrovně), NACE sektoru, typu organizace, velikosti firmy a možnosti remote práce</w:t>
      </w:r>
      <w:r w:rsidR="003445E9">
        <w:t>.</w:t>
      </w:r>
      <w:r w:rsidR="00CE4929">
        <w:t xml:space="preserve"> </w:t>
      </w:r>
      <w:r w:rsidR="00F35F60" w:rsidRPr="00F35F60">
        <w:t>Specifikace</w:t>
      </w:r>
      <w:r w:rsidR="00F35F60">
        <w:t xml:space="preserve"> modelů</w:t>
      </w:r>
      <w:r w:rsidR="00F35F60" w:rsidRPr="00F35F60">
        <w:t xml:space="preserve"> je symetrická napříč zeměmi bez regionálních fixních efektů, jelikož německá ani indická data nemají ekvivalentní harmonizovanou regionální proměnnou. </w:t>
      </w:r>
      <w:r w:rsidR="008D7F9A">
        <w:t>Alternativní</w:t>
      </w:r>
      <w:r w:rsidR="008D7F9A" w:rsidRPr="008D7F9A">
        <w:t xml:space="preserve"> varianta </w:t>
      </w:r>
      <w:r w:rsidR="008D7F9A">
        <w:t xml:space="preserve">konkrétně </w:t>
      </w:r>
      <w:r w:rsidR="008D7F9A" w:rsidRPr="008D7F9A">
        <w:t>pro USA s</w:t>
      </w:r>
      <w:r w:rsidR="008D7F9A">
        <w:t xml:space="preserve">e zavedením kontroly skrz proměnnou </w:t>
      </w:r>
      <w:r w:rsidR="008D7F9A" w:rsidRPr="008D7F9A">
        <w:t xml:space="preserve">US Census regions je uvedena v </w:t>
      </w:r>
      <w:r w:rsidR="008D7F9A" w:rsidRPr="00E14912">
        <w:rPr>
          <w:highlight w:val="yellow"/>
        </w:rPr>
        <w:t>Příloze D</w:t>
      </w:r>
      <w:r w:rsidR="008D7F9A" w:rsidRPr="008D7F9A">
        <w:t>.</w:t>
      </w:r>
    </w:p>
    <w:p w14:paraId="14523E8F" w14:textId="77777777" w:rsidR="00436299" w:rsidRDefault="00436299" w:rsidP="003445E9"/>
    <w:p w14:paraId="7582951D" w14:textId="77777777" w:rsidR="00436299" w:rsidRDefault="00436299" w:rsidP="003445E9"/>
    <w:p w14:paraId="16554160" w14:textId="2264B13C" w:rsidR="00282B6B" w:rsidRDefault="00282B6B" w:rsidP="00282B6B">
      <w:pPr>
        <w:keepNext/>
        <w:widowControl w:val="0"/>
        <w:autoSpaceDE w:val="0"/>
        <w:autoSpaceDN w:val="0"/>
        <w:adjustRightInd w:val="0"/>
        <w:spacing w:after="0" w:line="240" w:lineRule="auto"/>
        <w:rPr>
          <w:rFonts w:ascii="Times New Roman" w:hAnsi="Times New Roman" w:cs="Times New Roman"/>
          <w:lang w:val="en-US"/>
        </w:rPr>
      </w:pPr>
      <w:r>
        <w:rPr>
          <w:rFonts w:ascii="Times New Roman" w:hAnsi="Times New Roman" w:cs="Times New Roman"/>
          <w:lang w:val="en-US"/>
        </w:rPr>
        <w:t>Tabulka 5: OLS ln(</w:t>
      </w:r>
      <w:r w:rsidR="00846A6C">
        <w:rPr>
          <w:rFonts w:ascii="Times New Roman" w:hAnsi="Times New Roman" w:cs="Times New Roman"/>
          <w:lang w:val="en-US"/>
        </w:rPr>
        <w:t>mzda</w:t>
      </w:r>
      <w:r>
        <w:rPr>
          <w:rFonts w:ascii="Times New Roman" w:hAnsi="Times New Roman" w:cs="Times New Roman"/>
          <w:lang w:val="en-US"/>
        </w:rPr>
        <w:t>) — skill clustery + AI tiery, separátně podle země</w:t>
      </w:r>
    </w:p>
    <w:tbl>
      <w:tblPr>
        <w:tblW w:w="8664" w:type="dxa"/>
        <w:tblLayout w:type="fixed"/>
        <w:tblLook w:val="0000" w:firstRow="0" w:lastRow="0" w:firstColumn="0" w:lastColumn="0" w:noHBand="0" w:noVBand="0"/>
      </w:tblPr>
      <w:tblGrid>
        <w:gridCol w:w="2616"/>
        <w:gridCol w:w="2016"/>
        <w:gridCol w:w="2016"/>
        <w:gridCol w:w="2016"/>
      </w:tblGrid>
      <w:tr w:rsidR="00282B6B" w14:paraId="15AAA3E8" w14:textId="77777777" w:rsidTr="0053276F">
        <w:tc>
          <w:tcPr>
            <w:tcW w:w="2616" w:type="dxa"/>
            <w:tcBorders>
              <w:top w:val="single" w:sz="4" w:space="0" w:color="auto"/>
              <w:left w:val="nil"/>
              <w:bottom w:val="nil"/>
              <w:right w:val="nil"/>
            </w:tcBorders>
          </w:tcPr>
          <w:p w14:paraId="5FB9B213" w14:textId="77777777" w:rsidR="00282B6B" w:rsidRDefault="00282B6B" w:rsidP="004C17A2">
            <w:pPr>
              <w:widowControl w:val="0"/>
              <w:autoSpaceDE w:val="0"/>
              <w:autoSpaceDN w:val="0"/>
              <w:adjustRightInd w:val="0"/>
              <w:spacing w:after="0" w:line="240" w:lineRule="auto"/>
              <w:jc w:val="left"/>
              <w:rPr>
                <w:rFonts w:ascii="Times New Roman" w:hAnsi="Times New Roman" w:cs="Times New Roman"/>
                <w:lang w:val="en-US"/>
              </w:rPr>
            </w:pPr>
          </w:p>
        </w:tc>
        <w:tc>
          <w:tcPr>
            <w:tcW w:w="2016" w:type="dxa"/>
            <w:tcBorders>
              <w:top w:val="single" w:sz="4" w:space="0" w:color="auto"/>
              <w:left w:val="nil"/>
              <w:bottom w:val="nil"/>
              <w:right w:val="nil"/>
            </w:tcBorders>
          </w:tcPr>
          <w:p w14:paraId="71F17790"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(1)</w:t>
            </w:r>
          </w:p>
        </w:tc>
        <w:tc>
          <w:tcPr>
            <w:tcW w:w="2016" w:type="dxa"/>
            <w:tcBorders>
              <w:top w:val="single" w:sz="4" w:space="0" w:color="auto"/>
              <w:left w:val="nil"/>
              <w:bottom w:val="nil"/>
              <w:right w:val="nil"/>
            </w:tcBorders>
          </w:tcPr>
          <w:p w14:paraId="5784C865"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(2)</w:t>
            </w:r>
          </w:p>
        </w:tc>
        <w:tc>
          <w:tcPr>
            <w:tcW w:w="2016" w:type="dxa"/>
            <w:tcBorders>
              <w:top w:val="single" w:sz="4" w:space="0" w:color="auto"/>
              <w:left w:val="nil"/>
              <w:bottom w:val="nil"/>
              <w:right w:val="nil"/>
            </w:tcBorders>
          </w:tcPr>
          <w:p w14:paraId="1C08B8EA"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(3)</w:t>
            </w:r>
          </w:p>
        </w:tc>
      </w:tr>
      <w:tr w:rsidR="00282B6B" w14:paraId="0F0DC38B" w14:textId="77777777" w:rsidTr="0053276F">
        <w:tc>
          <w:tcPr>
            <w:tcW w:w="2616" w:type="dxa"/>
            <w:tcBorders>
              <w:top w:val="nil"/>
              <w:left w:val="nil"/>
              <w:bottom w:val="nil"/>
              <w:right w:val="nil"/>
            </w:tcBorders>
          </w:tcPr>
          <w:p w14:paraId="4E5EA5EA"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200FE969"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USA</w:t>
            </w:r>
          </w:p>
        </w:tc>
        <w:tc>
          <w:tcPr>
            <w:tcW w:w="2016" w:type="dxa"/>
            <w:tcBorders>
              <w:top w:val="nil"/>
              <w:left w:val="nil"/>
              <w:bottom w:val="nil"/>
              <w:right w:val="nil"/>
            </w:tcBorders>
          </w:tcPr>
          <w:p w14:paraId="1D7A2E19"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Německo</w:t>
            </w:r>
          </w:p>
        </w:tc>
        <w:tc>
          <w:tcPr>
            <w:tcW w:w="2016" w:type="dxa"/>
            <w:tcBorders>
              <w:top w:val="nil"/>
              <w:left w:val="nil"/>
              <w:bottom w:val="nil"/>
              <w:right w:val="nil"/>
            </w:tcBorders>
          </w:tcPr>
          <w:p w14:paraId="73473D76"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Indie</w:t>
            </w:r>
          </w:p>
        </w:tc>
      </w:tr>
      <w:tr w:rsidR="00282B6B" w14:paraId="6F4370AC" w14:textId="77777777" w:rsidTr="0053276F">
        <w:tc>
          <w:tcPr>
            <w:tcW w:w="2616" w:type="dxa"/>
            <w:tcBorders>
              <w:top w:val="single" w:sz="4" w:space="0" w:color="auto"/>
              <w:left w:val="nil"/>
              <w:bottom w:val="nil"/>
              <w:right w:val="nil"/>
            </w:tcBorders>
          </w:tcPr>
          <w:p w14:paraId="1E135FB9" w14:textId="77777777" w:rsidR="00282B6B" w:rsidRDefault="00282B6B" w:rsidP="004C17A2">
            <w:pPr>
              <w:pStyle w:val="Zkladntext"/>
              <w:spacing w:line="240" w:lineRule="auto"/>
              <w:jc w:val="left"/>
              <w:rPr>
                <w:lang w:val="en-US"/>
              </w:rPr>
            </w:pPr>
            <w:r>
              <w:rPr>
                <w:lang w:val="en-US"/>
              </w:rPr>
              <w:t>AI Integration</w:t>
            </w:r>
          </w:p>
        </w:tc>
        <w:tc>
          <w:tcPr>
            <w:tcW w:w="2016" w:type="dxa"/>
            <w:tcBorders>
              <w:top w:val="single" w:sz="4" w:space="0" w:color="auto"/>
              <w:left w:val="nil"/>
              <w:bottom w:val="nil"/>
              <w:right w:val="nil"/>
            </w:tcBorders>
          </w:tcPr>
          <w:p w14:paraId="684C06D5"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0.115</w:t>
            </w:r>
            <w:r>
              <w:rPr>
                <w:rFonts w:ascii="Times New Roman" w:hAnsi="Times New Roman" w:cs="Times New Roman"/>
                <w:vertAlign w:val="superscript"/>
                <w:lang w:val="en-US"/>
              </w:rPr>
              <w:t>***</w:t>
            </w:r>
          </w:p>
        </w:tc>
        <w:tc>
          <w:tcPr>
            <w:tcW w:w="2016" w:type="dxa"/>
            <w:tcBorders>
              <w:top w:val="single" w:sz="4" w:space="0" w:color="auto"/>
              <w:left w:val="nil"/>
              <w:bottom w:val="nil"/>
              <w:right w:val="nil"/>
            </w:tcBorders>
          </w:tcPr>
          <w:p w14:paraId="47AF1649"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0.031</w:t>
            </w:r>
          </w:p>
        </w:tc>
        <w:tc>
          <w:tcPr>
            <w:tcW w:w="2016" w:type="dxa"/>
            <w:tcBorders>
              <w:top w:val="single" w:sz="4" w:space="0" w:color="auto"/>
              <w:left w:val="nil"/>
              <w:bottom w:val="nil"/>
              <w:right w:val="nil"/>
            </w:tcBorders>
          </w:tcPr>
          <w:p w14:paraId="22F6C07E"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0.090</w:t>
            </w:r>
            <w:r>
              <w:rPr>
                <w:rFonts w:ascii="Times New Roman" w:hAnsi="Times New Roman" w:cs="Times New Roman"/>
                <w:vertAlign w:val="superscript"/>
                <w:lang w:val="en-US"/>
              </w:rPr>
              <w:t>*</w:t>
            </w:r>
          </w:p>
        </w:tc>
      </w:tr>
      <w:tr w:rsidR="00282B6B" w14:paraId="05008904" w14:textId="77777777" w:rsidTr="0053276F">
        <w:tc>
          <w:tcPr>
            <w:tcW w:w="2616" w:type="dxa"/>
            <w:tcBorders>
              <w:top w:val="nil"/>
              <w:left w:val="nil"/>
              <w:bottom w:val="nil"/>
              <w:right w:val="nil"/>
            </w:tcBorders>
          </w:tcPr>
          <w:p w14:paraId="09465A98"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6B0E201B"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(0.010)</w:t>
            </w:r>
          </w:p>
        </w:tc>
        <w:tc>
          <w:tcPr>
            <w:tcW w:w="2016" w:type="dxa"/>
            <w:tcBorders>
              <w:top w:val="nil"/>
              <w:left w:val="nil"/>
              <w:bottom w:val="nil"/>
              <w:right w:val="nil"/>
            </w:tcBorders>
          </w:tcPr>
          <w:p w14:paraId="17F29011"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(0.043)</w:t>
            </w:r>
          </w:p>
        </w:tc>
        <w:tc>
          <w:tcPr>
            <w:tcW w:w="2016" w:type="dxa"/>
            <w:tcBorders>
              <w:top w:val="nil"/>
              <w:left w:val="nil"/>
              <w:bottom w:val="nil"/>
              <w:right w:val="nil"/>
            </w:tcBorders>
          </w:tcPr>
          <w:p w14:paraId="4F8D9100"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(0.039)</w:t>
            </w:r>
          </w:p>
        </w:tc>
      </w:tr>
      <w:tr w:rsidR="00282B6B" w14:paraId="544E0E9F" w14:textId="77777777" w:rsidTr="0053276F">
        <w:tc>
          <w:tcPr>
            <w:tcW w:w="2616" w:type="dxa"/>
            <w:tcBorders>
              <w:top w:val="nil"/>
              <w:left w:val="nil"/>
              <w:bottom w:val="nil"/>
              <w:right w:val="nil"/>
            </w:tcBorders>
          </w:tcPr>
          <w:p w14:paraId="00951408"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722E2582"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6F61EBAE"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1A9B5665"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r>
      <w:tr w:rsidR="00282B6B" w14:paraId="731EDDBC" w14:textId="77777777" w:rsidTr="0053276F">
        <w:tc>
          <w:tcPr>
            <w:tcW w:w="2616" w:type="dxa"/>
            <w:tcBorders>
              <w:top w:val="nil"/>
              <w:left w:val="nil"/>
              <w:bottom w:val="nil"/>
              <w:right w:val="nil"/>
            </w:tcBorders>
          </w:tcPr>
          <w:p w14:paraId="5193D0DD" w14:textId="77777777" w:rsidR="00282B6B" w:rsidRDefault="00282B6B" w:rsidP="004C17A2">
            <w:pPr>
              <w:pStyle w:val="Zkladntext"/>
              <w:spacing w:line="240" w:lineRule="auto"/>
              <w:jc w:val="left"/>
              <w:rPr>
                <w:lang w:val="en-US"/>
              </w:rPr>
            </w:pPr>
            <w:r>
              <w:rPr>
                <w:lang w:val="en-US"/>
              </w:rPr>
              <w:t>Applied/Core AI</w:t>
            </w:r>
          </w:p>
        </w:tc>
        <w:tc>
          <w:tcPr>
            <w:tcW w:w="2016" w:type="dxa"/>
            <w:tcBorders>
              <w:top w:val="nil"/>
              <w:left w:val="nil"/>
              <w:bottom w:val="nil"/>
              <w:right w:val="nil"/>
            </w:tcBorders>
          </w:tcPr>
          <w:p w14:paraId="2EC085BA"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0.162</w:t>
            </w:r>
            <w:r>
              <w:rPr>
                <w:rFonts w:ascii="Times New Roman" w:hAnsi="Times New Roman" w:cs="Times New Roman"/>
                <w:vertAlign w:val="superscript"/>
                <w:lang w:val="en-US"/>
              </w:rPr>
              <w:t>***</w:t>
            </w:r>
          </w:p>
        </w:tc>
        <w:tc>
          <w:tcPr>
            <w:tcW w:w="2016" w:type="dxa"/>
            <w:tcBorders>
              <w:top w:val="nil"/>
              <w:left w:val="nil"/>
              <w:bottom w:val="nil"/>
              <w:right w:val="nil"/>
            </w:tcBorders>
          </w:tcPr>
          <w:p w14:paraId="2AD70970"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0.074</w:t>
            </w:r>
          </w:p>
        </w:tc>
        <w:tc>
          <w:tcPr>
            <w:tcW w:w="2016" w:type="dxa"/>
            <w:tcBorders>
              <w:top w:val="nil"/>
              <w:left w:val="nil"/>
              <w:bottom w:val="nil"/>
              <w:right w:val="nil"/>
            </w:tcBorders>
          </w:tcPr>
          <w:p w14:paraId="1691D180"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0.117</w:t>
            </w:r>
            <w:r>
              <w:rPr>
                <w:rFonts w:ascii="Times New Roman" w:hAnsi="Times New Roman" w:cs="Times New Roman"/>
                <w:vertAlign w:val="superscript"/>
                <w:lang w:val="en-US"/>
              </w:rPr>
              <w:t>**</w:t>
            </w:r>
          </w:p>
        </w:tc>
      </w:tr>
      <w:tr w:rsidR="00282B6B" w14:paraId="763D6F84" w14:textId="77777777" w:rsidTr="0053276F">
        <w:tc>
          <w:tcPr>
            <w:tcW w:w="2616" w:type="dxa"/>
            <w:tcBorders>
              <w:top w:val="nil"/>
              <w:left w:val="nil"/>
              <w:bottom w:val="nil"/>
              <w:right w:val="nil"/>
            </w:tcBorders>
          </w:tcPr>
          <w:p w14:paraId="022D6505"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22891DB3"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(0.012)</w:t>
            </w:r>
          </w:p>
        </w:tc>
        <w:tc>
          <w:tcPr>
            <w:tcW w:w="2016" w:type="dxa"/>
            <w:tcBorders>
              <w:top w:val="nil"/>
              <w:left w:val="nil"/>
              <w:bottom w:val="nil"/>
              <w:right w:val="nil"/>
            </w:tcBorders>
          </w:tcPr>
          <w:p w14:paraId="01452E4E"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(0.056)</w:t>
            </w:r>
          </w:p>
        </w:tc>
        <w:tc>
          <w:tcPr>
            <w:tcW w:w="2016" w:type="dxa"/>
            <w:tcBorders>
              <w:top w:val="nil"/>
              <w:left w:val="nil"/>
              <w:bottom w:val="nil"/>
              <w:right w:val="nil"/>
            </w:tcBorders>
          </w:tcPr>
          <w:p w14:paraId="560E1B62"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(0.043)</w:t>
            </w:r>
          </w:p>
        </w:tc>
      </w:tr>
      <w:tr w:rsidR="00282B6B" w14:paraId="435D5876" w14:textId="77777777" w:rsidTr="0053276F">
        <w:tc>
          <w:tcPr>
            <w:tcW w:w="2616" w:type="dxa"/>
            <w:tcBorders>
              <w:top w:val="nil"/>
              <w:left w:val="nil"/>
              <w:bottom w:val="nil"/>
              <w:right w:val="nil"/>
            </w:tcBorders>
          </w:tcPr>
          <w:p w14:paraId="2DEC1C5B"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56089D35"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2383E567"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16047085"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r>
      <w:tr w:rsidR="00282B6B" w14:paraId="115BE47C" w14:textId="77777777" w:rsidTr="0053276F">
        <w:tc>
          <w:tcPr>
            <w:tcW w:w="2616" w:type="dxa"/>
            <w:tcBorders>
              <w:top w:val="nil"/>
              <w:left w:val="nil"/>
              <w:bottom w:val="nil"/>
              <w:right w:val="nil"/>
            </w:tcBorders>
          </w:tcPr>
          <w:p w14:paraId="6F177EE8" w14:textId="77777777" w:rsidR="00282B6B" w:rsidRDefault="00282B6B" w:rsidP="004C17A2">
            <w:pPr>
              <w:pStyle w:val="Zkladntext"/>
              <w:spacing w:line="240" w:lineRule="auto"/>
              <w:jc w:val="left"/>
              <w:rPr>
                <w:lang w:val="en-US"/>
              </w:rPr>
            </w:pPr>
            <w:r>
              <w:rPr>
                <w:lang w:val="en-US"/>
              </w:rPr>
              <w:t>Architektura &amp; metody</w:t>
            </w:r>
          </w:p>
        </w:tc>
        <w:tc>
          <w:tcPr>
            <w:tcW w:w="2016" w:type="dxa"/>
            <w:tcBorders>
              <w:top w:val="nil"/>
              <w:left w:val="nil"/>
              <w:bottom w:val="nil"/>
              <w:right w:val="nil"/>
            </w:tcBorders>
          </w:tcPr>
          <w:p w14:paraId="736C7487"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0.028</w:t>
            </w:r>
            <w:r>
              <w:rPr>
                <w:rFonts w:ascii="Times New Roman" w:hAnsi="Times New Roman" w:cs="Times New Roman"/>
                <w:vertAlign w:val="superscript"/>
                <w:lang w:val="en-US"/>
              </w:rPr>
              <w:t>***</w:t>
            </w:r>
          </w:p>
        </w:tc>
        <w:tc>
          <w:tcPr>
            <w:tcW w:w="2016" w:type="dxa"/>
            <w:tcBorders>
              <w:top w:val="nil"/>
              <w:left w:val="nil"/>
              <w:bottom w:val="nil"/>
              <w:right w:val="nil"/>
            </w:tcBorders>
          </w:tcPr>
          <w:p w14:paraId="22BF4E9D"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-0.009</w:t>
            </w:r>
          </w:p>
        </w:tc>
        <w:tc>
          <w:tcPr>
            <w:tcW w:w="2016" w:type="dxa"/>
            <w:tcBorders>
              <w:top w:val="nil"/>
              <w:left w:val="nil"/>
              <w:bottom w:val="nil"/>
              <w:right w:val="nil"/>
            </w:tcBorders>
          </w:tcPr>
          <w:p w14:paraId="2037A259"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-0.015</w:t>
            </w:r>
          </w:p>
        </w:tc>
      </w:tr>
      <w:tr w:rsidR="00282B6B" w14:paraId="5C0439CC" w14:textId="77777777" w:rsidTr="0053276F">
        <w:tc>
          <w:tcPr>
            <w:tcW w:w="2616" w:type="dxa"/>
            <w:tcBorders>
              <w:top w:val="nil"/>
              <w:left w:val="nil"/>
              <w:bottom w:val="nil"/>
              <w:right w:val="nil"/>
            </w:tcBorders>
          </w:tcPr>
          <w:p w14:paraId="0D592CB6"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3114F66B"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(0.007)</w:t>
            </w:r>
          </w:p>
        </w:tc>
        <w:tc>
          <w:tcPr>
            <w:tcW w:w="2016" w:type="dxa"/>
            <w:tcBorders>
              <w:top w:val="nil"/>
              <w:left w:val="nil"/>
              <w:bottom w:val="nil"/>
              <w:right w:val="nil"/>
            </w:tcBorders>
          </w:tcPr>
          <w:p w14:paraId="0C3E3879"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(0.033)</w:t>
            </w:r>
          </w:p>
        </w:tc>
        <w:tc>
          <w:tcPr>
            <w:tcW w:w="2016" w:type="dxa"/>
            <w:tcBorders>
              <w:top w:val="nil"/>
              <w:left w:val="nil"/>
              <w:bottom w:val="nil"/>
              <w:right w:val="nil"/>
            </w:tcBorders>
          </w:tcPr>
          <w:p w14:paraId="4A092604"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(0.014)</w:t>
            </w:r>
          </w:p>
        </w:tc>
      </w:tr>
      <w:tr w:rsidR="00282B6B" w14:paraId="514758CB" w14:textId="77777777" w:rsidTr="0053276F">
        <w:tc>
          <w:tcPr>
            <w:tcW w:w="2616" w:type="dxa"/>
            <w:tcBorders>
              <w:top w:val="nil"/>
              <w:left w:val="nil"/>
              <w:bottom w:val="nil"/>
              <w:right w:val="nil"/>
            </w:tcBorders>
          </w:tcPr>
          <w:p w14:paraId="292A38DA"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53D3D2B1"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0046C5CB"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361EA908"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r>
      <w:tr w:rsidR="00282B6B" w14:paraId="2E7705D5" w14:textId="77777777" w:rsidTr="0053276F">
        <w:tc>
          <w:tcPr>
            <w:tcW w:w="2616" w:type="dxa"/>
            <w:tcBorders>
              <w:top w:val="nil"/>
              <w:left w:val="nil"/>
              <w:bottom w:val="nil"/>
              <w:right w:val="nil"/>
            </w:tcBorders>
          </w:tcPr>
          <w:p w14:paraId="39265783" w14:textId="77777777" w:rsidR="00282B6B" w:rsidRDefault="00282B6B" w:rsidP="004C17A2">
            <w:pPr>
              <w:pStyle w:val="Zkladntext"/>
              <w:spacing w:line="240" w:lineRule="auto"/>
              <w:jc w:val="left"/>
              <w:rPr>
                <w:lang w:val="en-US"/>
              </w:rPr>
            </w:pPr>
            <w:r>
              <w:rPr>
                <w:lang w:val="en-US"/>
              </w:rPr>
              <w:t>BI &amp; analytika</w:t>
            </w:r>
          </w:p>
        </w:tc>
        <w:tc>
          <w:tcPr>
            <w:tcW w:w="2016" w:type="dxa"/>
            <w:tcBorders>
              <w:top w:val="nil"/>
              <w:left w:val="nil"/>
              <w:bottom w:val="nil"/>
              <w:right w:val="nil"/>
            </w:tcBorders>
          </w:tcPr>
          <w:p w14:paraId="0EF8086C"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-0.032</w:t>
            </w:r>
            <w:r>
              <w:rPr>
                <w:rFonts w:ascii="Times New Roman" w:hAnsi="Times New Roman" w:cs="Times New Roman"/>
                <w:vertAlign w:val="superscript"/>
                <w:lang w:val="en-US"/>
              </w:rPr>
              <w:t>***</w:t>
            </w:r>
          </w:p>
        </w:tc>
        <w:tc>
          <w:tcPr>
            <w:tcW w:w="2016" w:type="dxa"/>
            <w:tcBorders>
              <w:top w:val="nil"/>
              <w:left w:val="nil"/>
              <w:bottom w:val="nil"/>
              <w:right w:val="nil"/>
            </w:tcBorders>
          </w:tcPr>
          <w:p w14:paraId="5C67C3D1"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0.090</w:t>
            </w:r>
            <w:r>
              <w:rPr>
                <w:rFonts w:ascii="Times New Roman" w:hAnsi="Times New Roman" w:cs="Times New Roman"/>
                <w:vertAlign w:val="superscript"/>
                <w:lang w:val="en-US"/>
              </w:rPr>
              <w:t>*</w:t>
            </w:r>
          </w:p>
        </w:tc>
        <w:tc>
          <w:tcPr>
            <w:tcW w:w="2016" w:type="dxa"/>
            <w:tcBorders>
              <w:top w:val="nil"/>
              <w:left w:val="nil"/>
              <w:bottom w:val="nil"/>
              <w:right w:val="nil"/>
            </w:tcBorders>
          </w:tcPr>
          <w:p w14:paraId="13D005B1"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-0.007</w:t>
            </w:r>
          </w:p>
        </w:tc>
      </w:tr>
      <w:tr w:rsidR="00282B6B" w14:paraId="7D5FD368" w14:textId="77777777" w:rsidTr="0053276F">
        <w:tc>
          <w:tcPr>
            <w:tcW w:w="2616" w:type="dxa"/>
            <w:tcBorders>
              <w:top w:val="nil"/>
              <w:left w:val="nil"/>
              <w:bottom w:val="nil"/>
              <w:right w:val="nil"/>
            </w:tcBorders>
          </w:tcPr>
          <w:p w14:paraId="27278E81"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3392A156"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(0.006)</w:t>
            </w:r>
          </w:p>
        </w:tc>
        <w:tc>
          <w:tcPr>
            <w:tcW w:w="2016" w:type="dxa"/>
            <w:tcBorders>
              <w:top w:val="nil"/>
              <w:left w:val="nil"/>
              <w:bottom w:val="nil"/>
              <w:right w:val="nil"/>
            </w:tcBorders>
          </w:tcPr>
          <w:p w14:paraId="1B443C1B"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(0.038)</w:t>
            </w:r>
          </w:p>
        </w:tc>
        <w:tc>
          <w:tcPr>
            <w:tcW w:w="2016" w:type="dxa"/>
            <w:tcBorders>
              <w:top w:val="nil"/>
              <w:left w:val="nil"/>
              <w:bottom w:val="nil"/>
              <w:right w:val="nil"/>
            </w:tcBorders>
          </w:tcPr>
          <w:p w14:paraId="23C2A5D0"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(0.013)</w:t>
            </w:r>
          </w:p>
        </w:tc>
      </w:tr>
      <w:tr w:rsidR="00282B6B" w14:paraId="79E8F940" w14:textId="77777777" w:rsidTr="0053276F">
        <w:tc>
          <w:tcPr>
            <w:tcW w:w="2616" w:type="dxa"/>
            <w:tcBorders>
              <w:top w:val="nil"/>
              <w:left w:val="nil"/>
              <w:bottom w:val="nil"/>
              <w:right w:val="nil"/>
            </w:tcBorders>
          </w:tcPr>
          <w:p w14:paraId="603E3B7C"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4E7CE3E1"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283F14CB"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170D725C"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r>
      <w:tr w:rsidR="00282B6B" w14:paraId="554F621B" w14:textId="77777777" w:rsidTr="0053276F">
        <w:tc>
          <w:tcPr>
            <w:tcW w:w="2616" w:type="dxa"/>
            <w:tcBorders>
              <w:top w:val="nil"/>
              <w:left w:val="nil"/>
              <w:bottom w:val="nil"/>
              <w:right w:val="nil"/>
            </w:tcBorders>
          </w:tcPr>
          <w:p w14:paraId="79AF178A" w14:textId="77777777" w:rsidR="00282B6B" w:rsidRDefault="00282B6B" w:rsidP="004C17A2">
            <w:pPr>
              <w:pStyle w:val="Zkladntext"/>
              <w:spacing w:line="240" w:lineRule="auto"/>
              <w:jc w:val="left"/>
              <w:rPr>
                <w:lang w:val="en-US"/>
              </w:rPr>
            </w:pPr>
            <w:r>
              <w:rPr>
                <w:lang w:val="en-US"/>
              </w:rPr>
              <w:t>Backend</w:t>
            </w:r>
          </w:p>
        </w:tc>
        <w:tc>
          <w:tcPr>
            <w:tcW w:w="2016" w:type="dxa"/>
            <w:tcBorders>
              <w:top w:val="nil"/>
              <w:left w:val="nil"/>
              <w:bottom w:val="nil"/>
              <w:right w:val="nil"/>
            </w:tcBorders>
          </w:tcPr>
          <w:p w14:paraId="4D26FCBF"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-0.000</w:t>
            </w:r>
          </w:p>
        </w:tc>
        <w:tc>
          <w:tcPr>
            <w:tcW w:w="2016" w:type="dxa"/>
            <w:tcBorders>
              <w:top w:val="nil"/>
              <w:left w:val="nil"/>
              <w:bottom w:val="nil"/>
              <w:right w:val="nil"/>
            </w:tcBorders>
          </w:tcPr>
          <w:p w14:paraId="6BBB0FB7"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0.023</w:t>
            </w:r>
          </w:p>
        </w:tc>
        <w:tc>
          <w:tcPr>
            <w:tcW w:w="2016" w:type="dxa"/>
            <w:tcBorders>
              <w:top w:val="nil"/>
              <w:left w:val="nil"/>
              <w:bottom w:val="nil"/>
              <w:right w:val="nil"/>
            </w:tcBorders>
          </w:tcPr>
          <w:p w14:paraId="0256C1A4"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0.006</w:t>
            </w:r>
          </w:p>
        </w:tc>
      </w:tr>
      <w:tr w:rsidR="00282B6B" w14:paraId="4EFB40A6" w14:textId="77777777" w:rsidTr="0053276F">
        <w:tc>
          <w:tcPr>
            <w:tcW w:w="2616" w:type="dxa"/>
            <w:tcBorders>
              <w:top w:val="nil"/>
              <w:left w:val="nil"/>
              <w:bottom w:val="nil"/>
              <w:right w:val="nil"/>
            </w:tcBorders>
          </w:tcPr>
          <w:p w14:paraId="6173821F"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2753C7B7"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(0.008)</w:t>
            </w:r>
          </w:p>
        </w:tc>
        <w:tc>
          <w:tcPr>
            <w:tcW w:w="2016" w:type="dxa"/>
            <w:tcBorders>
              <w:top w:val="nil"/>
              <w:left w:val="nil"/>
              <w:bottom w:val="nil"/>
              <w:right w:val="nil"/>
            </w:tcBorders>
          </w:tcPr>
          <w:p w14:paraId="542172E6"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(0.037)</w:t>
            </w:r>
          </w:p>
        </w:tc>
        <w:tc>
          <w:tcPr>
            <w:tcW w:w="2016" w:type="dxa"/>
            <w:tcBorders>
              <w:top w:val="nil"/>
              <w:left w:val="nil"/>
              <w:bottom w:val="nil"/>
              <w:right w:val="nil"/>
            </w:tcBorders>
          </w:tcPr>
          <w:p w14:paraId="2241BCF8"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(0.013)</w:t>
            </w:r>
          </w:p>
        </w:tc>
      </w:tr>
      <w:tr w:rsidR="00282B6B" w14:paraId="5CAD285A" w14:textId="77777777" w:rsidTr="0053276F">
        <w:tc>
          <w:tcPr>
            <w:tcW w:w="2616" w:type="dxa"/>
            <w:tcBorders>
              <w:top w:val="nil"/>
              <w:left w:val="nil"/>
              <w:bottom w:val="nil"/>
              <w:right w:val="nil"/>
            </w:tcBorders>
          </w:tcPr>
          <w:p w14:paraId="17EBEFE2"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515E60D5"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2CB599E8"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4DDE1A8B"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r>
      <w:tr w:rsidR="00282B6B" w14:paraId="6094039C" w14:textId="77777777" w:rsidTr="0053276F">
        <w:tc>
          <w:tcPr>
            <w:tcW w:w="2616" w:type="dxa"/>
            <w:tcBorders>
              <w:top w:val="nil"/>
              <w:left w:val="nil"/>
              <w:bottom w:val="nil"/>
              <w:right w:val="nil"/>
            </w:tcBorders>
          </w:tcPr>
          <w:p w14:paraId="79F1E713" w14:textId="77777777" w:rsidR="00282B6B" w:rsidRDefault="00282B6B" w:rsidP="004C17A2">
            <w:pPr>
              <w:pStyle w:val="Zkladntext"/>
              <w:spacing w:line="240" w:lineRule="auto"/>
              <w:jc w:val="left"/>
              <w:rPr>
                <w:lang w:val="en-US"/>
              </w:rPr>
            </w:pPr>
            <w:r>
              <w:rPr>
                <w:lang w:val="en-US"/>
              </w:rPr>
              <w:t>Certifikace</w:t>
            </w:r>
          </w:p>
        </w:tc>
        <w:tc>
          <w:tcPr>
            <w:tcW w:w="2016" w:type="dxa"/>
            <w:tcBorders>
              <w:top w:val="nil"/>
              <w:left w:val="nil"/>
              <w:bottom w:val="nil"/>
              <w:right w:val="nil"/>
            </w:tcBorders>
          </w:tcPr>
          <w:p w14:paraId="503AB0B3"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-0.011</w:t>
            </w:r>
          </w:p>
        </w:tc>
        <w:tc>
          <w:tcPr>
            <w:tcW w:w="2016" w:type="dxa"/>
            <w:tcBorders>
              <w:top w:val="nil"/>
              <w:left w:val="nil"/>
              <w:bottom w:val="nil"/>
              <w:right w:val="nil"/>
            </w:tcBorders>
          </w:tcPr>
          <w:p w14:paraId="769992F9"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-0.020</w:t>
            </w:r>
          </w:p>
        </w:tc>
        <w:tc>
          <w:tcPr>
            <w:tcW w:w="2016" w:type="dxa"/>
            <w:tcBorders>
              <w:top w:val="nil"/>
              <w:left w:val="nil"/>
              <w:bottom w:val="nil"/>
              <w:right w:val="nil"/>
            </w:tcBorders>
          </w:tcPr>
          <w:p w14:paraId="7CA85363"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0.059</w:t>
            </w:r>
            <w:r>
              <w:rPr>
                <w:rFonts w:ascii="Times New Roman" w:hAnsi="Times New Roman" w:cs="Times New Roman"/>
                <w:vertAlign w:val="superscript"/>
                <w:lang w:val="en-US"/>
              </w:rPr>
              <w:t>*</w:t>
            </w:r>
          </w:p>
        </w:tc>
      </w:tr>
      <w:tr w:rsidR="00282B6B" w14:paraId="4B7E3B23" w14:textId="77777777" w:rsidTr="0053276F">
        <w:tc>
          <w:tcPr>
            <w:tcW w:w="2616" w:type="dxa"/>
            <w:tcBorders>
              <w:top w:val="nil"/>
              <w:left w:val="nil"/>
              <w:bottom w:val="nil"/>
              <w:right w:val="nil"/>
            </w:tcBorders>
          </w:tcPr>
          <w:p w14:paraId="295B613F"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31AE851B"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(0.009)</w:t>
            </w:r>
          </w:p>
        </w:tc>
        <w:tc>
          <w:tcPr>
            <w:tcW w:w="2016" w:type="dxa"/>
            <w:tcBorders>
              <w:top w:val="nil"/>
              <w:left w:val="nil"/>
              <w:bottom w:val="nil"/>
              <w:right w:val="nil"/>
            </w:tcBorders>
          </w:tcPr>
          <w:p w14:paraId="0F3520C6"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(0.055)</w:t>
            </w:r>
          </w:p>
        </w:tc>
        <w:tc>
          <w:tcPr>
            <w:tcW w:w="2016" w:type="dxa"/>
            <w:tcBorders>
              <w:top w:val="nil"/>
              <w:left w:val="nil"/>
              <w:bottom w:val="nil"/>
              <w:right w:val="nil"/>
            </w:tcBorders>
          </w:tcPr>
          <w:p w14:paraId="0436F5BE"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(0.025)</w:t>
            </w:r>
          </w:p>
        </w:tc>
      </w:tr>
      <w:tr w:rsidR="00282B6B" w14:paraId="5049A57A" w14:textId="77777777" w:rsidTr="0053276F">
        <w:tc>
          <w:tcPr>
            <w:tcW w:w="2616" w:type="dxa"/>
            <w:tcBorders>
              <w:top w:val="nil"/>
              <w:left w:val="nil"/>
              <w:bottom w:val="nil"/>
              <w:right w:val="nil"/>
            </w:tcBorders>
          </w:tcPr>
          <w:p w14:paraId="44AF81A2"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1C0D0E7A"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3BF12401"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2CFF115B"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r>
      <w:tr w:rsidR="00282B6B" w14:paraId="7B15BB74" w14:textId="77777777" w:rsidTr="0053276F">
        <w:tc>
          <w:tcPr>
            <w:tcW w:w="2616" w:type="dxa"/>
            <w:tcBorders>
              <w:top w:val="nil"/>
              <w:left w:val="nil"/>
              <w:bottom w:val="nil"/>
              <w:right w:val="nil"/>
            </w:tcBorders>
          </w:tcPr>
          <w:p w14:paraId="345E15DC" w14:textId="77777777" w:rsidR="00282B6B" w:rsidRDefault="00282B6B" w:rsidP="004C17A2">
            <w:pPr>
              <w:pStyle w:val="Zkladntext"/>
              <w:spacing w:line="240" w:lineRule="auto"/>
              <w:jc w:val="left"/>
              <w:rPr>
                <w:lang w:val="en-US"/>
              </w:rPr>
            </w:pPr>
            <w:r>
              <w:rPr>
                <w:lang w:val="en-US"/>
              </w:rPr>
              <w:t>Cloud</w:t>
            </w:r>
          </w:p>
        </w:tc>
        <w:tc>
          <w:tcPr>
            <w:tcW w:w="2016" w:type="dxa"/>
            <w:tcBorders>
              <w:top w:val="nil"/>
              <w:left w:val="nil"/>
              <w:bottom w:val="nil"/>
              <w:right w:val="nil"/>
            </w:tcBorders>
          </w:tcPr>
          <w:p w14:paraId="187958EA"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0.043</w:t>
            </w:r>
            <w:r>
              <w:rPr>
                <w:rFonts w:ascii="Times New Roman" w:hAnsi="Times New Roman" w:cs="Times New Roman"/>
                <w:vertAlign w:val="superscript"/>
                <w:lang w:val="en-US"/>
              </w:rPr>
              <w:t>***</w:t>
            </w:r>
          </w:p>
        </w:tc>
        <w:tc>
          <w:tcPr>
            <w:tcW w:w="2016" w:type="dxa"/>
            <w:tcBorders>
              <w:top w:val="nil"/>
              <w:left w:val="nil"/>
              <w:bottom w:val="nil"/>
              <w:right w:val="nil"/>
            </w:tcBorders>
          </w:tcPr>
          <w:p w14:paraId="0254C122"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-0.018</w:t>
            </w:r>
          </w:p>
        </w:tc>
        <w:tc>
          <w:tcPr>
            <w:tcW w:w="2016" w:type="dxa"/>
            <w:tcBorders>
              <w:top w:val="nil"/>
              <w:left w:val="nil"/>
              <w:bottom w:val="nil"/>
              <w:right w:val="nil"/>
            </w:tcBorders>
          </w:tcPr>
          <w:p w14:paraId="0881EAB4"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0.067</w:t>
            </w:r>
            <w:r>
              <w:rPr>
                <w:rFonts w:ascii="Times New Roman" w:hAnsi="Times New Roman" w:cs="Times New Roman"/>
                <w:vertAlign w:val="superscript"/>
                <w:lang w:val="en-US"/>
              </w:rPr>
              <w:t>***</w:t>
            </w:r>
          </w:p>
        </w:tc>
      </w:tr>
      <w:tr w:rsidR="00282B6B" w14:paraId="1CF7A64D" w14:textId="77777777" w:rsidTr="0053276F">
        <w:tc>
          <w:tcPr>
            <w:tcW w:w="2616" w:type="dxa"/>
            <w:tcBorders>
              <w:top w:val="nil"/>
              <w:left w:val="nil"/>
              <w:bottom w:val="nil"/>
              <w:right w:val="nil"/>
            </w:tcBorders>
          </w:tcPr>
          <w:p w14:paraId="0BC54D97"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2B3E592C"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(0.007)</w:t>
            </w:r>
          </w:p>
        </w:tc>
        <w:tc>
          <w:tcPr>
            <w:tcW w:w="2016" w:type="dxa"/>
            <w:tcBorders>
              <w:top w:val="nil"/>
              <w:left w:val="nil"/>
              <w:bottom w:val="nil"/>
              <w:right w:val="nil"/>
            </w:tcBorders>
          </w:tcPr>
          <w:p w14:paraId="11EFB31F"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(0.032)</w:t>
            </w:r>
          </w:p>
        </w:tc>
        <w:tc>
          <w:tcPr>
            <w:tcW w:w="2016" w:type="dxa"/>
            <w:tcBorders>
              <w:top w:val="nil"/>
              <w:left w:val="nil"/>
              <w:bottom w:val="nil"/>
              <w:right w:val="nil"/>
            </w:tcBorders>
          </w:tcPr>
          <w:p w14:paraId="33B76057"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(0.016)</w:t>
            </w:r>
          </w:p>
        </w:tc>
      </w:tr>
      <w:tr w:rsidR="00282B6B" w14:paraId="685ED2CF" w14:textId="77777777" w:rsidTr="0053276F">
        <w:tc>
          <w:tcPr>
            <w:tcW w:w="2616" w:type="dxa"/>
            <w:tcBorders>
              <w:top w:val="nil"/>
              <w:left w:val="nil"/>
              <w:bottom w:val="nil"/>
              <w:right w:val="nil"/>
            </w:tcBorders>
          </w:tcPr>
          <w:p w14:paraId="63B39064"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7AB743E9"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63B53DF3"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3B167A4E"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r>
      <w:tr w:rsidR="00282B6B" w14:paraId="60862B5C" w14:textId="77777777" w:rsidTr="0053276F">
        <w:tc>
          <w:tcPr>
            <w:tcW w:w="2616" w:type="dxa"/>
            <w:tcBorders>
              <w:top w:val="nil"/>
              <w:left w:val="nil"/>
              <w:bottom w:val="nil"/>
              <w:right w:val="nil"/>
            </w:tcBorders>
          </w:tcPr>
          <w:p w14:paraId="18CA2C30" w14:textId="77777777" w:rsidR="00282B6B" w:rsidRDefault="00282B6B" w:rsidP="004C17A2">
            <w:pPr>
              <w:pStyle w:val="Zkladntext"/>
              <w:spacing w:line="240" w:lineRule="auto"/>
              <w:jc w:val="left"/>
              <w:rPr>
                <w:lang w:val="en-US"/>
              </w:rPr>
            </w:pPr>
            <w:r>
              <w:rPr>
                <w:lang w:val="en-US"/>
              </w:rPr>
              <w:lastRenderedPageBreak/>
              <w:t>Datové inženýrství</w:t>
            </w:r>
          </w:p>
        </w:tc>
        <w:tc>
          <w:tcPr>
            <w:tcW w:w="2016" w:type="dxa"/>
            <w:tcBorders>
              <w:top w:val="nil"/>
              <w:left w:val="nil"/>
              <w:bottom w:val="nil"/>
              <w:right w:val="nil"/>
            </w:tcBorders>
          </w:tcPr>
          <w:p w14:paraId="1F0DF0E0"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0.017</w:t>
            </w:r>
            <w:r>
              <w:rPr>
                <w:rFonts w:ascii="Times New Roman" w:hAnsi="Times New Roman" w:cs="Times New Roman"/>
                <w:vertAlign w:val="superscript"/>
                <w:lang w:val="en-US"/>
              </w:rPr>
              <w:t>**</w:t>
            </w:r>
          </w:p>
        </w:tc>
        <w:tc>
          <w:tcPr>
            <w:tcW w:w="2016" w:type="dxa"/>
            <w:tcBorders>
              <w:top w:val="nil"/>
              <w:left w:val="nil"/>
              <w:bottom w:val="nil"/>
              <w:right w:val="nil"/>
            </w:tcBorders>
          </w:tcPr>
          <w:p w14:paraId="74DE8721"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0.048</w:t>
            </w:r>
          </w:p>
        </w:tc>
        <w:tc>
          <w:tcPr>
            <w:tcW w:w="2016" w:type="dxa"/>
            <w:tcBorders>
              <w:top w:val="nil"/>
              <w:left w:val="nil"/>
              <w:bottom w:val="nil"/>
              <w:right w:val="nil"/>
            </w:tcBorders>
          </w:tcPr>
          <w:p w14:paraId="17F30150"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0.054</w:t>
            </w:r>
            <w:r>
              <w:rPr>
                <w:rFonts w:ascii="Times New Roman" w:hAnsi="Times New Roman" w:cs="Times New Roman"/>
                <w:vertAlign w:val="superscript"/>
                <w:lang w:val="en-US"/>
              </w:rPr>
              <w:t>***</w:t>
            </w:r>
          </w:p>
        </w:tc>
      </w:tr>
      <w:tr w:rsidR="00282B6B" w14:paraId="782FDA86" w14:textId="77777777" w:rsidTr="0053276F">
        <w:tc>
          <w:tcPr>
            <w:tcW w:w="2616" w:type="dxa"/>
            <w:tcBorders>
              <w:top w:val="nil"/>
              <w:left w:val="nil"/>
              <w:bottom w:val="nil"/>
              <w:right w:val="nil"/>
            </w:tcBorders>
          </w:tcPr>
          <w:p w14:paraId="163A4556"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5482B0B5"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(0.006)</w:t>
            </w:r>
          </w:p>
        </w:tc>
        <w:tc>
          <w:tcPr>
            <w:tcW w:w="2016" w:type="dxa"/>
            <w:tcBorders>
              <w:top w:val="nil"/>
              <w:left w:val="nil"/>
              <w:bottom w:val="nil"/>
              <w:right w:val="nil"/>
            </w:tcBorders>
          </w:tcPr>
          <w:p w14:paraId="34C1FFFF"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(0.039)</w:t>
            </w:r>
          </w:p>
        </w:tc>
        <w:tc>
          <w:tcPr>
            <w:tcW w:w="2016" w:type="dxa"/>
            <w:tcBorders>
              <w:top w:val="nil"/>
              <w:left w:val="nil"/>
              <w:bottom w:val="nil"/>
              <w:right w:val="nil"/>
            </w:tcBorders>
          </w:tcPr>
          <w:p w14:paraId="1186B73A"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(0.014)</w:t>
            </w:r>
          </w:p>
        </w:tc>
      </w:tr>
      <w:tr w:rsidR="00282B6B" w14:paraId="57898716" w14:textId="77777777" w:rsidTr="0053276F">
        <w:tc>
          <w:tcPr>
            <w:tcW w:w="2616" w:type="dxa"/>
            <w:tcBorders>
              <w:top w:val="nil"/>
              <w:left w:val="nil"/>
              <w:bottom w:val="nil"/>
              <w:right w:val="nil"/>
            </w:tcBorders>
          </w:tcPr>
          <w:p w14:paraId="5EDF3832"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347BB732"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092FDBA0"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0C09302B"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r>
      <w:tr w:rsidR="00282B6B" w14:paraId="3E8479A5" w14:textId="77777777" w:rsidTr="0053276F">
        <w:tc>
          <w:tcPr>
            <w:tcW w:w="2616" w:type="dxa"/>
            <w:tcBorders>
              <w:top w:val="nil"/>
              <w:left w:val="nil"/>
              <w:bottom w:val="nil"/>
              <w:right w:val="nil"/>
            </w:tcBorders>
          </w:tcPr>
          <w:p w14:paraId="521029F0" w14:textId="77777777" w:rsidR="00282B6B" w:rsidRDefault="00282B6B" w:rsidP="004C17A2">
            <w:pPr>
              <w:pStyle w:val="Zkladntext"/>
              <w:spacing w:line="240" w:lineRule="auto"/>
              <w:jc w:val="left"/>
              <w:rPr>
                <w:lang w:val="en-US"/>
              </w:rPr>
            </w:pPr>
            <w:r>
              <w:rPr>
                <w:lang w:val="en-US"/>
              </w:rPr>
              <w:t>Databáze &amp; storage</w:t>
            </w:r>
          </w:p>
        </w:tc>
        <w:tc>
          <w:tcPr>
            <w:tcW w:w="2016" w:type="dxa"/>
            <w:tcBorders>
              <w:top w:val="nil"/>
              <w:left w:val="nil"/>
              <w:bottom w:val="nil"/>
              <w:right w:val="nil"/>
            </w:tcBorders>
          </w:tcPr>
          <w:p w14:paraId="5125B8F3"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-0.041</w:t>
            </w:r>
            <w:r>
              <w:rPr>
                <w:rFonts w:ascii="Times New Roman" w:hAnsi="Times New Roman" w:cs="Times New Roman"/>
                <w:vertAlign w:val="superscript"/>
                <w:lang w:val="en-US"/>
              </w:rPr>
              <w:t>***</w:t>
            </w:r>
          </w:p>
        </w:tc>
        <w:tc>
          <w:tcPr>
            <w:tcW w:w="2016" w:type="dxa"/>
            <w:tcBorders>
              <w:top w:val="nil"/>
              <w:left w:val="nil"/>
              <w:bottom w:val="nil"/>
              <w:right w:val="nil"/>
            </w:tcBorders>
          </w:tcPr>
          <w:p w14:paraId="2F35172C"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-0.012</w:t>
            </w:r>
          </w:p>
        </w:tc>
        <w:tc>
          <w:tcPr>
            <w:tcW w:w="2016" w:type="dxa"/>
            <w:tcBorders>
              <w:top w:val="nil"/>
              <w:left w:val="nil"/>
              <w:bottom w:val="nil"/>
              <w:right w:val="nil"/>
            </w:tcBorders>
          </w:tcPr>
          <w:p w14:paraId="22C6C51C"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0.024</w:t>
            </w:r>
          </w:p>
        </w:tc>
      </w:tr>
      <w:tr w:rsidR="00282B6B" w14:paraId="0E3492D6" w14:textId="77777777" w:rsidTr="0053276F">
        <w:tc>
          <w:tcPr>
            <w:tcW w:w="2616" w:type="dxa"/>
            <w:tcBorders>
              <w:top w:val="nil"/>
              <w:left w:val="nil"/>
              <w:bottom w:val="nil"/>
              <w:right w:val="nil"/>
            </w:tcBorders>
          </w:tcPr>
          <w:p w14:paraId="7B3B8ACD"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3648CED6"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(0.006)</w:t>
            </w:r>
          </w:p>
        </w:tc>
        <w:tc>
          <w:tcPr>
            <w:tcW w:w="2016" w:type="dxa"/>
            <w:tcBorders>
              <w:top w:val="nil"/>
              <w:left w:val="nil"/>
              <w:bottom w:val="nil"/>
              <w:right w:val="nil"/>
            </w:tcBorders>
          </w:tcPr>
          <w:p w14:paraId="2233C508"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(0.027)</w:t>
            </w:r>
          </w:p>
        </w:tc>
        <w:tc>
          <w:tcPr>
            <w:tcW w:w="2016" w:type="dxa"/>
            <w:tcBorders>
              <w:top w:val="nil"/>
              <w:left w:val="nil"/>
              <w:bottom w:val="nil"/>
              <w:right w:val="nil"/>
            </w:tcBorders>
          </w:tcPr>
          <w:p w14:paraId="371A7CDA"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(0.013)</w:t>
            </w:r>
          </w:p>
        </w:tc>
      </w:tr>
      <w:tr w:rsidR="00282B6B" w14:paraId="453D1C2B" w14:textId="77777777" w:rsidTr="0053276F">
        <w:tc>
          <w:tcPr>
            <w:tcW w:w="2616" w:type="dxa"/>
            <w:tcBorders>
              <w:top w:val="nil"/>
              <w:left w:val="nil"/>
              <w:bottom w:val="nil"/>
              <w:right w:val="nil"/>
            </w:tcBorders>
          </w:tcPr>
          <w:p w14:paraId="11F1D4D7"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057EFF52"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74159DA4"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7C4D86E6"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r>
      <w:tr w:rsidR="00282B6B" w14:paraId="1E0DC4F4" w14:textId="77777777" w:rsidTr="0053276F">
        <w:tc>
          <w:tcPr>
            <w:tcW w:w="2616" w:type="dxa"/>
            <w:tcBorders>
              <w:top w:val="nil"/>
              <w:left w:val="nil"/>
              <w:bottom w:val="nil"/>
              <w:right w:val="nil"/>
            </w:tcBorders>
          </w:tcPr>
          <w:p w14:paraId="546E65C7" w14:textId="77777777" w:rsidR="00282B6B" w:rsidRDefault="00282B6B" w:rsidP="004C17A2">
            <w:pPr>
              <w:pStyle w:val="Zkladntext"/>
              <w:spacing w:line="240" w:lineRule="auto"/>
              <w:jc w:val="left"/>
              <w:rPr>
                <w:lang w:val="en-US"/>
              </w:rPr>
            </w:pPr>
            <w:r>
              <w:rPr>
                <w:lang w:val="en-US"/>
              </w:rPr>
              <w:t>DevOps &amp; kontejnery</w:t>
            </w:r>
          </w:p>
        </w:tc>
        <w:tc>
          <w:tcPr>
            <w:tcW w:w="2016" w:type="dxa"/>
            <w:tcBorders>
              <w:top w:val="nil"/>
              <w:left w:val="nil"/>
              <w:bottom w:val="nil"/>
              <w:right w:val="nil"/>
            </w:tcBorders>
          </w:tcPr>
          <w:p w14:paraId="2A435A10"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0.039</w:t>
            </w:r>
            <w:r>
              <w:rPr>
                <w:rFonts w:ascii="Times New Roman" w:hAnsi="Times New Roman" w:cs="Times New Roman"/>
                <w:vertAlign w:val="superscript"/>
                <w:lang w:val="en-US"/>
              </w:rPr>
              <w:t>***</w:t>
            </w:r>
          </w:p>
        </w:tc>
        <w:tc>
          <w:tcPr>
            <w:tcW w:w="2016" w:type="dxa"/>
            <w:tcBorders>
              <w:top w:val="nil"/>
              <w:left w:val="nil"/>
              <w:bottom w:val="nil"/>
              <w:right w:val="nil"/>
            </w:tcBorders>
          </w:tcPr>
          <w:p w14:paraId="74E2D853"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0.030</w:t>
            </w:r>
          </w:p>
        </w:tc>
        <w:tc>
          <w:tcPr>
            <w:tcW w:w="2016" w:type="dxa"/>
            <w:tcBorders>
              <w:top w:val="nil"/>
              <w:left w:val="nil"/>
              <w:bottom w:val="nil"/>
              <w:right w:val="nil"/>
            </w:tcBorders>
          </w:tcPr>
          <w:p w14:paraId="3D91D10D"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0.064</w:t>
            </w:r>
            <w:r>
              <w:rPr>
                <w:rFonts w:ascii="Times New Roman" w:hAnsi="Times New Roman" w:cs="Times New Roman"/>
                <w:vertAlign w:val="superscript"/>
                <w:lang w:val="en-US"/>
              </w:rPr>
              <w:t>***</w:t>
            </w:r>
          </w:p>
        </w:tc>
      </w:tr>
      <w:tr w:rsidR="00282B6B" w14:paraId="70EE3918" w14:textId="77777777" w:rsidTr="0053276F">
        <w:tc>
          <w:tcPr>
            <w:tcW w:w="2616" w:type="dxa"/>
            <w:tcBorders>
              <w:top w:val="nil"/>
              <w:left w:val="nil"/>
              <w:bottom w:val="nil"/>
              <w:right w:val="nil"/>
            </w:tcBorders>
          </w:tcPr>
          <w:p w14:paraId="11498754"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4CD96E51"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(0.007)</w:t>
            </w:r>
          </w:p>
        </w:tc>
        <w:tc>
          <w:tcPr>
            <w:tcW w:w="2016" w:type="dxa"/>
            <w:tcBorders>
              <w:top w:val="nil"/>
              <w:left w:val="nil"/>
              <w:bottom w:val="nil"/>
              <w:right w:val="nil"/>
            </w:tcBorders>
          </w:tcPr>
          <w:p w14:paraId="4C69FA3C"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(0.030)</w:t>
            </w:r>
          </w:p>
        </w:tc>
        <w:tc>
          <w:tcPr>
            <w:tcW w:w="2016" w:type="dxa"/>
            <w:tcBorders>
              <w:top w:val="nil"/>
              <w:left w:val="nil"/>
              <w:bottom w:val="nil"/>
              <w:right w:val="nil"/>
            </w:tcBorders>
          </w:tcPr>
          <w:p w14:paraId="18B19D5A"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(0.015)</w:t>
            </w:r>
          </w:p>
        </w:tc>
      </w:tr>
      <w:tr w:rsidR="00282B6B" w14:paraId="0CFA89CD" w14:textId="77777777" w:rsidTr="0053276F">
        <w:tc>
          <w:tcPr>
            <w:tcW w:w="2616" w:type="dxa"/>
            <w:tcBorders>
              <w:top w:val="nil"/>
              <w:left w:val="nil"/>
              <w:bottom w:val="nil"/>
              <w:right w:val="nil"/>
            </w:tcBorders>
          </w:tcPr>
          <w:p w14:paraId="7E113EC8"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76A2829A"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53794934"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6EFA2216"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r>
      <w:tr w:rsidR="00282B6B" w14:paraId="6F7DF40C" w14:textId="77777777" w:rsidTr="0053276F">
        <w:tc>
          <w:tcPr>
            <w:tcW w:w="2616" w:type="dxa"/>
            <w:tcBorders>
              <w:top w:val="nil"/>
              <w:left w:val="nil"/>
              <w:bottom w:val="nil"/>
              <w:right w:val="nil"/>
            </w:tcBorders>
          </w:tcPr>
          <w:p w14:paraId="02852EDB" w14:textId="77777777" w:rsidR="00282B6B" w:rsidRDefault="00282B6B" w:rsidP="004C17A2">
            <w:pPr>
              <w:pStyle w:val="Zkladntext"/>
              <w:spacing w:line="240" w:lineRule="auto"/>
              <w:jc w:val="left"/>
              <w:rPr>
                <w:lang w:val="en-US"/>
              </w:rPr>
            </w:pPr>
            <w:r>
              <w:rPr>
                <w:lang w:val="en-US"/>
              </w:rPr>
              <w:t>Dynamický web</w:t>
            </w:r>
          </w:p>
        </w:tc>
        <w:tc>
          <w:tcPr>
            <w:tcW w:w="2016" w:type="dxa"/>
            <w:tcBorders>
              <w:top w:val="nil"/>
              <w:left w:val="nil"/>
              <w:bottom w:val="nil"/>
              <w:right w:val="nil"/>
            </w:tcBorders>
          </w:tcPr>
          <w:p w14:paraId="4A632F92"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0.032</w:t>
            </w:r>
            <w:r>
              <w:rPr>
                <w:rFonts w:ascii="Times New Roman" w:hAnsi="Times New Roman" w:cs="Times New Roman"/>
                <w:vertAlign w:val="superscript"/>
                <w:lang w:val="en-US"/>
              </w:rPr>
              <w:t>***</w:t>
            </w:r>
          </w:p>
        </w:tc>
        <w:tc>
          <w:tcPr>
            <w:tcW w:w="2016" w:type="dxa"/>
            <w:tcBorders>
              <w:top w:val="nil"/>
              <w:left w:val="nil"/>
              <w:bottom w:val="nil"/>
              <w:right w:val="nil"/>
            </w:tcBorders>
          </w:tcPr>
          <w:p w14:paraId="5A24CDBB"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-0.003</w:t>
            </w:r>
          </w:p>
        </w:tc>
        <w:tc>
          <w:tcPr>
            <w:tcW w:w="2016" w:type="dxa"/>
            <w:tcBorders>
              <w:top w:val="nil"/>
              <w:left w:val="nil"/>
              <w:bottom w:val="nil"/>
              <w:right w:val="nil"/>
            </w:tcBorders>
          </w:tcPr>
          <w:p w14:paraId="50F559AC"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-0.039</w:t>
            </w:r>
            <w:r>
              <w:rPr>
                <w:rFonts w:ascii="Times New Roman" w:hAnsi="Times New Roman" w:cs="Times New Roman"/>
                <w:vertAlign w:val="superscript"/>
                <w:lang w:val="en-US"/>
              </w:rPr>
              <w:t>**</w:t>
            </w:r>
          </w:p>
        </w:tc>
      </w:tr>
      <w:tr w:rsidR="00282B6B" w14:paraId="1B0CE5A4" w14:textId="77777777" w:rsidTr="0053276F">
        <w:tc>
          <w:tcPr>
            <w:tcW w:w="2616" w:type="dxa"/>
            <w:tcBorders>
              <w:top w:val="nil"/>
              <w:left w:val="nil"/>
              <w:bottom w:val="nil"/>
              <w:right w:val="nil"/>
            </w:tcBorders>
          </w:tcPr>
          <w:p w14:paraId="4E086506"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331869FA"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(0.006)</w:t>
            </w:r>
          </w:p>
        </w:tc>
        <w:tc>
          <w:tcPr>
            <w:tcW w:w="2016" w:type="dxa"/>
            <w:tcBorders>
              <w:top w:val="nil"/>
              <w:left w:val="nil"/>
              <w:bottom w:val="nil"/>
              <w:right w:val="nil"/>
            </w:tcBorders>
          </w:tcPr>
          <w:p w14:paraId="4AA66AA5"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(0.035)</w:t>
            </w:r>
          </w:p>
        </w:tc>
        <w:tc>
          <w:tcPr>
            <w:tcW w:w="2016" w:type="dxa"/>
            <w:tcBorders>
              <w:top w:val="nil"/>
              <w:left w:val="nil"/>
              <w:bottom w:val="nil"/>
              <w:right w:val="nil"/>
            </w:tcBorders>
          </w:tcPr>
          <w:p w14:paraId="6D561913"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(0.012)</w:t>
            </w:r>
          </w:p>
        </w:tc>
      </w:tr>
      <w:tr w:rsidR="00282B6B" w14:paraId="2366AF93" w14:textId="77777777" w:rsidTr="0053276F">
        <w:tc>
          <w:tcPr>
            <w:tcW w:w="2616" w:type="dxa"/>
            <w:tcBorders>
              <w:top w:val="nil"/>
              <w:left w:val="nil"/>
              <w:bottom w:val="nil"/>
              <w:right w:val="nil"/>
            </w:tcBorders>
          </w:tcPr>
          <w:p w14:paraId="58D28218"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1ED5B16E"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07049338"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55907F0B"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r>
      <w:tr w:rsidR="00282B6B" w14:paraId="1A524B38" w14:textId="77777777" w:rsidTr="0053276F">
        <w:tc>
          <w:tcPr>
            <w:tcW w:w="2616" w:type="dxa"/>
            <w:tcBorders>
              <w:top w:val="nil"/>
              <w:left w:val="nil"/>
              <w:bottom w:val="nil"/>
              <w:right w:val="nil"/>
            </w:tcBorders>
          </w:tcPr>
          <w:p w14:paraId="356A676E" w14:textId="77777777" w:rsidR="00282B6B" w:rsidRDefault="00282B6B" w:rsidP="004C17A2">
            <w:pPr>
              <w:pStyle w:val="Zkladntext"/>
              <w:spacing w:line="240" w:lineRule="auto"/>
              <w:jc w:val="left"/>
              <w:rPr>
                <w:lang w:val="en-US"/>
              </w:rPr>
            </w:pPr>
            <w:r>
              <w:rPr>
                <w:lang w:val="en-US"/>
              </w:rPr>
              <w:t>Enterprise (managed)</w:t>
            </w:r>
          </w:p>
        </w:tc>
        <w:tc>
          <w:tcPr>
            <w:tcW w:w="2016" w:type="dxa"/>
            <w:tcBorders>
              <w:top w:val="nil"/>
              <w:left w:val="nil"/>
              <w:bottom w:val="nil"/>
              <w:right w:val="nil"/>
            </w:tcBorders>
          </w:tcPr>
          <w:p w14:paraId="4E0EB64F"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-0.027</w:t>
            </w:r>
            <w:r>
              <w:rPr>
                <w:rFonts w:ascii="Times New Roman" w:hAnsi="Times New Roman" w:cs="Times New Roman"/>
                <w:vertAlign w:val="superscript"/>
                <w:lang w:val="en-US"/>
              </w:rPr>
              <w:t>***</w:t>
            </w:r>
          </w:p>
        </w:tc>
        <w:tc>
          <w:tcPr>
            <w:tcW w:w="2016" w:type="dxa"/>
            <w:tcBorders>
              <w:top w:val="nil"/>
              <w:left w:val="nil"/>
              <w:bottom w:val="nil"/>
              <w:right w:val="nil"/>
            </w:tcBorders>
          </w:tcPr>
          <w:p w14:paraId="2574DC41"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-0.066</w:t>
            </w:r>
            <w:r>
              <w:rPr>
                <w:rFonts w:ascii="Times New Roman" w:hAnsi="Times New Roman" w:cs="Times New Roman"/>
                <w:vertAlign w:val="superscript"/>
                <w:lang w:val="en-US"/>
              </w:rPr>
              <w:t>*</w:t>
            </w:r>
          </w:p>
        </w:tc>
        <w:tc>
          <w:tcPr>
            <w:tcW w:w="2016" w:type="dxa"/>
            <w:tcBorders>
              <w:top w:val="nil"/>
              <w:left w:val="nil"/>
              <w:bottom w:val="nil"/>
              <w:right w:val="nil"/>
            </w:tcBorders>
          </w:tcPr>
          <w:p w14:paraId="0F325E24"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0.041</w:t>
            </w:r>
            <w:r>
              <w:rPr>
                <w:rFonts w:ascii="Times New Roman" w:hAnsi="Times New Roman" w:cs="Times New Roman"/>
                <w:vertAlign w:val="superscript"/>
                <w:lang w:val="en-US"/>
              </w:rPr>
              <w:t>**</w:t>
            </w:r>
          </w:p>
        </w:tc>
      </w:tr>
      <w:tr w:rsidR="00282B6B" w14:paraId="7F793199" w14:textId="77777777" w:rsidTr="0053276F">
        <w:tc>
          <w:tcPr>
            <w:tcW w:w="2616" w:type="dxa"/>
            <w:tcBorders>
              <w:top w:val="nil"/>
              <w:left w:val="nil"/>
              <w:bottom w:val="nil"/>
              <w:right w:val="nil"/>
            </w:tcBorders>
          </w:tcPr>
          <w:p w14:paraId="621C6966"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770467E3"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(0.006)</w:t>
            </w:r>
          </w:p>
        </w:tc>
        <w:tc>
          <w:tcPr>
            <w:tcW w:w="2016" w:type="dxa"/>
            <w:tcBorders>
              <w:top w:val="nil"/>
              <w:left w:val="nil"/>
              <w:bottom w:val="nil"/>
              <w:right w:val="nil"/>
            </w:tcBorders>
          </w:tcPr>
          <w:p w14:paraId="7F1256A3"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(0.032)</w:t>
            </w:r>
          </w:p>
        </w:tc>
        <w:tc>
          <w:tcPr>
            <w:tcW w:w="2016" w:type="dxa"/>
            <w:tcBorders>
              <w:top w:val="nil"/>
              <w:left w:val="nil"/>
              <w:bottom w:val="nil"/>
              <w:right w:val="nil"/>
            </w:tcBorders>
          </w:tcPr>
          <w:p w14:paraId="7D92B00F"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(0.014)</w:t>
            </w:r>
          </w:p>
        </w:tc>
      </w:tr>
      <w:tr w:rsidR="00282B6B" w14:paraId="0E5DA9C1" w14:textId="77777777" w:rsidTr="0053276F">
        <w:tc>
          <w:tcPr>
            <w:tcW w:w="2616" w:type="dxa"/>
            <w:tcBorders>
              <w:top w:val="nil"/>
              <w:left w:val="nil"/>
              <w:bottom w:val="nil"/>
              <w:right w:val="nil"/>
            </w:tcBorders>
          </w:tcPr>
          <w:p w14:paraId="6770A80D"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67EBE318"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5F7410E5"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02B900BB"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r>
      <w:tr w:rsidR="00282B6B" w14:paraId="05AF4605" w14:textId="77777777" w:rsidTr="0053276F">
        <w:tc>
          <w:tcPr>
            <w:tcW w:w="2616" w:type="dxa"/>
            <w:tcBorders>
              <w:top w:val="nil"/>
              <w:left w:val="nil"/>
              <w:bottom w:val="nil"/>
              <w:right w:val="nil"/>
            </w:tcBorders>
          </w:tcPr>
          <w:p w14:paraId="3A45FDD9" w14:textId="77777777" w:rsidR="00282B6B" w:rsidRDefault="00282B6B" w:rsidP="004C17A2">
            <w:pPr>
              <w:pStyle w:val="Zkladntext"/>
              <w:spacing w:line="240" w:lineRule="auto"/>
              <w:jc w:val="left"/>
              <w:rPr>
                <w:lang w:val="en-US"/>
              </w:rPr>
            </w:pPr>
            <w:r>
              <w:rPr>
                <w:lang w:val="en-US"/>
              </w:rPr>
              <w:t>Enterprise platformy</w:t>
            </w:r>
          </w:p>
        </w:tc>
        <w:tc>
          <w:tcPr>
            <w:tcW w:w="2016" w:type="dxa"/>
            <w:tcBorders>
              <w:top w:val="nil"/>
              <w:left w:val="nil"/>
              <w:bottom w:val="nil"/>
              <w:right w:val="nil"/>
            </w:tcBorders>
          </w:tcPr>
          <w:p w14:paraId="2A28492C"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-0.007</w:t>
            </w:r>
          </w:p>
        </w:tc>
        <w:tc>
          <w:tcPr>
            <w:tcW w:w="2016" w:type="dxa"/>
            <w:tcBorders>
              <w:top w:val="nil"/>
              <w:left w:val="nil"/>
              <w:bottom w:val="nil"/>
              <w:right w:val="nil"/>
            </w:tcBorders>
          </w:tcPr>
          <w:p w14:paraId="668BE091"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0.091</w:t>
            </w:r>
          </w:p>
        </w:tc>
        <w:tc>
          <w:tcPr>
            <w:tcW w:w="2016" w:type="dxa"/>
            <w:tcBorders>
              <w:top w:val="nil"/>
              <w:left w:val="nil"/>
              <w:bottom w:val="nil"/>
              <w:right w:val="nil"/>
            </w:tcBorders>
          </w:tcPr>
          <w:p w14:paraId="1F3314BC"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0.021</w:t>
            </w:r>
          </w:p>
        </w:tc>
      </w:tr>
      <w:tr w:rsidR="00282B6B" w14:paraId="13E6EB8E" w14:textId="77777777" w:rsidTr="0053276F">
        <w:tc>
          <w:tcPr>
            <w:tcW w:w="2616" w:type="dxa"/>
            <w:tcBorders>
              <w:top w:val="nil"/>
              <w:left w:val="nil"/>
              <w:bottom w:val="nil"/>
              <w:right w:val="nil"/>
            </w:tcBorders>
          </w:tcPr>
          <w:p w14:paraId="301DD980"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042DD95F"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(0.014)</w:t>
            </w:r>
          </w:p>
        </w:tc>
        <w:tc>
          <w:tcPr>
            <w:tcW w:w="2016" w:type="dxa"/>
            <w:tcBorders>
              <w:top w:val="nil"/>
              <w:left w:val="nil"/>
              <w:bottom w:val="nil"/>
              <w:right w:val="nil"/>
            </w:tcBorders>
          </w:tcPr>
          <w:p w14:paraId="6DF8CB21"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(0.115)</w:t>
            </w:r>
          </w:p>
        </w:tc>
        <w:tc>
          <w:tcPr>
            <w:tcW w:w="2016" w:type="dxa"/>
            <w:tcBorders>
              <w:top w:val="nil"/>
              <w:left w:val="nil"/>
              <w:bottom w:val="nil"/>
              <w:right w:val="nil"/>
            </w:tcBorders>
          </w:tcPr>
          <w:p w14:paraId="7C95A4F9"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(0.031)</w:t>
            </w:r>
          </w:p>
        </w:tc>
      </w:tr>
      <w:tr w:rsidR="00282B6B" w14:paraId="394B8418" w14:textId="77777777" w:rsidTr="0053276F">
        <w:tc>
          <w:tcPr>
            <w:tcW w:w="2616" w:type="dxa"/>
            <w:tcBorders>
              <w:top w:val="nil"/>
              <w:left w:val="nil"/>
              <w:bottom w:val="nil"/>
              <w:right w:val="nil"/>
            </w:tcBorders>
          </w:tcPr>
          <w:p w14:paraId="1CE76D3F"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7556C860"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1D51F773"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6C8EB1E5"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r>
      <w:tr w:rsidR="00282B6B" w14:paraId="7A200858" w14:textId="77777777" w:rsidTr="0053276F">
        <w:tc>
          <w:tcPr>
            <w:tcW w:w="2616" w:type="dxa"/>
            <w:tcBorders>
              <w:top w:val="nil"/>
              <w:left w:val="nil"/>
              <w:bottom w:val="nil"/>
              <w:right w:val="nil"/>
            </w:tcBorders>
          </w:tcPr>
          <w:p w14:paraId="211767C2" w14:textId="77777777" w:rsidR="00282B6B" w:rsidRDefault="00282B6B" w:rsidP="004C17A2">
            <w:pPr>
              <w:pStyle w:val="Zkladntext"/>
              <w:spacing w:line="240" w:lineRule="auto"/>
              <w:jc w:val="left"/>
              <w:rPr>
                <w:lang w:val="en-US"/>
              </w:rPr>
            </w:pPr>
            <w:r>
              <w:rPr>
                <w:lang w:val="en-US"/>
              </w:rPr>
              <w:t>Frontend</w:t>
            </w:r>
          </w:p>
        </w:tc>
        <w:tc>
          <w:tcPr>
            <w:tcW w:w="2016" w:type="dxa"/>
            <w:tcBorders>
              <w:top w:val="nil"/>
              <w:left w:val="nil"/>
              <w:bottom w:val="nil"/>
              <w:right w:val="nil"/>
            </w:tcBorders>
          </w:tcPr>
          <w:p w14:paraId="19F44B8E"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-0.004</w:t>
            </w:r>
          </w:p>
        </w:tc>
        <w:tc>
          <w:tcPr>
            <w:tcW w:w="2016" w:type="dxa"/>
            <w:tcBorders>
              <w:top w:val="nil"/>
              <w:left w:val="nil"/>
              <w:bottom w:val="nil"/>
              <w:right w:val="nil"/>
            </w:tcBorders>
          </w:tcPr>
          <w:p w14:paraId="4C034467"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-0.037</w:t>
            </w:r>
          </w:p>
        </w:tc>
        <w:tc>
          <w:tcPr>
            <w:tcW w:w="2016" w:type="dxa"/>
            <w:tcBorders>
              <w:top w:val="nil"/>
              <w:left w:val="nil"/>
              <w:bottom w:val="nil"/>
              <w:right w:val="nil"/>
            </w:tcBorders>
          </w:tcPr>
          <w:p w14:paraId="3463F7A3"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-0.023</w:t>
            </w:r>
          </w:p>
        </w:tc>
      </w:tr>
      <w:tr w:rsidR="00282B6B" w14:paraId="2392181C" w14:textId="77777777" w:rsidTr="0053276F">
        <w:tc>
          <w:tcPr>
            <w:tcW w:w="2616" w:type="dxa"/>
            <w:tcBorders>
              <w:top w:val="nil"/>
              <w:left w:val="nil"/>
              <w:bottom w:val="nil"/>
              <w:right w:val="nil"/>
            </w:tcBorders>
          </w:tcPr>
          <w:p w14:paraId="39ED19E5"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58073EAE"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(0.007)</w:t>
            </w:r>
          </w:p>
        </w:tc>
        <w:tc>
          <w:tcPr>
            <w:tcW w:w="2016" w:type="dxa"/>
            <w:tcBorders>
              <w:top w:val="nil"/>
              <w:left w:val="nil"/>
              <w:bottom w:val="nil"/>
              <w:right w:val="nil"/>
            </w:tcBorders>
          </w:tcPr>
          <w:p w14:paraId="28FC86E8"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(0.037)</w:t>
            </w:r>
          </w:p>
        </w:tc>
        <w:tc>
          <w:tcPr>
            <w:tcW w:w="2016" w:type="dxa"/>
            <w:tcBorders>
              <w:top w:val="nil"/>
              <w:left w:val="nil"/>
              <w:bottom w:val="nil"/>
              <w:right w:val="nil"/>
            </w:tcBorders>
          </w:tcPr>
          <w:p w14:paraId="7AD0491F"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(0.014)</w:t>
            </w:r>
          </w:p>
        </w:tc>
      </w:tr>
      <w:tr w:rsidR="00282B6B" w14:paraId="6CE0A118" w14:textId="77777777" w:rsidTr="0053276F">
        <w:tc>
          <w:tcPr>
            <w:tcW w:w="2616" w:type="dxa"/>
            <w:tcBorders>
              <w:top w:val="nil"/>
              <w:left w:val="nil"/>
              <w:bottom w:val="nil"/>
              <w:right w:val="nil"/>
            </w:tcBorders>
          </w:tcPr>
          <w:p w14:paraId="36B3A897"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25576819"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25414640"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5430BD72"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r>
      <w:tr w:rsidR="00282B6B" w14:paraId="7721485A" w14:textId="77777777" w:rsidTr="0053276F">
        <w:tc>
          <w:tcPr>
            <w:tcW w:w="2616" w:type="dxa"/>
            <w:tcBorders>
              <w:top w:val="nil"/>
              <w:left w:val="nil"/>
              <w:bottom w:val="nil"/>
              <w:right w:val="nil"/>
            </w:tcBorders>
          </w:tcPr>
          <w:p w14:paraId="0090F807" w14:textId="77777777" w:rsidR="00282B6B" w:rsidRDefault="00282B6B" w:rsidP="004C17A2">
            <w:pPr>
              <w:pStyle w:val="Zkladntext"/>
              <w:spacing w:line="240" w:lineRule="auto"/>
              <w:jc w:val="left"/>
              <w:rPr>
                <w:lang w:val="en-US"/>
              </w:rPr>
            </w:pPr>
            <w:r>
              <w:rPr>
                <w:lang w:val="en-US"/>
              </w:rPr>
              <w:t>Mobile &amp; desktop</w:t>
            </w:r>
          </w:p>
        </w:tc>
        <w:tc>
          <w:tcPr>
            <w:tcW w:w="2016" w:type="dxa"/>
            <w:tcBorders>
              <w:top w:val="nil"/>
              <w:left w:val="nil"/>
              <w:bottom w:val="nil"/>
              <w:right w:val="nil"/>
            </w:tcBorders>
          </w:tcPr>
          <w:p w14:paraId="5487E402"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-0.004</w:t>
            </w:r>
          </w:p>
        </w:tc>
        <w:tc>
          <w:tcPr>
            <w:tcW w:w="2016" w:type="dxa"/>
            <w:tcBorders>
              <w:top w:val="nil"/>
              <w:left w:val="nil"/>
              <w:bottom w:val="nil"/>
              <w:right w:val="nil"/>
            </w:tcBorders>
          </w:tcPr>
          <w:p w14:paraId="7C42F4CB"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-0.045</w:t>
            </w:r>
          </w:p>
        </w:tc>
        <w:tc>
          <w:tcPr>
            <w:tcW w:w="2016" w:type="dxa"/>
            <w:tcBorders>
              <w:top w:val="nil"/>
              <w:left w:val="nil"/>
              <w:bottom w:val="nil"/>
              <w:right w:val="nil"/>
            </w:tcBorders>
          </w:tcPr>
          <w:p w14:paraId="2FB613C5"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-0.044</w:t>
            </w:r>
            <w:r>
              <w:rPr>
                <w:rFonts w:ascii="Times New Roman" w:hAnsi="Times New Roman" w:cs="Times New Roman"/>
                <w:vertAlign w:val="superscript"/>
                <w:lang w:val="en-US"/>
              </w:rPr>
              <w:t>**</w:t>
            </w:r>
          </w:p>
        </w:tc>
      </w:tr>
      <w:tr w:rsidR="00282B6B" w14:paraId="33F14EDB" w14:textId="77777777" w:rsidTr="0053276F">
        <w:tc>
          <w:tcPr>
            <w:tcW w:w="2616" w:type="dxa"/>
            <w:tcBorders>
              <w:top w:val="nil"/>
              <w:left w:val="nil"/>
              <w:bottom w:val="nil"/>
              <w:right w:val="nil"/>
            </w:tcBorders>
          </w:tcPr>
          <w:p w14:paraId="52E19217"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32AE5DB0"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(0.009)</w:t>
            </w:r>
          </w:p>
        </w:tc>
        <w:tc>
          <w:tcPr>
            <w:tcW w:w="2016" w:type="dxa"/>
            <w:tcBorders>
              <w:top w:val="nil"/>
              <w:left w:val="nil"/>
              <w:bottom w:val="nil"/>
              <w:right w:val="nil"/>
            </w:tcBorders>
          </w:tcPr>
          <w:p w14:paraId="664D00E7"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(0.042)</w:t>
            </w:r>
          </w:p>
        </w:tc>
        <w:tc>
          <w:tcPr>
            <w:tcW w:w="2016" w:type="dxa"/>
            <w:tcBorders>
              <w:top w:val="nil"/>
              <w:left w:val="nil"/>
              <w:bottom w:val="nil"/>
              <w:right w:val="nil"/>
            </w:tcBorders>
          </w:tcPr>
          <w:p w14:paraId="33288133"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(0.015)</w:t>
            </w:r>
          </w:p>
        </w:tc>
      </w:tr>
      <w:tr w:rsidR="00282B6B" w14:paraId="7014EDA6" w14:textId="77777777" w:rsidTr="0053276F">
        <w:tc>
          <w:tcPr>
            <w:tcW w:w="2616" w:type="dxa"/>
            <w:tcBorders>
              <w:top w:val="nil"/>
              <w:left w:val="nil"/>
              <w:bottom w:val="nil"/>
              <w:right w:val="nil"/>
            </w:tcBorders>
          </w:tcPr>
          <w:p w14:paraId="4B6AEC6B"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5FFC9BF0"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78F72292"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3BF639D1"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r>
      <w:tr w:rsidR="00282B6B" w14:paraId="11F35842" w14:textId="77777777" w:rsidTr="0053276F">
        <w:tc>
          <w:tcPr>
            <w:tcW w:w="2616" w:type="dxa"/>
            <w:tcBorders>
              <w:top w:val="nil"/>
              <w:left w:val="nil"/>
              <w:bottom w:val="nil"/>
              <w:right w:val="nil"/>
            </w:tcBorders>
          </w:tcPr>
          <w:p w14:paraId="6DEDFAA1" w14:textId="77777777" w:rsidR="00282B6B" w:rsidRDefault="00282B6B" w:rsidP="004C17A2">
            <w:pPr>
              <w:pStyle w:val="Zkladntext"/>
              <w:spacing w:line="240" w:lineRule="auto"/>
              <w:jc w:val="left"/>
              <w:rPr>
                <w:lang w:val="en-US"/>
              </w:rPr>
            </w:pPr>
            <w:r>
              <w:rPr>
                <w:lang w:val="en-US"/>
              </w:rPr>
              <w:t>Síťování</w:t>
            </w:r>
          </w:p>
        </w:tc>
        <w:tc>
          <w:tcPr>
            <w:tcW w:w="2016" w:type="dxa"/>
            <w:tcBorders>
              <w:top w:val="nil"/>
              <w:left w:val="nil"/>
              <w:bottom w:val="nil"/>
              <w:right w:val="nil"/>
            </w:tcBorders>
          </w:tcPr>
          <w:p w14:paraId="5DB4DFF5"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0.019</w:t>
            </w:r>
            <w:r>
              <w:rPr>
                <w:rFonts w:ascii="Times New Roman" w:hAnsi="Times New Roman" w:cs="Times New Roman"/>
                <w:vertAlign w:val="superscript"/>
                <w:lang w:val="en-US"/>
              </w:rPr>
              <w:t>*</w:t>
            </w:r>
          </w:p>
        </w:tc>
        <w:tc>
          <w:tcPr>
            <w:tcW w:w="2016" w:type="dxa"/>
            <w:tcBorders>
              <w:top w:val="nil"/>
              <w:left w:val="nil"/>
              <w:bottom w:val="nil"/>
              <w:right w:val="nil"/>
            </w:tcBorders>
          </w:tcPr>
          <w:p w14:paraId="7F00A260"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-0.002</w:t>
            </w:r>
          </w:p>
        </w:tc>
        <w:tc>
          <w:tcPr>
            <w:tcW w:w="2016" w:type="dxa"/>
            <w:tcBorders>
              <w:top w:val="nil"/>
              <w:left w:val="nil"/>
              <w:bottom w:val="nil"/>
              <w:right w:val="nil"/>
            </w:tcBorders>
          </w:tcPr>
          <w:p w14:paraId="56623E0D"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0.008</w:t>
            </w:r>
          </w:p>
        </w:tc>
      </w:tr>
      <w:tr w:rsidR="00282B6B" w14:paraId="587D0135" w14:textId="77777777" w:rsidTr="0053276F">
        <w:tc>
          <w:tcPr>
            <w:tcW w:w="2616" w:type="dxa"/>
            <w:tcBorders>
              <w:top w:val="nil"/>
              <w:left w:val="nil"/>
              <w:bottom w:val="nil"/>
              <w:right w:val="nil"/>
            </w:tcBorders>
          </w:tcPr>
          <w:p w14:paraId="3F8DA628"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382C1FA1"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(0.009)</w:t>
            </w:r>
          </w:p>
        </w:tc>
        <w:tc>
          <w:tcPr>
            <w:tcW w:w="2016" w:type="dxa"/>
            <w:tcBorders>
              <w:top w:val="nil"/>
              <w:left w:val="nil"/>
              <w:bottom w:val="nil"/>
              <w:right w:val="nil"/>
            </w:tcBorders>
          </w:tcPr>
          <w:p w14:paraId="0FC627D3"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(0.036)</w:t>
            </w:r>
          </w:p>
        </w:tc>
        <w:tc>
          <w:tcPr>
            <w:tcW w:w="2016" w:type="dxa"/>
            <w:tcBorders>
              <w:top w:val="nil"/>
              <w:left w:val="nil"/>
              <w:bottom w:val="nil"/>
              <w:right w:val="nil"/>
            </w:tcBorders>
          </w:tcPr>
          <w:p w14:paraId="3FF2964E"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(0.015)</w:t>
            </w:r>
          </w:p>
        </w:tc>
      </w:tr>
      <w:tr w:rsidR="00282B6B" w14:paraId="498D445E" w14:textId="77777777" w:rsidTr="0053276F">
        <w:tc>
          <w:tcPr>
            <w:tcW w:w="2616" w:type="dxa"/>
            <w:tcBorders>
              <w:top w:val="nil"/>
              <w:left w:val="nil"/>
              <w:bottom w:val="nil"/>
              <w:right w:val="nil"/>
            </w:tcBorders>
          </w:tcPr>
          <w:p w14:paraId="4EA4240C"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0A07B961"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655F699F"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1863D91F"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r>
      <w:tr w:rsidR="00282B6B" w14:paraId="1EBF06BA" w14:textId="77777777" w:rsidTr="0053276F">
        <w:tc>
          <w:tcPr>
            <w:tcW w:w="2616" w:type="dxa"/>
            <w:tcBorders>
              <w:top w:val="nil"/>
              <w:left w:val="nil"/>
              <w:bottom w:val="nil"/>
              <w:right w:val="nil"/>
            </w:tcBorders>
          </w:tcPr>
          <w:p w14:paraId="4B849646" w14:textId="77777777" w:rsidR="00282B6B" w:rsidRDefault="00282B6B" w:rsidP="004C17A2">
            <w:pPr>
              <w:pStyle w:val="Zkladntext"/>
              <w:spacing w:line="240" w:lineRule="auto"/>
              <w:jc w:val="left"/>
              <w:rPr>
                <w:lang w:val="en-US"/>
              </w:rPr>
            </w:pPr>
            <w:r>
              <w:rPr>
                <w:lang w:val="en-US"/>
              </w:rPr>
              <w:t>OS &amp; embedded</w:t>
            </w:r>
          </w:p>
        </w:tc>
        <w:tc>
          <w:tcPr>
            <w:tcW w:w="2016" w:type="dxa"/>
            <w:tcBorders>
              <w:top w:val="nil"/>
              <w:left w:val="nil"/>
              <w:bottom w:val="nil"/>
              <w:right w:val="nil"/>
            </w:tcBorders>
          </w:tcPr>
          <w:p w14:paraId="3885EA40"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0.004</w:t>
            </w:r>
          </w:p>
        </w:tc>
        <w:tc>
          <w:tcPr>
            <w:tcW w:w="2016" w:type="dxa"/>
            <w:tcBorders>
              <w:top w:val="nil"/>
              <w:left w:val="nil"/>
              <w:bottom w:val="nil"/>
              <w:right w:val="nil"/>
            </w:tcBorders>
          </w:tcPr>
          <w:p w14:paraId="04786588"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-0.054</w:t>
            </w:r>
          </w:p>
        </w:tc>
        <w:tc>
          <w:tcPr>
            <w:tcW w:w="2016" w:type="dxa"/>
            <w:tcBorders>
              <w:top w:val="nil"/>
              <w:left w:val="nil"/>
              <w:bottom w:val="nil"/>
              <w:right w:val="nil"/>
            </w:tcBorders>
          </w:tcPr>
          <w:p w14:paraId="19DBC270"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0.029</w:t>
            </w:r>
          </w:p>
        </w:tc>
      </w:tr>
      <w:tr w:rsidR="00282B6B" w14:paraId="0BC07437" w14:textId="77777777" w:rsidTr="0053276F">
        <w:tc>
          <w:tcPr>
            <w:tcW w:w="2616" w:type="dxa"/>
            <w:tcBorders>
              <w:top w:val="nil"/>
              <w:left w:val="nil"/>
              <w:bottom w:val="nil"/>
              <w:right w:val="nil"/>
            </w:tcBorders>
          </w:tcPr>
          <w:p w14:paraId="2171BE5A"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23A03FB0"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(0.008)</w:t>
            </w:r>
          </w:p>
        </w:tc>
        <w:tc>
          <w:tcPr>
            <w:tcW w:w="2016" w:type="dxa"/>
            <w:tcBorders>
              <w:top w:val="nil"/>
              <w:left w:val="nil"/>
              <w:bottom w:val="nil"/>
              <w:right w:val="nil"/>
            </w:tcBorders>
          </w:tcPr>
          <w:p w14:paraId="55B8173B"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(0.038)</w:t>
            </w:r>
          </w:p>
        </w:tc>
        <w:tc>
          <w:tcPr>
            <w:tcW w:w="2016" w:type="dxa"/>
            <w:tcBorders>
              <w:top w:val="nil"/>
              <w:left w:val="nil"/>
              <w:bottom w:val="nil"/>
              <w:right w:val="nil"/>
            </w:tcBorders>
          </w:tcPr>
          <w:p w14:paraId="1260198A"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(0.017)</w:t>
            </w:r>
          </w:p>
        </w:tc>
      </w:tr>
      <w:tr w:rsidR="00282B6B" w14:paraId="312A6050" w14:textId="77777777" w:rsidTr="0053276F">
        <w:tc>
          <w:tcPr>
            <w:tcW w:w="2616" w:type="dxa"/>
            <w:tcBorders>
              <w:top w:val="nil"/>
              <w:left w:val="nil"/>
              <w:bottom w:val="nil"/>
              <w:right w:val="nil"/>
            </w:tcBorders>
          </w:tcPr>
          <w:p w14:paraId="7137147B"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69199CDB"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16A3663C"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1595DC1F"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r>
      <w:tr w:rsidR="00282B6B" w14:paraId="346E918C" w14:textId="77777777" w:rsidTr="0053276F">
        <w:tc>
          <w:tcPr>
            <w:tcW w:w="2616" w:type="dxa"/>
            <w:tcBorders>
              <w:top w:val="nil"/>
              <w:left w:val="nil"/>
              <w:bottom w:val="nil"/>
              <w:right w:val="nil"/>
            </w:tcBorders>
          </w:tcPr>
          <w:p w14:paraId="41BDA8BE" w14:textId="77777777" w:rsidR="00282B6B" w:rsidRDefault="00282B6B" w:rsidP="004C17A2">
            <w:pPr>
              <w:pStyle w:val="Zkladntext"/>
              <w:spacing w:line="240" w:lineRule="auto"/>
              <w:jc w:val="left"/>
              <w:rPr>
                <w:lang w:val="en-US"/>
              </w:rPr>
            </w:pPr>
            <w:r>
              <w:rPr>
                <w:lang w:val="en-US"/>
              </w:rPr>
              <w:t>Skriptování &amp; shell</w:t>
            </w:r>
          </w:p>
        </w:tc>
        <w:tc>
          <w:tcPr>
            <w:tcW w:w="2016" w:type="dxa"/>
            <w:tcBorders>
              <w:top w:val="nil"/>
              <w:left w:val="nil"/>
              <w:bottom w:val="nil"/>
              <w:right w:val="nil"/>
            </w:tcBorders>
          </w:tcPr>
          <w:p w14:paraId="23FF4609"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-0.011</w:t>
            </w:r>
          </w:p>
        </w:tc>
        <w:tc>
          <w:tcPr>
            <w:tcW w:w="2016" w:type="dxa"/>
            <w:tcBorders>
              <w:top w:val="nil"/>
              <w:left w:val="nil"/>
              <w:bottom w:val="nil"/>
              <w:right w:val="nil"/>
            </w:tcBorders>
          </w:tcPr>
          <w:p w14:paraId="132E85EA"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0.108</w:t>
            </w:r>
            <w:r>
              <w:rPr>
                <w:rFonts w:ascii="Times New Roman" w:hAnsi="Times New Roman" w:cs="Times New Roman"/>
                <w:vertAlign w:val="superscript"/>
                <w:lang w:val="en-US"/>
              </w:rPr>
              <w:t>*</w:t>
            </w:r>
          </w:p>
        </w:tc>
        <w:tc>
          <w:tcPr>
            <w:tcW w:w="2016" w:type="dxa"/>
            <w:tcBorders>
              <w:top w:val="nil"/>
              <w:left w:val="nil"/>
              <w:bottom w:val="nil"/>
              <w:right w:val="nil"/>
            </w:tcBorders>
          </w:tcPr>
          <w:p w14:paraId="7AD40FC9"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0.036</w:t>
            </w:r>
          </w:p>
        </w:tc>
      </w:tr>
      <w:tr w:rsidR="00282B6B" w14:paraId="6B43B57C" w14:textId="77777777" w:rsidTr="0053276F">
        <w:tc>
          <w:tcPr>
            <w:tcW w:w="2616" w:type="dxa"/>
            <w:tcBorders>
              <w:top w:val="nil"/>
              <w:left w:val="nil"/>
              <w:bottom w:val="nil"/>
              <w:right w:val="nil"/>
            </w:tcBorders>
          </w:tcPr>
          <w:p w14:paraId="10D2878C"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77A6B79C"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(0.008)</w:t>
            </w:r>
          </w:p>
        </w:tc>
        <w:tc>
          <w:tcPr>
            <w:tcW w:w="2016" w:type="dxa"/>
            <w:tcBorders>
              <w:top w:val="nil"/>
              <w:left w:val="nil"/>
              <w:bottom w:val="nil"/>
              <w:right w:val="nil"/>
            </w:tcBorders>
          </w:tcPr>
          <w:p w14:paraId="51DECCE3"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(0.045)</w:t>
            </w:r>
          </w:p>
        </w:tc>
        <w:tc>
          <w:tcPr>
            <w:tcW w:w="2016" w:type="dxa"/>
            <w:tcBorders>
              <w:top w:val="nil"/>
              <w:left w:val="nil"/>
              <w:bottom w:val="nil"/>
              <w:right w:val="nil"/>
            </w:tcBorders>
          </w:tcPr>
          <w:p w14:paraId="6B670BFC"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(0.020)</w:t>
            </w:r>
          </w:p>
        </w:tc>
      </w:tr>
      <w:tr w:rsidR="00282B6B" w14:paraId="01344E86" w14:textId="77777777" w:rsidTr="0053276F">
        <w:tc>
          <w:tcPr>
            <w:tcW w:w="2616" w:type="dxa"/>
            <w:tcBorders>
              <w:top w:val="nil"/>
              <w:left w:val="nil"/>
              <w:bottom w:val="nil"/>
              <w:right w:val="nil"/>
            </w:tcBorders>
          </w:tcPr>
          <w:p w14:paraId="1F964851"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6360FF0D"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1B257555"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07130F08"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r>
      <w:tr w:rsidR="00282B6B" w14:paraId="753C1091" w14:textId="77777777" w:rsidTr="0053276F">
        <w:tc>
          <w:tcPr>
            <w:tcW w:w="2616" w:type="dxa"/>
            <w:tcBorders>
              <w:top w:val="nil"/>
              <w:left w:val="nil"/>
              <w:bottom w:val="nil"/>
              <w:right w:val="nil"/>
            </w:tcBorders>
          </w:tcPr>
          <w:p w14:paraId="4EB50906" w14:textId="77777777" w:rsidR="00282B6B" w:rsidRDefault="00282B6B" w:rsidP="004C17A2">
            <w:pPr>
              <w:pStyle w:val="Zkladntext"/>
              <w:spacing w:line="240" w:lineRule="auto"/>
              <w:jc w:val="left"/>
              <w:rPr>
                <w:lang w:val="en-US"/>
              </w:rPr>
            </w:pPr>
            <w:r>
              <w:rPr>
                <w:lang w:val="en-US"/>
              </w:rPr>
              <w:t>Bezpečnost &amp; identita</w:t>
            </w:r>
          </w:p>
        </w:tc>
        <w:tc>
          <w:tcPr>
            <w:tcW w:w="2016" w:type="dxa"/>
            <w:tcBorders>
              <w:top w:val="nil"/>
              <w:left w:val="nil"/>
              <w:bottom w:val="nil"/>
              <w:right w:val="nil"/>
            </w:tcBorders>
          </w:tcPr>
          <w:p w14:paraId="12281AAD"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0.014</w:t>
            </w:r>
            <w:r>
              <w:rPr>
                <w:rFonts w:ascii="Times New Roman" w:hAnsi="Times New Roman" w:cs="Times New Roman"/>
                <w:vertAlign w:val="superscript"/>
                <w:lang w:val="en-US"/>
              </w:rPr>
              <w:t>*</w:t>
            </w:r>
          </w:p>
        </w:tc>
        <w:tc>
          <w:tcPr>
            <w:tcW w:w="2016" w:type="dxa"/>
            <w:tcBorders>
              <w:top w:val="nil"/>
              <w:left w:val="nil"/>
              <w:bottom w:val="nil"/>
              <w:right w:val="nil"/>
            </w:tcBorders>
          </w:tcPr>
          <w:p w14:paraId="27942894"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0.033</w:t>
            </w:r>
          </w:p>
        </w:tc>
        <w:tc>
          <w:tcPr>
            <w:tcW w:w="2016" w:type="dxa"/>
            <w:tcBorders>
              <w:top w:val="nil"/>
              <w:left w:val="nil"/>
              <w:bottom w:val="nil"/>
              <w:right w:val="nil"/>
            </w:tcBorders>
          </w:tcPr>
          <w:p w14:paraId="79E58569"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0.023</w:t>
            </w:r>
          </w:p>
        </w:tc>
      </w:tr>
      <w:tr w:rsidR="00282B6B" w14:paraId="57B93994" w14:textId="77777777" w:rsidTr="0053276F">
        <w:tc>
          <w:tcPr>
            <w:tcW w:w="2616" w:type="dxa"/>
            <w:tcBorders>
              <w:top w:val="nil"/>
              <w:left w:val="nil"/>
              <w:bottom w:val="nil"/>
              <w:right w:val="nil"/>
            </w:tcBorders>
          </w:tcPr>
          <w:p w14:paraId="1C547B72"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70108620"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(0.006)</w:t>
            </w:r>
          </w:p>
        </w:tc>
        <w:tc>
          <w:tcPr>
            <w:tcW w:w="2016" w:type="dxa"/>
            <w:tcBorders>
              <w:top w:val="nil"/>
              <w:left w:val="nil"/>
              <w:bottom w:val="nil"/>
              <w:right w:val="nil"/>
            </w:tcBorders>
          </w:tcPr>
          <w:p w14:paraId="44F65EEE"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(0.036)</w:t>
            </w:r>
          </w:p>
        </w:tc>
        <w:tc>
          <w:tcPr>
            <w:tcW w:w="2016" w:type="dxa"/>
            <w:tcBorders>
              <w:top w:val="nil"/>
              <w:left w:val="nil"/>
              <w:bottom w:val="nil"/>
              <w:right w:val="nil"/>
            </w:tcBorders>
          </w:tcPr>
          <w:p w14:paraId="3AA49A1E"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(0.015)</w:t>
            </w:r>
          </w:p>
        </w:tc>
      </w:tr>
      <w:tr w:rsidR="00282B6B" w14:paraId="2CC51867" w14:textId="77777777" w:rsidTr="0053276F">
        <w:tc>
          <w:tcPr>
            <w:tcW w:w="2616" w:type="dxa"/>
            <w:tcBorders>
              <w:top w:val="nil"/>
              <w:left w:val="nil"/>
              <w:bottom w:val="nil"/>
              <w:right w:val="nil"/>
            </w:tcBorders>
          </w:tcPr>
          <w:p w14:paraId="77E2C3F2"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51840B4E"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51B29ADB"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4BEBB680"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r>
      <w:tr w:rsidR="00282B6B" w14:paraId="23DDBAF4" w14:textId="77777777" w:rsidTr="0053276F">
        <w:tc>
          <w:tcPr>
            <w:tcW w:w="2616" w:type="dxa"/>
            <w:tcBorders>
              <w:top w:val="nil"/>
              <w:left w:val="nil"/>
              <w:bottom w:val="nil"/>
              <w:right w:val="nil"/>
            </w:tcBorders>
          </w:tcPr>
          <w:p w14:paraId="20460156" w14:textId="77777777" w:rsidR="00282B6B" w:rsidRDefault="00282B6B" w:rsidP="004C17A2">
            <w:pPr>
              <w:pStyle w:val="Zkladntext"/>
              <w:spacing w:line="240" w:lineRule="auto"/>
              <w:jc w:val="left"/>
              <w:rPr>
                <w:lang w:val="en-US"/>
              </w:rPr>
            </w:pPr>
            <w:r>
              <w:rPr>
                <w:lang w:val="en-US"/>
              </w:rPr>
              <w:t>Systémové programování</w:t>
            </w:r>
          </w:p>
        </w:tc>
        <w:tc>
          <w:tcPr>
            <w:tcW w:w="2016" w:type="dxa"/>
            <w:tcBorders>
              <w:top w:val="nil"/>
              <w:left w:val="nil"/>
              <w:bottom w:val="nil"/>
              <w:right w:val="nil"/>
            </w:tcBorders>
          </w:tcPr>
          <w:p w14:paraId="38ADF285"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0.115</w:t>
            </w:r>
            <w:r>
              <w:rPr>
                <w:rFonts w:ascii="Times New Roman" w:hAnsi="Times New Roman" w:cs="Times New Roman"/>
                <w:vertAlign w:val="superscript"/>
                <w:lang w:val="en-US"/>
              </w:rPr>
              <w:t>***</w:t>
            </w:r>
          </w:p>
        </w:tc>
        <w:tc>
          <w:tcPr>
            <w:tcW w:w="2016" w:type="dxa"/>
            <w:tcBorders>
              <w:top w:val="nil"/>
              <w:left w:val="nil"/>
              <w:bottom w:val="nil"/>
              <w:right w:val="nil"/>
            </w:tcBorders>
          </w:tcPr>
          <w:p w14:paraId="043DAD97"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-0.016</w:t>
            </w:r>
          </w:p>
        </w:tc>
        <w:tc>
          <w:tcPr>
            <w:tcW w:w="2016" w:type="dxa"/>
            <w:tcBorders>
              <w:top w:val="nil"/>
              <w:left w:val="nil"/>
              <w:bottom w:val="nil"/>
              <w:right w:val="nil"/>
            </w:tcBorders>
          </w:tcPr>
          <w:p w14:paraId="4D392217"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0.027</w:t>
            </w:r>
          </w:p>
        </w:tc>
      </w:tr>
      <w:tr w:rsidR="00282B6B" w14:paraId="5640CE3F" w14:textId="77777777" w:rsidTr="0053276F">
        <w:tc>
          <w:tcPr>
            <w:tcW w:w="2616" w:type="dxa"/>
            <w:tcBorders>
              <w:top w:val="nil"/>
              <w:left w:val="nil"/>
              <w:bottom w:val="nil"/>
              <w:right w:val="nil"/>
            </w:tcBorders>
          </w:tcPr>
          <w:p w14:paraId="0C59DA04"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6E0D87D8"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(0.009)</w:t>
            </w:r>
          </w:p>
        </w:tc>
        <w:tc>
          <w:tcPr>
            <w:tcW w:w="2016" w:type="dxa"/>
            <w:tcBorders>
              <w:top w:val="nil"/>
              <w:left w:val="nil"/>
              <w:bottom w:val="nil"/>
              <w:right w:val="nil"/>
            </w:tcBorders>
          </w:tcPr>
          <w:p w14:paraId="182152BF"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(0.043)</w:t>
            </w:r>
          </w:p>
        </w:tc>
        <w:tc>
          <w:tcPr>
            <w:tcW w:w="2016" w:type="dxa"/>
            <w:tcBorders>
              <w:top w:val="nil"/>
              <w:left w:val="nil"/>
              <w:bottom w:val="nil"/>
              <w:right w:val="nil"/>
            </w:tcBorders>
          </w:tcPr>
          <w:p w14:paraId="517024CE"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(0.027)</w:t>
            </w:r>
          </w:p>
        </w:tc>
      </w:tr>
      <w:tr w:rsidR="00282B6B" w14:paraId="48A1FA33" w14:textId="77777777" w:rsidTr="0053276F">
        <w:tc>
          <w:tcPr>
            <w:tcW w:w="2616" w:type="dxa"/>
            <w:tcBorders>
              <w:top w:val="nil"/>
              <w:left w:val="nil"/>
              <w:bottom w:val="nil"/>
              <w:right w:val="nil"/>
            </w:tcBorders>
          </w:tcPr>
          <w:p w14:paraId="0F3537CF"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07AAA96A"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3931F73D"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4CE6ADAF"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r>
      <w:tr w:rsidR="00282B6B" w14:paraId="286DC200" w14:textId="77777777" w:rsidTr="0053276F">
        <w:tc>
          <w:tcPr>
            <w:tcW w:w="2616" w:type="dxa"/>
            <w:tcBorders>
              <w:top w:val="nil"/>
              <w:left w:val="nil"/>
              <w:bottom w:val="nil"/>
              <w:right w:val="nil"/>
            </w:tcBorders>
          </w:tcPr>
          <w:p w14:paraId="09085863" w14:textId="77777777" w:rsidR="00282B6B" w:rsidRDefault="00282B6B" w:rsidP="004C17A2">
            <w:pPr>
              <w:pStyle w:val="Zkladntext"/>
              <w:spacing w:line="240" w:lineRule="auto"/>
              <w:jc w:val="left"/>
              <w:rPr>
                <w:lang w:val="en-US"/>
              </w:rPr>
            </w:pPr>
            <w:r>
              <w:rPr>
                <w:lang w:val="en-US"/>
              </w:rPr>
              <w:t>Testování &amp; QA</w:t>
            </w:r>
          </w:p>
        </w:tc>
        <w:tc>
          <w:tcPr>
            <w:tcW w:w="2016" w:type="dxa"/>
            <w:tcBorders>
              <w:top w:val="nil"/>
              <w:left w:val="nil"/>
              <w:bottom w:val="nil"/>
              <w:right w:val="nil"/>
            </w:tcBorders>
          </w:tcPr>
          <w:p w14:paraId="203389FC"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-0.019</w:t>
            </w:r>
            <w:r>
              <w:rPr>
                <w:rFonts w:ascii="Times New Roman" w:hAnsi="Times New Roman" w:cs="Times New Roman"/>
                <w:vertAlign w:val="superscript"/>
                <w:lang w:val="en-US"/>
              </w:rPr>
              <w:t>***</w:t>
            </w:r>
          </w:p>
        </w:tc>
        <w:tc>
          <w:tcPr>
            <w:tcW w:w="2016" w:type="dxa"/>
            <w:tcBorders>
              <w:top w:val="nil"/>
              <w:left w:val="nil"/>
              <w:bottom w:val="nil"/>
              <w:right w:val="nil"/>
            </w:tcBorders>
          </w:tcPr>
          <w:p w14:paraId="74414EFA"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-0.063</w:t>
            </w:r>
          </w:p>
        </w:tc>
        <w:tc>
          <w:tcPr>
            <w:tcW w:w="2016" w:type="dxa"/>
            <w:tcBorders>
              <w:top w:val="nil"/>
              <w:left w:val="nil"/>
              <w:bottom w:val="nil"/>
              <w:right w:val="nil"/>
            </w:tcBorders>
          </w:tcPr>
          <w:p w14:paraId="087FC323"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0.030</w:t>
            </w:r>
            <w:r>
              <w:rPr>
                <w:rFonts w:ascii="Times New Roman" w:hAnsi="Times New Roman" w:cs="Times New Roman"/>
                <w:vertAlign w:val="superscript"/>
                <w:lang w:val="en-US"/>
              </w:rPr>
              <w:t>*</w:t>
            </w:r>
          </w:p>
        </w:tc>
      </w:tr>
      <w:tr w:rsidR="00282B6B" w14:paraId="74B41C59" w14:textId="77777777" w:rsidTr="0053276F">
        <w:tc>
          <w:tcPr>
            <w:tcW w:w="2616" w:type="dxa"/>
            <w:tcBorders>
              <w:top w:val="nil"/>
              <w:left w:val="nil"/>
              <w:bottom w:val="nil"/>
              <w:right w:val="nil"/>
            </w:tcBorders>
          </w:tcPr>
          <w:p w14:paraId="15B83AE4"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57B7FBD7"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(0.006)</w:t>
            </w:r>
          </w:p>
        </w:tc>
        <w:tc>
          <w:tcPr>
            <w:tcW w:w="2016" w:type="dxa"/>
            <w:tcBorders>
              <w:top w:val="nil"/>
              <w:left w:val="nil"/>
              <w:bottom w:val="nil"/>
              <w:right w:val="nil"/>
            </w:tcBorders>
          </w:tcPr>
          <w:p w14:paraId="48455E17"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(0.039)</w:t>
            </w:r>
          </w:p>
        </w:tc>
        <w:tc>
          <w:tcPr>
            <w:tcW w:w="2016" w:type="dxa"/>
            <w:tcBorders>
              <w:top w:val="nil"/>
              <w:left w:val="nil"/>
              <w:bottom w:val="nil"/>
              <w:right w:val="nil"/>
            </w:tcBorders>
          </w:tcPr>
          <w:p w14:paraId="28378348"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(0.012)</w:t>
            </w:r>
          </w:p>
        </w:tc>
      </w:tr>
      <w:tr w:rsidR="00282B6B" w14:paraId="73C7428B" w14:textId="77777777" w:rsidTr="0053276F">
        <w:tc>
          <w:tcPr>
            <w:tcW w:w="2616" w:type="dxa"/>
            <w:tcBorders>
              <w:top w:val="nil"/>
              <w:left w:val="nil"/>
              <w:bottom w:val="nil"/>
              <w:right w:val="nil"/>
            </w:tcBorders>
          </w:tcPr>
          <w:p w14:paraId="3CB06F34"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57A6F4E2"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3B0D5785"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09E365DB"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r>
      <w:tr w:rsidR="00282B6B" w14:paraId="19978CEB" w14:textId="77777777" w:rsidTr="0053276F">
        <w:tc>
          <w:tcPr>
            <w:tcW w:w="2616" w:type="dxa"/>
            <w:tcBorders>
              <w:top w:val="nil"/>
              <w:left w:val="nil"/>
              <w:bottom w:val="nil"/>
              <w:right w:val="nil"/>
            </w:tcBorders>
          </w:tcPr>
          <w:p w14:paraId="3E50D358" w14:textId="77777777" w:rsidR="00282B6B" w:rsidRDefault="00282B6B" w:rsidP="004C17A2">
            <w:pPr>
              <w:pStyle w:val="Zkladntext"/>
              <w:spacing w:line="240" w:lineRule="auto"/>
              <w:jc w:val="left"/>
              <w:rPr>
                <w:lang w:val="en-US"/>
              </w:rPr>
            </w:pPr>
            <w:r>
              <w:rPr>
                <w:lang w:val="en-US"/>
              </w:rPr>
              <w:t>Missing</w:t>
            </w:r>
          </w:p>
        </w:tc>
        <w:tc>
          <w:tcPr>
            <w:tcW w:w="2016" w:type="dxa"/>
            <w:tcBorders>
              <w:top w:val="nil"/>
              <w:left w:val="nil"/>
              <w:bottom w:val="nil"/>
              <w:right w:val="nil"/>
            </w:tcBorders>
          </w:tcPr>
          <w:p w14:paraId="3DC8B2C2"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0.045</w:t>
            </w:r>
            <w:r>
              <w:rPr>
                <w:rFonts w:ascii="Times New Roman" w:hAnsi="Times New Roman" w:cs="Times New Roman"/>
                <w:vertAlign w:val="superscript"/>
                <w:lang w:val="en-US"/>
              </w:rPr>
              <w:t>***</w:t>
            </w:r>
          </w:p>
        </w:tc>
        <w:tc>
          <w:tcPr>
            <w:tcW w:w="2016" w:type="dxa"/>
            <w:tcBorders>
              <w:top w:val="nil"/>
              <w:left w:val="nil"/>
              <w:bottom w:val="nil"/>
              <w:right w:val="nil"/>
            </w:tcBorders>
          </w:tcPr>
          <w:p w14:paraId="577E8382"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-0.003</w:t>
            </w:r>
          </w:p>
        </w:tc>
        <w:tc>
          <w:tcPr>
            <w:tcW w:w="2016" w:type="dxa"/>
            <w:tcBorders>
              <w:top w:val="nil"/>
              <w:left w:val="nil"/>
              <w:bottom w:val="nil"/>
              <w:right w:val="nil"/>
            </w:tcBorders>
          </w:tcPr>
          <w:p w14:paraId="2B87F38F"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0.025</w:t>
            </w:r>
            <w:r>
              <w:rPr>
                <w:rFonts w:ascii="Times New Roman" w:hAnsi="Times New Roman" w:cs="Times New Roman"/>
                <w:vertAlign w:val="superscript"/>
                <w:lang w:val="en-US"/>
              </w:rPr>
              <w:t>*</w:t>
            </w:r>
          </w:p>
        </w:tc>
      </w:tr>
      <w:tr w:rsidR="00282B6B" w14:paraId="20D6F55B" w14:textId="77777777" w:rsidTr="0053276F">
        <w:tc>
          <w:tcPr>
            <w:tcW w:w="2616" w:type="dxa"/>
            <w:tcBorders>
              <w:top w:val="nil"/>
              <w:left w:val="nil"/>
              <w:bottom w:val="nil"/>
              <w:right w:val="nil"/>
            </w:tcBorders>
          </w:tcPr>
          <w:p w14:paraId="6605D049"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08147436"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(0.009)</w:t>
            </w:r>
          </w:p>
        </w:tc>
        <w:tc>
          <w:tcPr>
            <w:tcW w:w="2016" w:type="dxa"/>
            <w:tcBorders>
              <w:top w:val="nil"/>
              <w:left w:val="nil"/>
              <w:bottom w:val="nil"/>
              <w:right w:val="nil"/>
            </w:tcBorders>
          </w:tcPr>
          <w:p w14:paraId="13BB007B"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(0.032)</w:t>
            </w:r>
          </w:p>
        </w:tc>
        <w:tc>
          <w:tcPr>
            <w:tcW w:w="2016" w:type="dxa"/>
            <w:tcBorders>
              <w:top w:val="nil"/>
              <w:left w:val="nil"/>
              <w:bottom w:val="nil"/>
              <w:right w:val="nil"/>
            </w:tcBorders>
          </w:tcPr>
          <w:p w14:paraId="080E1F64"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(0.012)</w:t>
            </w:r>
          </w:p>
        </w:tc>
      </w:tr>
      <w:tr w:rsidR="00282B6B" w14:paraId="0089526E" w14:textId="77777777" w:rsidTr="0053276F">
        <w:tc>
          <w:tcPr>
            <w:tcW w:w="2616" w:type="dxa"/>
            <w:tcBorders>
              <w:top w:val="nil"/>
              <w:left w:val="nil"/>
              <w:bottom w:val="nil"/>
              <w:right w:val="nil"/>
            </w:tcBorders>
          </w:tcPr>
          <w:p w14:paraId="718F561C" w14:textId="77777777" w:rsidR="00282B6B" w:rsidRDefault="00282B6B" w:rsidP="004C17A2">
            <w:pPr>
              <w:pStyle w:val="Zkladntext"/>
              <w:spacing w:line="240" w:lineRule="auto"/>
              <w:jc w:val="left"/>
              <w:rPr>
                <w:lang w:val="en-US"/>
              </w:rPr>
            </w:pPr>
          </w:p>
        </w:tc>
        <w:tc>
          <w:tcPr>
            <w:tcW w:w="2016" w:type="dxa"/>
            <w:tcBorders>
              <w:top w:val="nil"/>
              <w:left w:val="nil"/>
              <w:bottom w:val="nil"/>
              <w:right w:val="nil"/>
            </w:tcBorders>
          </w:tcPr>
          <w:p w14:paraId="22E756E7"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1FFD9098"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c>
          <w:tcPr>
            <w:tcW w:w="2016" w:type="dxa"/>
            <w:tcBorders>
              <w:top w:val="nil"/>
              <w:left w:val="nil"/>
              <w:bottom w:val="nil"/>
              <w:right w:val="nil"/>
            </w:tcBorders>
          </w:tcPr>
          <w:p w14:paraId="5DA0E54B" w14:textId="77777777" w:rsidR="00282B6B" w:rsidRDefault="00282B6B" w:rsidP="006728FE">
            <w:pPr>
              <w:widowControl w:val="0"/>
              <w:autoSpaceDE w:val="0"/>
              <w:autoSpaceDN w:val="0"/>
              <w:adjustRightInd w:val="0"/>
              <w:spacing w:after="0" w:line="240" w:lineRule="auto"/>
              <w:rPr>
                <w:rFonts w:ascii="Times New Roman" w:hAnsi="Times New Roman" w:cs="Times New Roman"/>
                <w:lang w:val="en-US"/>
              </w:rPr>
            </w:pPr>
          </w:p>
        </w:tc>
      </w:tr>
      <w:tr w:rsidR="00282B6B" w14:paraId="780599B0" w14:textId="77777777" w:rsidTr="0053276F">
        <w:tc>
          <w:tcPr>
            <w:tcW w:w="2616" w:type="dxa"/>
            <w:tcBorders>
              <w:top w:val="single" w:sz="4" w:space="0" w:color="auto"/>
              <w:left w:val="nil"/>
              <w:bottom w:val="nil"/>
              <w:right w:val="nil"/>
            </w:tcBorders>
          </w:tcPr>
          <w:p w14:paraId="56019084" w14:textId="77777777" w:rsidR="00282B6B" w:rsidRDefault="00282B6B" w:rsidP="004C17A2">
            <w:pPr>
              <w:pStyle w:val="Zkladntext"/>
              <w:spacing w:line="240" w:lineRule="auto"/>
              <w:jc w:val="left"/>
              <w:rPr>
                <w:lang w:val="en-US"/>
              </w:rPr>
            </w:pPr>
            <w:r>
              <w:rPr>
                <w:lang w:val="en-US"/>
              </w:rPr>
              <w:t>NACE sektor</w:t>
            </w:r>
          </w:p>
        </w:tc>
        <w:tc>
          <w:tcPr>
            <w:tcW w:w="2016" w:type="dxa"/>
            <w:tcBorders>
              <w:top w:val="single" w:sz="4" w:space="0" w:color="auto"/>
              <w:left w:val="nil"/>
              <w:bottom w:val="nil"/>
              <w:right w:val="nil"/>
            </w:tcBorders>
          </w:tcPr>
          <w:p w14:paraId="15120E45"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Ano</w:t>
            </w:r>
          </w:p>
        </w:tc>
        <w:tc>
          <w:tcPr>
            <w:tcW w:w="2016" w:type="dxa"/>
            <w:tcBorders>
              <w:top w:val="single" w:sz="4" w:space="0" w:color="auto"/>
              <w:left w:val="nil"/>
              <w:bottom w:val="nil"/>
              <w:right w:val="nil"/>
            </w:tcBorders>
          </w:tcPr>
          <w:p w14:paraId="70BA1945"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Ano</w:t>
            </w:r>
          </w:p>
        </w:tc>
        <w:tc>
          <w:tcPr>
            <w:tcW w:w="2016" w:type="dxa"/>
            <w:tcBorders>
              <w:top w:val="single" w:sz="4" w:space="0" w:color="auto"/>
              <w:left w:val="nil"/>
              <w:bottom w:val="nil"/>
              <w:right w:val="nil"/>
            </w:tcBorders>
          </w:tcPr>
          <w:p w14:paraId="2E6872B7"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Ano</w:t>
            </w:r>
          </w:p>
        </w:tc>
      </w:tr>
      <w:tr w:rsidR="00282B6B" w14:paraId="69357B2C" w14:textId="77777777" w:rsidTr="0053276F">
        <w:tc>
          <w:tcPr>
            <w:tcW w:w="2616" w:type="dxa"/>
            <w:tcBorders>
              <w:top w:val="nil"/>
              <w:left w:val="nil"/>
              <w:bottom w:val="nil"/>
              <w:right w:val="nil"/>
            </w:tcBorders>
          </w:tcPr>
          <w:p w14:paraId="09E5F285" w14:textId="77777777" w:rsidR="00282B6B" w:rsidRDefault="00282B6B" w:rsidP="004C17A2">
            <w:pPr>
              <w:pStyle w:val="Zkladntext"/>
              <w:spacing w:line="240" w:lineRule="auto"/>
              <w:jc w:val="left"/>
              <w:rPr>
                <w:lang w:val="en-US"/>
              </w:rPr>
            </w:pPr>
            <w:r>
              <w:rPr>
                <w:lang w:val="en-US"/>
              </w:rPr>
              <w:t>Typ firmy</w:t>
            </w:r>
          </w:p>
        </w:tc>
        <w:tc>
          <w:tcPr>
            <w:tcW w:w="2016" w:type="dxa"/>
            <w:tcBorders>
              <w:top w:val="nil"/>
              <w:left w:val="nil"/>
              <w:bottom w:val="nil"/>
              <w:right w:val="nil"/>
            </w:tcBorders>
          </w:tcPr>
          <w:p w14:paraId="55959C46"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Ano</w:t>
            </w:r>
          </w:p>
        </w:tc>
        <w:tc>
          <w:tcPr>
            <w:tcW w:w="2016" w:type="dxa"/>
            <w:tcBorders>
              <w:top w:val="nil"/>
              <w:left w:val="nil"/>
              <w:bottom w:val="nil"/>
              <w:right w:val="nil"/>
            </w:tcBorders>
          </w:tcPr>
          <w:p w14:paraId="67991FF7"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Ano</w:t>
            </w:r>
          </w:p>
        </w:tc>
        <w:tc>
          <w:tcPr>
            <w:tcW w:w="2016" w:type="dxa"/>
            <w:tcBorders>
              <w:top w:val="nil"/>
              <w:left w:val="nil"/>
              <w:bottom w:val="nil"/>
              <w:right w:val="nil"/>
            </w:tcBorders>
          </w:tcPr>
          <w:p w14:paraId="786C2E34"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Ano</w:t>
            </w:r>
          </w:p>
        </w:tc>
      </w:tr>
      <w:tr w:rsidR="00282B6B" w14:paraId="0D73729E" w14:textId="77777777" w:rsidTr="0053276F">
        <w:tc>
          <w:tcPr>
            <w:tcW w:w="2616" w:type="dxa"/>
            <w:tcBorders>
              <w:top w:val="nil"/>
              <w:left w:val="nil"/>
              <w:bottom w:val="nil"/>
              <w:right w:val="nil"/>
            </w:tcBorders>
          </w:tcPr>
          <w:p w14:paraId="43C3319C" w14:textId="77777777" w:rsidR="00282B6B" w:rsidRDefault="00282B6B" w:rsidP="004C17A2">
            <w:pPr>
              <w:pStyle w:val="Zkladntext"/>
              <w:spacing w:line="240" w:lineRule="auto"/>
              <w:jc w:val="left"/>
              <w:rPr>
                <w:lang w:val="en-US"/>
              </w:rPr>
            </w:pPr>
            <w:r>
              <w:rPr>
                <w:lang w:val="en-US"/>
              </w:rPr>
              <w:t>Velikost firmy</w:t>
            </w:r>
          </w:p>
        </w:tc>
        <w:tc>
          <w:tcPr>
            <w:tcW w:w="2016" w:type="dxa"/>
            <w:tcBorders>
              <w:top w:val="nil"/>
              <w:left w:val="nil"/>
              <w:bottom w:val="nil"/>
              <w:right w:val="nil"/>
            </w:tcBorders>
          </w:tcPr>
          <w:p w14:paraId="3252F35B"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Ano</w:t>
            </w:r>
          </w:p>
        </w:tc>
        <w:tc>
          <w:tcPr>
            <w:tcW w:w="2016" w:type="dxa"/>
            <w:tcBorders>
              <w:top w:val="nil"/>
              <w:left w:val="nil"/>
              <w:bottom w:val="nil"/>
              <w:right w:val="nil"/>
            </w:tcBorders>
          </w:tcPr>
          <w:p w14:paraId="334EC10D"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Ano</w:t>
            </w:r>
          </w:p>
        </w:tc>
        <w:tc>
          <w:tcPr>
            <w:tcW w:w="2016" w:type="dxa"/>
            <w:tcBorders>
              <w:top w:val="nil"/>
              <w:left w:val="nil"/>
              <w:bottom w:val="nil"/>
              <w:right w:val="nil"/>
            </w:tcBorders>
          </w:tcPr>
          <w:p w14:paraId="6F50E523"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Ano</w:t>
            </w:r>
          </w:p>
        </w:tc>
      </w:tr>
      <w:tr w:rsidR="00282B6B" w14:paraId="09276591" w14:textId="77777777" w:rsidTr="0053276F">
        <w:tc>
          <w:tcPr>
            <w:tcW w:w="2616" w:type="dxa"/>
            <w:tcBorders>
              <w:top w:val="nil"/>
              <w:left w:val="nil"/>
              <w:bottom w:val="nil"/>
              <w:right w:val="nil"/>
            </w:tcBorders>
          </w:tcPr>
          <w:p w14:paraId="2100D777" w14:textId="77777777" w:rsidR="00282B6B" w:rsidRDefault="00282B6B" w:rsidP="004C17A2">
            <w:pPr>
              <w:pStyle w:val="Zkladntext"/>
              <w:spacing w:line="240" w:lineRule="auto"/>
              <w:jc w:val="left"/>
              <w:rPr>
                <w:lang w:val="en-US"/>
              </w:rPr>
            </w:pPr>
            <w:r>
              <w:rPr>
                <w:lang w:val="en-US"/>
              </w:rPr>
              <w:t>Remote</w:t>
            </w:r>
          </w:p>
        </w:tc>
        <w:tc>
          <w:tcPr>
            <w:tcW w:w="2016" w:type="dxa"/>
            <w:tcBorders>
              <w:top w:val="nil"/>
              <w:left w:val="nil"/>
              <w:bottom w:val="nil"/>
              <w:right w:val="nil"/>
            </w:tcBorders>
          </w:tcPr>
          <w:p w14:paraId="3856AF52"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Ano</w:t>
            </w:r>
          </w:p>
        </w:tc>
        <w:tc>
          <w:tcPr>
            <w:tcW w:w="2016" w:type="dxa"/>
            <w:tcBorders>
              <w:top w:val="nil"/>
              <w:left w:val="nil"/>
              <w:bottom w:val="nil"/>
              <w:right w:val="nil"/>
            </w:tcBorders>
          </w:tcPr>
          <w:p w14:paraId="7090B461"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Ano</w:t>
            </w:r>
          </w:p>
        </w:tc>
        <w:tc>
          <w:tcPr>
            <w:tcW w:w="2016" w:type="dxa"/>
            <w:tcBorders>
              <w:top w:val="nil"/>
              <w:left w:val="nil"/>
              <w:bottom w:val="nil"/>
              <w:right w:val="nil"/>
            </w:tcBorders>
          </w:tcPr>
          <w:p w14:paraId="7A64D409"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Ano</w:t>
            </w:r>
          </w:p>
        </w:tc>
      </w:tr>
      <w:tr w:rsidR="00282B6B" w14:paraId="12756B4B" w14:textId="77777777" w:rsidTr="0053276F">
        <w:tc>
          <w:tcPr>
            <w:tcW w:w="2616" w:type="dxa"/>
            <w:tcBorders>
              <w:top w:val="nil"/>
              <w:left w:val="nil"/>
              <w:bottom w:val="nil"/>
              <w:right w:val="nil"/>
            </w:tcBorders>
          </w:tcPr>
          <w:p w14:paraId="47702EBD" w14:textId="77777777" w:rsidR="00282B6B" w:rsidRDefault="00282B6B" w:rsidP="004C17A2">
            <w:pPr>
              <w:pStyle w:val="Zkladntext"/>
              <w:spacing w:line="240" w:lineRule="auto"/>
              <w:jc w:val="left"/>
              <w:rPr>
                <w:lang w:val="en-US"/>
              </w:rPr>
            </w:pPr>
            <w:r>
              <w:rPr>
                <w:lang w:val="en-US"/>
              </w:rPr>
              <w:t>N</w:t>
            </w:r>
          </w:p>
        </w:tc>
        <w:tc>
          <w:tcPr>
            <w:tcW w:w="2016" w:type="dxa"/>
            <w:tcBorders>
              <w:top w:val="nil"/>
              <w:left w:val="nil"/>
              <w:bottom w:val="nil"/>
              <w:right w:val="nil"/>
            </w:tcBorders>
          </w:tcPr>
          <w:p w14:paraId="35BDD1F1"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14,642</w:t>
            </w:r>
          </w:p>
        </w:tc>
        <w:tc>
          <w:tcPr>
            <w:tcW w:w="2016" w:type="dxa"/>
            <w:tcBorders>
              <w:top w:val="nil"/>
              <w:left w:val="nil"/>
              <w:bottom w:val="nil"/>
              <w:right w:val="nil"/>
            </w:tcBorders>
          </w:tcPr>
          <w:p w14:paraId="4E2BD6C1"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514</w:t>
            </w:r>
          </w:p>
        </w:tc>
        <w:tc>
          <w:tcPr>
            <w:tcW w:w="2016" w:type="dxa"/>
            <w:tcBorders>
              <w:top w:val="nil"/>
              <w:left w:val="nil"/>
              <w:bottom w:val="nil"/>
              <w:right w:val="nil"/>
            </w:tcBorders>
          </w:tcPr>
          <w:p w14:paraId="02DA798B"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9,735</w:t>
            </w:r>
          </w:p>
        </w:tc>
      </w:tr>
      <w:tr w:rsidR="00282B6B" w14:paraId="1C641ADC" w14:textId="77777777" w:rsidTr="0053276F">
        <w:tc>
          <w:tcPr>
            <w:tcW w:w="2616" w:type="dxa"/>
            <w:tcBorders>
              <w:top w:val="nil"/>
              <w:left w:val="nil"/>
              <w:bottom w:val="single" w:sz="4" w:space="0" w:color="auto"/>
              <w:right w:val="nil"/>
            </w:tcBorders>
          </w:tcPr>
          <w:p w14:paraId="3DA1CCA7" w14:textId="77777777" w:rsidR="00282B6B" w:rsidRDefault="00282B6B" w:rsidP="004C17A2">
            <w:pPr>
              <w:pStyle w:val="Zkladntext"/>
              <w:spacing w:line="240" w:lineRule="auto"/>
              <w:jc w:val="left"/>
              <w:rPr>
                <w:lang w:val="en-US"/>
              </w:rPr>
            </w:pPr>
            <w:r>
              <w:rPr>
                <w:lang w:val="en-US"/>
              </w:rPr>
              <w:t>R²</w:t>
            </w:r>
          </w:p>
        </w:tc>
        <w:tc>
          <w:tcPr>
            <w:tcW w:w="2016" w:type="dxa"/>
            <w:tcBorders>
              <w:top w:val="nil"/>
              <w:left w:val="nil"/>
              <w:bottom w:val="single" w:sz="4" w:space="0" w:color="auto"/>
              <w:right w:val="nil"/>
            </w:tcBorders>
          </w:tcPr>
          <w:p w14:paraId="0334FA30"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0.278</w:t>
            </w:r>
          </w:p>
        </w:tc>
        <w:tc>
          <w:tcPr>
            <w:tcW w:w="2016" w:type="dxa"/>
            <w:tcBorders>
              <w:top w:val="nil"/>
              <w:left w:val="nil"/>
              <w:bottom w:val="single" w:sz="4" w:space="0" w:color="auto"/>
              <w:right w:val="nil"/>
            </w:tcBorders>
          </w:tcPr>
          <w:p w14:paraId="226EBCE9"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0.272</w:t>
            </w:r>
          </w:p>
        </w:tc>
        <w:tc>
          <w:tcPr>
            <w:tcW w:w="2016" w:type="dxa"/>
            <w:tcBorders>
              <w:top w:val="nil"/>
              <w:left w:val="nil"/>
              <w:bottom w:val="single" w:sz="4" w:space="0" w:color="auto"/>
              <w:right w:val="nil"/>
            </w:tcBorders>
          </w:tcPr>
          <w:p w14:paraId="0D51F657" w14:textId="77777777" w:rsidR="00282B6B" w:rsidRDefault="00282B6B" w:rsidP="006728FE">
            <w:pPr>
              <w:widowControl w:val="0"/>
              <w:autoSpaceDE w:val="0"/>
              <w:autoSpaceDN w:val="0"/>
              <w:adjustRightInd w:val="0"/>
              <w:spacing w:after="0" w:line="240" w:lineRule="auto"/>
              <w:jc w:val="center"/>
              <w:rPr>
                <w:rFonts w:ascii="Times New Roman" w:hAnsi="Times New Roman" w:cs="Times New Roman"/>
                <w:lang w:val="en-US"/>
              </w:rPr>
            </w:pPr>
            <w:r>
              <w:rPr>
                <w:rFonts w:ascii="Times New Roman" w:hAnsi="Times New Roman" w:cs="Times New Roman"/>
                <w:lang w:val="en-US"/>
              </w:rPr>
              <w:t>0.148</w:t>
            </w:r>
          </w:p>
        </w:tc>
      </w:tr>
    </w:tbl>
    <w:p w14:paraId="476726B0" w14:textId="77777777" w:rsidR="00282B6B" w:rsidRDefault="00282B6B" w:rsidP="00B1174F">
      <w:pPr>
        <w:widowControl w:val="0"/>
        <w:autoSpaceDE w:val="0"/>
        <w:autoSpaceDN w:val="0"/>
        <w:adjustRightInd w:val="0"/>
        <w:spacing w:after="0" w:line="240" w:lineRule="auto"/>
        <w:ind w:firstLine="0"/>
        <w:jc w:val="left"/>
        <w:rPr>
          <w:rFonts w:ascii="Times New Roman" w:hAnsi="Times New Roman" w:cs="Times New Roman"/>
          <w:sz w:val="20"/>
          <w:szCs w:val="20"/>
          <w:lang w:val="en-US"/>
        </w:rPr>
      </w:pPr>
      <w:r>
        <w:rPr>
          <w:rFonts w:ascii="Times New Roman" w:hAnsi="Times New Roman" w:cs="Times New Roman"/>
          <w:sz w:val="20"/>
          <w:szCs w:val="20"/>
          <w:lang w:val="en-US"/>
        </w:rPr>
        <w:t>Standard errors in parentheses</w:t>
      </w:r>
    </w:p>
    <w:p w14:paraId="5B4413B0" w14:textId="4E526ECD" w:rsidR="00282B6B" w:rsidRDefault="00282B6B" w:rsidP="00B1174F">
      <w:pPr>
        <w:widowControl w:val="0"/>
        <w:autoSpaceDE w:val="0"/>
        <w:autoSpaceDN w:val="0"/>
        <w:adjustRightInd w:val="0"/>
        <w:spacing w:after="0" w:line="240" w:lineRule="auto"/>
        <w:ind w:firstLine="0"/>
        <w:jc w:val="left"/>
        <w:rPr>
          <w:rFonts w:ascii="Times New Roman" w:hAnsi="Times New Roman" w:cs="Times New Roman"/>
          <w:sz w:val="20"/>
          <w:szCs w:val="20"/>
          <w:lang w:val="en-US"/>
        </w:rPr>
      </w:pPr>
      <w:r>
        <w:rPr>
          <w:rFonts w:ascii="Times New Roman" w:hAnsi="Times New Roman" w:cs="Times New Roman"/>
          <w:sz w:val="20"/>
          <w:szCs w:val="20"/>
          <w:lang w:val="en-US"/>
        </w:rPr>
        <w:t xml:space="preserve">Závislá proměnná: ln(roční </w:t>
      </w:r>
      <w:r w:rsidR="00846A6C">
        <w:rPr>
          <w:rFonts w:ascii="Times New Roman" w:hAnsi="Times New Roman" w:cs="Times New Roman"/>
          <w:sz w:val="20"/>
          <w:szCs w:val="20"/>
          <w:lang w:val="en-US"/>
        </w:rPr>
        <w:t>mzda</w:t>
      </w:r>
      <w:r>
        <w:rPr>
          <w:rFonts w:ascii="Times New Roman" w:hAnsi="Times New Roman" w:cs="Times New Roman"/>
          <w:sz w:val="20"/>
          <w:szCs w:val="20"/>
          <w:lang w:val="en-US"/>
        </w:rPr>
        <w:t xml:space="preserve"> v USD).</w:t>
      </w:r>
    </w:p>
    <w:p w14:paraId="5DB43A67" w14:textId="77777777" w:rsidR="00282B6B" w:rsidRDefault="00282B6B" w:rsidP="00B1174F">
      <w:pPr>
        <w:widowControl w:val="0"/>
        <w:autoSpaceDE w:val="0"/>
        <w:autoSpaceDN w:val="0"/>
        <w:adjustRightInd w:val="0"/>
        <w:spacing w:after="0" w:line="240" w:lineRule="auto"/>
        <w:ind w:firstLine="0"/>
        <w:jc w:val="left"/>
        <w:rPr>
          <w:rFonts w:ascii="Times New Roman" w:hAnsi="Times New Roman" w:cs="Times New Roman"/>
          <w:sz w:val="20"/>
          <w:szCs w:val="20"/>
          <w:lang w:val="en-US"/>
        </w:rPr>
      </w:pPr>
      <w:r>
        <w:rPr>
          <w:rFonts w:ascii="Times New Roman" w:hAnsi="Times New Roman" w:cs="Times New Roman"/>
          <w:sz w:val="20"/>
          <w:szCs w:val="20"/>
          <w:lang w:val="en-US"/>
        </w:rPr>
        <w:t>Standardní chyby klastrované na firmu v závorkách.</w:t>
      </w:r>
    </w:p>
    <w:p w14:paraId="663157BC" w14:textId="77777777" w:rsidR="00282B6B" w:rsidRDefault="00282B6B" w:rsidP="00B1174F">
      <w:pPr>
        <w:widowControl w:val="0"/>
        <w:autoSpaceDE w:val="0"/>
        <w:autoSpaceDN w:val="0"/>
        <w:adjustRightInd w:val="0"/>
        <w:spacing w:after="0" w:line="240" w:lineRule="auto"/>
        <w:ind w:firstLine="0"/>
        <w:jc w:val="left"/>
        <w:rPr>
          <w:rFonts w:ascii="Times New Roman" w:hAnsi="Times New Roman" w:cs="Times New Roman"/>
          <w:sz w:val="20"/>
          <w:szCs w:val="20"/>
          <w:lang w:val="en-US"/>
        </w:rPr>
      </w:pPr>
      <w:r>
        <w:rPr>
          <w:rFonts w:ascii="Times New Roman" w:hAnsi="Times New Roman" w:cs="Times New Roman"/>
          <w:sz w:val="20"/>
          <w:szCs w:val="20"/>
          <w:lang w:val="en-US"/>
        </w:rPr>
        <w:t>Referenční AI úroveň: None.</w:t>
      </w:r>
    </w:p>
    <w:p w14:paraId="0DFFAABB" w14:textId="77777777" w:rsidR="00282B6B" w:rsidRDefault="00282B6B" w:rsidP="00B1174F">
      <w:pPr>
        <w:widowControl w:val="0"/>
        <w:autoSpaceDE w:val="0"/>
        <w:autoSpaceDN w:val="0"/>
        <w:adjustRightInd w:val="0"/>
        <w:spacing w:after="0" w:line="240" w:lineRule="auto"/>
        <w:ind w:firstLine="0"/>
        <w:jc w:val="left"/>
        <w:rPr>
          <w:rFonts w:ascii="Times New Roman" w:hAnsi="Times New Roman" w:cs="Times New Roman"/>
          <w:sz w:val="20"/>
          <w:szCs w:val="20"/>
          <w:lang w:val="en-US"/>
        </w:rPr>
      </w:pPr>
      <w:r>
        <w:rPr>
          <w:rFonts w:ascii="Times New Roman" w:hAnsi="Times New Roman" w:cs="Times New Roman"/>
          <w:sz w:val="20"/>
          <w:szCs w:val="20"/>
          <w:lang w:val="en-US"/>
        </w:rPr>
        <w:t>Symetrická specifikace napříč zeměmi bez regionálních fixních efektů. Varianta s US Census region FE viz Příloha D (robustness).</w:t>
      </w:r>
    </w:p>
    <w:p w14:paraId="24457CD6" w14:textId="77777777" w:rsidR="00282B6B" w:rsidRDefault="00282B6B" w:rsidP="00B1174F">
      <w:pPr>
        <w:widowControl w:val="0"/>
        <w:autoSpaceDE w:val="0"/>
        <w:autoSpaceDN w:val="0"/>
        <w:adjustRightInd w:val="0"/>
        <w:spacing w:after="0" w:line="240" w:lineRule="auto"/>
        <w:ind w:firstLine="0"/>
        <w:jc w:val="left"/>
        <w:rPr>
          <w:rFonts w:ascii="Times New Roman" w:hAnsi="Times New Roman" w:cs="Times New Roman"/>
          <w:sz w:val="20"/>
          <w:szCs w:val="20"/>
          <w:lang w:val="en-US"/>
        </w:rPr>
      </w:pPr>
      <w:r>
        <w:rPr>
          <w:rFonts w:ascii="Times New Roman" w:hAnsi="Times New Roman" w:cs="Times New Roman"/>
          <w:sz w:val="20"/>
          <w:szCs w:val="20"/>
          <w:lang w:val="en-US"/>
        </w:rPr>
        <w:t>cluster_generative_ai a cluster_data_science__ml záměrně vynechány z RHS — jsou konstrukčně součástí klasifikace ai_level (cirkularita). Koeficienty i.ai_level tak zachycují mzdovou prémii role včetně implicitních AI znalostí.</w:t>
      </w:r>
    </w:p>
    <w:p w14:paraId="18D2DA5D" w14:textId="77777777" w:rsidR="00282B6B" w:rsidRDefault="00282B6B" w:rsidP="00B1174F">
      <w:pPr>
        <w:widowControl w:val="0"/>
        <w:autoSpaceDE w:val="0"/>
        <w:autoSpaceDN w:val="0"/>
        <w:adjustRightInd w:val="0"/>
        <w:spacing w:after="0" w:line="240" w:lineRule="auto"/>
        <w:ind w:firstLine="0"/>
        <w:jc w:val="left"/>
        <w:rPr>
          <w:rFonts w:ascii="Times New Roman" w:hAnsi="Times New Roman" w:cs="Times New Roman"/>
          <w:sz w:val="20"/>
          <w:szCs w:val="20"/>
          <w:lang w:val="en-US"/>
        </w:rPr>
      </w:pPr>
      <w:r>
        <w:rPr>
          <w:rFonts w:ascii="Times New Roman" w:hAnsi="Times New Roman" w:cs="Times New Roman"/>
          <w:sz w:val="20"/>
          <w:szCs w:val="20"/>
          <w:lang w:val="en-US"/>
        </w:rPr>
        <w:t>Plná specifikace s oběma clustery zpět v RHS jako robustness viz Příloha C.</w:t>
      </w:r>
    </w:p>
    <w:p w14:paraId="6C0FD33C" w14:textId="3AC42A77" w:rsidR="00282B6B" w:rsidRDefault="00282B6B" w:rsidP="00B1174F">
      <w:pPr>
        <w:widowControl w:val="0"/>
        <w:autoSpaceDE w:val="0"/>
        <w:autoSpaceDN w:val="0"/>
        <w:adjustRightInd w:val="0"/>
        <w:spacing w:after="0" w:line="240" w:lineRule="auto"/>
        <w:ind w:firstLine="0"/>
        <w:jc w:val="left"/>
        <w:rPr>
          <w:rFonts w:ascii="Times New Roman" w:hAnsi="Times New Roman" w:cs="Times New Roman"/>
          <w:sz w:val="20"/>
          <w:szCs w:val="20"/>
          <w:lang w:val="en-US"/>
        </w:rPr>
      </w:pPr>
      <w:r>
        <w:rPr>
          <w:rFonts w:ascii="Times New Roman" w:hAnsi="Times New Roman" w:cs="Times New Roman"/>
          <w:sz w:val="20"/>
          <w:szCs w:val="20"/>
          <w:lang w:val="en-US"/>
        </w:rPr>
        <w:t xml:space="preserve">Pozor: v DE je pokrytí </w:t>
      </w:r>
      <w:r w:rsidR="00846A6C">
        <w:rPr>
          <w:rFonts w:ascii="Times New Roman" w:hAnsi="Times New Roman" w:cs="Times New Roman"/>
          <w:sz w:val="20"/>
          <w:szCs w:val="20"/>
          <w:lang w:val="en-US"/>
        </w:rPr>
        <w:t>mzdy</w:t>
      </w:r>
      <w:r>
        <w:rPr>
          <w:rFonts w:ascii="Times New Roman" w:hAnsi="Times New Roman" w:cs="Times New Roman"/>
          <w:sz w:val="20"/>
          <w:szCs w:val="20"/>
          <w:lang w:val="en-US"/>
        </w:rPr>
        <w:t xml:space="preserve"> velmi nízké — viz Heckman robustness v Příloze A.</w:t>
      </w:r>
    </w:p>
    <w:p w14:paraId="3627A081" w14:textId="77777777" w:rsidR="00282B6B" w:rsidRDefault="00282B6B" w:rsidP="00B1174F">
      <w:pPr>
        <w:widowControl w:val="0"/>
        <w:autoSpaceDE w:val="0"/>
        <w:autoSpaceDN w:val="0"/>
        <w:adjustRightInd w:val="0"/>
        <w:spacing w:after="0" w:line="240" w:lineRule="auto"/>
        <w:ind w:firstLine="0"/>
        <w:jc w:val="left"/>
        <w:rPr>
          <w:rFonts w:ascii="Times New Roman" w:hAnsi="Times New Roman" w:cs="Times New Roman"/>
          <w:sz w:val="20"/>
          <w:szCs w:val="20"/>
          <w:lang w:val="en-US"/>
        </w:rPr>
      </w:pPr>
      <w:r>
        <w:rPr>
          <w:rFonts w:ascii="Times New Roman" w:hAnsi="Times New Roman" w:cs="Times New Roman"/>
          <w:sz w:val="20"/>
          <w:szCs w:val="20"/>
          <w:vertAlign w:val="superscript"/>
          <w:lang w:val="en-US"/>
        </w:rPr>
        <w:t>*</w:t>
      </w:r>
      <w:r>
        <w:rPr>
          <w:rFonts w:ascii="Times New Roman" w:hAnsi="Times New Roman" w:cs="Times New Roman"/>
          <w:sz w:val="20"/>
          <w:szCs w:val="20"/>
          <w:lang w:val="en-US"/>
        </w:rPr>
        <w:t xml:space="preserve"> </w:t>
      </w:r>
      <w:r>
        <w:rPr>
          <w:rFonts w:ascii="Times New Roman" w:hAnsi="Times New Roman" w:cs="Times New Roman"/>
          <w:i/>
          <w:iCs/>
          <w:sz w:val="20"/>
          <w:szCs w:val="20"/>
          <w:lang w:val="en-US"/>
        </w:rPr>
        <w:t>p</w:t>
      </w:r>
      <w:r>
        <w:rPr>
          <w:rFonts w:ascii="Times New Roman" w:hAnsi="Times New Roman" w:cs="Times New Roman"/>
          <w:sz w:val="20"/>
          <w:szCs w:val="20"/>
          <w:lang w:val="en-US"/>
        </w:rPr>
        <w:t xml:space="preserve"> &lt; 0.05, </w:t>
      </w:r>
      <w:r>
        <w:rPr>
          <w:rFonts w:ascii="Times New Roman" w:hAnsi="Times New Roman" w:cs="Times New Roman"/>
          <w:sz w:val="20"/>
          <w:szCs w:val="20"/>
          <w:vertAlign w:val="superscript"/>
          <w:lang w:val="en-US"/>
        </w:rPr>
        <w:t>**</w:t>
      </w:r>
      <w:r>
        <w:rPr>
          <w:rFonts w:ascii="Times New Roman" w:hAnsi="Times New Roman" w:cs="Times New Roman"/>
          <w:sz w:val="20"/>
          <w:szCs w:val="20"/>
          <w:lang w:val="en-US"/>
        </w:rPr>
        <w:t xml:space="preserve"> </w:t>
      </w:r>
      <w:r>
        <w:rPr>
          <w:rFonts w:ascii="Times New Roman" w:hAnsi="Times New Roman" w:cs="Times New Roman"/>
          <w:i/>
          <w:iCs/>
          <w:sz w:val="20"/>
          <w:szCs w:val="20"/>
          <w:lang w:val="en-US"/>
        </w:rPr>
        <w:t>p</w:t>
      </w:r>
      <w:r>
        <w:rPr>
          <w:rFonts w:ascii="Times New Roman" w:hAnsi="Times New Roman" w:cs="Times New Roman"/>
          <w:sz w:val="20"/>
          <w:szCs w:val="20"/>
          <w:lang w:val="en-US"/>
        </w:rPr>
        <w:t xml:space="preserve"> &lt; 0.01, </w:t>
      </w:r>
      <w:r>
        <w:rPr>
          <w:rFonts w:ascii="Times New Roman" w:hAnsi="Times New Roman" w:cs="Times New Roman"/>
          <w:sz w:val="20"/>
          <w:szCs w:val="20"/>
          <w:vertAlign w:val="superscript"/>
          <w:lang w:val="en-US"/>
        </w:rPr>
        <w:t>***</w:t>
      </w:r>
      <w:r>
        <w:rPr>
          <w:rFonts w:ascii="Times New Roman" w:hAnsi="Times New Roman" w:cs="Times New Roman"/>
          <w:sz w:val="20"/>
          <w:szCs w:val="20"/>
          <w:lang w:val="en-US"/>
        </w:rPr>
        <w:t xml:space="preserve"> </w:t>
      </w:r>
      <w:r>
        <w:rPr>
          <w:rFonts w:ascii="Times New Roman" w:hAnsi="Times New Roman" w:cs="Times New Roman"/>
          <w:i/>
          <w:iCs/>
          <w:sz w:val="20"/>
          <w:szCs w:val="20"/>
          <w:lang w:val="en-US"/>
        </w:rPr>
        <w:t>p</w:t>
      </w:r>
      <w:r>
        <w:rPr>
          <w:rFonts w:ascii="Times New Roman" w:hAnsi="Times New Roman" w:cs="Times New Roman"/>
          <w:sz w:val="20"/>
          <w:szCs w:val="20"/>
          <w:lang w:val="en-US"/>
        </w:rPr>
        <w:t xml:space="preserve"> &lt; 0.001</w:t>
      </w:r>
    </w:p>
    <w:p w14:paraId="3746130A" w14:textId="77777777" w:rsidR="00282B6B" w:rsidRDefault="00282B6B" w:rsidP="00282B6B">
      <w:pPr>
        <w:ind w:firstLine="0"/>
      </w:pPr>
    </w:p>
    <w:p w14:paraId="0D7C3616" w14:textId="24C730EB" w:rsidR="00F71750" w:rsidRDefault="00F71750" w:rsidP="00CD04FC">
      <w:r w:rsidRPr="00F71750">
        <w:t xml:space="preserve">V USA činí AI prémie po kontrole všech pozorovatelných faktorů +11,5 % pro AI Integration a +16,2 % pro Applied/Core AI, přičemž oba koeficienty jsou vysoce statisticky významné. V Indii jsou odhady bodově nižší (AI Integration +9,0 %, Applied/Core AI +11,7 %), oba rovněž statisticky významné, ačkoliv s mírně nižší silou. Německo vykazuje bodově nejnižší hodnoty (AI Integration +3,1 %, Applied/Core AI +7,4 %), avšak ani jeden z koeficientů </w:t>
      </w:r>
      <w:r w:rsidR="00C34B92">
        <w:t>není</w:t>
      </w:r>
      <w:r w:rsidRPr="00F71750">
        <w:t xml:space="preserve"> statisticky signifikantní. Nižší signifikance německých odhadů souvisí s velmi malým vzorkem inzerátů s uvedenou mzdou (N = 514, pouhých 8 % z německého vzorku). Německý trh práce obecně inzeruje mzdu mnohem méně často než americký nebo indický, to představuje limitaci statistické síly mzdového modelu.</w:t>
      </w:r>
    </w:p>
    <w:p w14:paraId="6AFE0205" w14:textId="69B00E4A" w:rsidR="002847C6" w:rsidRDefault="00C366F6" w:rsidP="0060197A">
      <w:r>
        <w:lastRenderedPageBreak/>
        <w:t>Byl proveden také</w:t>
      </w:r>
      <w:r w:rsidRPr="00C366F6">
        <w:t xml:space="preserve"> OLS model s interakcemi ai_level × country </w:t>
      </w:r>
      <w:r w:rsidRPr="00C366F6">
        <w:rPr>
          <w:highlight w:val="yellow"/>
        </w:rPr>
        <w:t>(Příloha B)</w:t>
      </w:r>
      <w:r>
        <w:t xml:space="preserve">, jež </w:t>
      </w:r>
      <w:r w:rsidRPr="00C366F6">
        <w:t xml:space="preserve">formálně ověřuje, zda se AI prémie mezi zeměmi statisticky liší. Waldův test těchto interakcí (F(4; 12 686) = 2,56; p = 0,037) zamítá hypotézu o homogenitě AI prémie napříč zeměmi. Rozdíl je </w:t>
      </w:r>
      <w:r w:rsidR="00D14F43">
        <w:t xml:space="preserve">dán </w:t>
      </w:r>
      <w:r w:rsidRPr="00C366F6">
        <w:t>primárně Německem, jehož AI Integration prémie je oproti USA o 11,1 procentního bodu nižší (p = 0,005). USA a Indie jsou si naproti tomu v úrovni AI prémie statisticky rovny. Heterogenita AI prémie je tedy spíše slabší a projevuje se především v rozdílu mezi německým a americko-indickým</w:t>
      </w:r>
      <w:r w:rsidR="009C26EF">
        <w:t xml:space="preserve"> vzorkem</w:t>
      </w:r>
      <w:r w:rsidRPr="00C366F6">
        <w:t>.</w:t>
      </w:r>
    </w:p>
    <w:p w14:paraId="3383AD3A" w14:textId="17638B68" w:rsidR="0093487A" w:rsidRPr="0093487A" w:rsidRDefault="0093487A" w:rsidP="0093487A">
      <w:pPr>
        <w:rPr>
          <w:highlight w:val="yellow"/>
        </w:rPr>
      </w:pPr>
      <w:r w:rsidRPr="0093487A">
        <w:rPr>
          <w:highlight w:val="yellow"/>
        </w:rPr>
        <w:t>Nízké pokrytí platu v Německu představuje potenciální zdroj selekčního zkreslení, jelikož firmy, které mzdu zveřejňují, mohou být systematicky odlišné od těch, které ji neuvádějí. Tento problém byl ověřen Heckmanovým selekčním modelem (Příloha A), který odhaduje pravděpodobnost zveřejnění mzdy v první fázi a koriguje mzdovou rovnici ve druhé fázi inverzním Millsovým poměrem.</w:t>
      </w:r>
    </w:p>
    <w:p w14:paraId="5C594454" w14:textId="2928A58B" w:rsidR="0093487A" w:rsidRPr="0093487A" w:rsidRDefault="0093487A" w:rsidP="0093487A">
      <w:pPr>
        <w:rPr>
          <w:highlight w:val="yellow"/>
        </w:rPr>
      </w:pPr>
      <w:r w:rsidRPr="0093487A">
        <w:rPr>
          <w:highlight w:val="yellow"/>
        </w:rPr>
        <w:t>Je třeba uvést jednu metodologickou upřesňující poznámku. V této specifikaci slouží Heckmanův model spíše jako robustnostní test vůči funkční formě než jako plnohodnotná korekce selekčního zkreslení. Selekční i mzdová rovnice totiž obsahují stejnou sadu regresorů, jelikož formální exclusion restriction (tedy proměnná, která by ovlivňovala zveřejnění mzdy, ale ne její výši) není v datech k dispozici. Nulová hypotéza ρ = 0 je tak identifikována pouze nelinearitou inverzního Millsova poměru, a výsledky je proto vhodné interpretovat jako test citlivosti OLS odhadů vůči funkční formě, nikoli jako čistou korekci selekce.</w:t>
      </w:r>
    </w:p>
    <w:p w14:paraId="68F50371" w14:textId="763941BA" w:rsidR="0093487A" w:rsidRDefault="0093487A" w:rsidP="0093487A">
      <w:r w:rsidRPr="0093487A">
        <w:rPr>
          <w:highlight w:val="yellow"/>
        </w:rPr>
        <w:t xml:space="preserve">Waldův test nulové korelace mezi selekční a mzdovou rovnicí (H₀: ρ = 0) dává pro Německo výsledek χ²(1) = 0,49; p = 0,484. V Německu tedy Heckmanův model žádný signifikantní rozdíl oproti OLS nezachytil — německý odhad AI prémie má pouze sníženou statistickou sílu kvůli malému vzorku, nikoliv systematické zkreslení. V USA je test </w:t>
      </w:r>
      <w:r w:rsidR="009B75D2">
        <w:rPr>
          <w:highlight w:val="yellow"/>
        </w:rPr>
        <w:t>p</w:t>
      </w:r>
      <w:r w:rsidRPr="0093487A">
        <w:rPr>
          <w:highlight w:val="yellow"/>
        </w:rPr>
        <w:t xml:space="preserve"> = 0 rovněž statisticky neutrální (χ²(1) = 2,20; p = 0,138). V Indii vychází </w:t>
      </w:r>
      <w:r w:rsidR="009B75D2">
        <w:rPr>
          <w:highlight w:val="yellow"/>
        </w:rPr>
        <w:t>p</w:t>
      </w:r>
      <w:r w:rsidRPr="0093487A">
        <w:rPr>
          <w:highlight w:val="yellow"/>
        </w:rPr>
        <w:t xml:space="preserve"> signifikantní (χ²(1) = 5,17; p = 0,023), vzhledem k absenci exclusion restriction v této specifikaci však nelze spolehlivě rozhodnout, zda jde o skutečnou selekci, nebo o mírné porušení předpokladu bivariate-normálního rozdělení chyb. Bodový odhad indické AI prémie se nicméně po Heckmanově korekci zásadně nemění, takže hlavní závěr o existenci a přibližné velikosti AI prémie zůstává v platnosti ve všech třech zemích. V Německu je třeba odhady interpretovat s vědomím omezené statistické síly, nikoliv jako vychýlené.</w:t>
      </w:r>
    </w:p>
    <w:p w14:paraId="237B31D0" w14:textId="23FC6328" w:rsidR="00B50196" w:rsidRDefault="00B50196" w:rsidP="0093487A">
      <w:r w:rsidRPr="00B50196">
        <w:rPr>
          <w:highlight w:val="yellow"/>
        </w:rPr>
        <w:lastRenderedPageBreak/>
        <w:t>Mean VIF se ve všech třech zemích pohybuje mezi 1,37 a 1,82, tedy hluboko pod kritickou hranicí 5 (případně 10 podle přísnějšího kritéria). Multikolinearita mezi hlavními substantivními prediktory (skill clustery a úrovně AI požadavku) tedy nepředstavuje problém, jelikož jejich individuální hodnoty VIF v žádné zemi nepřesahují 1,9. Vyšší individuální hodnoty se objevují pouze u dummy proměnných pro velikost firmy (max VIF 2,5 v USA, 7,4 v Německu, 5,6 v Indii), což je běžný důsledek vzájemné korelace mezi kategoriemi jedné kategorické proměnné a nemá dopad na odhady AI prémie ani koeficientů skill clusterů.</w:t>
      </w:r>
    </w:p>
    <w:p w14:paraId="0090C4C9" w14:textId="64BCA2CB" w:rsidR="00052E3F" w:rsidRDefault="00D02B5B" w:rsidP="00D02B5B">
      <w:pPr>
        <w:pStyle w:val="Nadpis2"/>
      </w:pPr>
      <w:bookmarkStart w:id="119" w:name="_Hlk227485035"/>
      <w:r>
        <w:t>Podrobný</w:t>
      </w:r>
      <w:r w:rsidR="00052E3F">
        <w:t xml:space="preserve"> </w:t>
      </w:r>
      <w:r>
        <w:t>pohled</w:t>
      </w:r>
      <w:r w:rsidR="00052E3F">
        <w:t xml:space="preserve"> na americk</w:t>
      </w:r>
      <w:r>
        <w:t>ý</w:t>
      </w:r>
      <w:r w:rsidR="00052E3F">
        <w:t xml:space="preserve"> </w:t>
      </w:r>
      <w:r>
        <w:t>trh práce</w:t>
      </w:r>
      <w:bookmarkEnd w:id="119"/>
    </w:p>
    <w:p w14:paraId="62DEEBD1" w14:textId="308420C1" w:rsidR="00052E3F" w:rsidRDefault="00052E3F" w:rsidP="00D02B5B">
      <w:r>
        <w:t xml:space="preserve">Zatímco předchozí </w:t>
      </w:r>
      <w:r w:rsidR="00FD0DDE">
        <w:t>analýza</w:t>
      </w:r>
      <w:r>
        <w:t xml:space="preserve"> </w:t>
      </w:r>
      <w:r w:rsidR="0000624E">
        <w:t>po</w:t>
      </w:r>
      <w:r>
        <w:t>rovnával</w:t>
      </w:r>
      <w:r w:rsidR="00FD0DDE">
        <w:t>a</w:t>
      </w:r>
      <w:r>
        <w:t xml:space="preserve"> </w:t>
      </w:r>
      <w:r w:rsidR="0000624E">
        <w:t xml:space="preserve">pracovní </w:t>
      </w:r>
      <w:r>
        <w:t>trh</w:t>
      </w:r>
      <w:r w:rsidR="0000624E">
        <w:t xml:space="preserve"> USA, Německa a Indie</w:t>
      </w:r>
      <w:r>
        <w:t xml:space="preserve">, </w:t>
      </w:r>
      <w:r w:rsidR="00FD0DDE">
        <w:t>tato</w:t>
      </w:r>
      <w:r>
        <w:t xml:space="preserve"> </w:t>
      </w:r>
      <w:r w:rsidR="00FD0DDE">
        <w:t>kapitola</w:t>
      </w:r>
      <w:r>
        <w:t xml:space="preserve"> </w:t>
      </w:r>
      <w:r w:rsidR="00FD0DDE">
        <w:t>práce se zaměřuje na čistě</w:t>
      </w:r>
      <w:r>
        <w:t xml:space="preserve"> americký vzorek </w:t>
      </w:r>
      <w:r w:rsidR="00FD0DDE">
        <w:t>dat pro</w:t>
      </w:r>
      <w:r>
        <w:t xml:space="preserve"> hlubší analýz</w:t>
      </w:r>
      <w:r w:rsidR="00FD0DDE">
        <w:t>u</w:t>
      </w:r>
      <w:r>
        <w:t>. USA je s</w:t>
      </w:r>
      <w:r w:rsidR="000E4CA0">
        <w:t xml:space="preserve"> </w:t>
      </w:r>
      <w:r>
        <w:t xml:space="preserve">17 848 inzeráty (z toho 14 642 </w:t>
      </w:r>
      <w:r w:rsidR="00B76B76">
        <w:t xml:space="preserve">inzerátů obsahuje informace o </w:t>
      </w:r>
      <w:r>
        <w:t>mzd</w:t>
      </w:r>
      <w:r w:rsidR="00B76B76">
        <w:t>ě</w:t>
      </w:r>
      <w:r>
        <w:t xml:space="preserve">) </w:t>
      </w:r>
      <w:r w:rsidR="00381D76">
        <w:t xml:space="preserve">ze tří zemí největším vzorkem, </w:t>
      </w:r>
      <w:r>
        <w:t xml:space="preserve">umožňuje </w:t>
      </w:r>
      <w:r w:rsidR="00381D76">
        <w:t xml:space="preserve">tak </w:t>
      </w:r>
      <w:r w:rsidR="00D67317">
        <w:t xml:space="preserve">detailnější pohled a </w:t>
      </w:r>
      <w:r w:rsidR="00CC7B04">
        <w:t xml:space="preserve">hlubší </w:t>
      </w:r>
      <w:r w:rsidR="00D67317">
        <w:t>analýzu</w:t>
      </w:r>
      <w:r>
        <w:t xml:space="preserve">. Cílem není </w:t>
      </w:r>
      <w:r w:rsidR="0090736E">
        <w:t>opakovat</w:t>
      </w:r>
      <w:r>
        <w:t xml:space="preserve"> komparativní pohled, nýbrž</w:t>
      </w:r>
      <w:r w:rsidR="0061002C">
        <w:t xml:space="preserve"> jej</w:t>
      </w:r>
      <w:r>
        <w:t xml:space="preserve"> doplnit </w:t>
      </w:r>
      <w:r w:rsidR="0061002C">
        <w:t xml:space="preserve">o </w:t>
      </w:r>
      <w:r w:rsidR="00313304">
        <w:t>detailnější</w:t>
      </w:r>
      <w:r>
        <w:t xml:space="preserve"> porozuměn</w:t>
      </w:r>
      <w:r w:rsidR="0061002C">
        <w:t>í pracovního trhu USA v souvislosti s AI požadavky</w:t>
      </w:r>
      <w:r>
        <w:t>. Modely v této sekci zahrnují region</w:t>
      </w:r>
      <w:r w:rsidR="007074D7">
        <w:t>y dle standardu US Census</w:t>
      </w:r>
      <w:r>
        <w:t xml:space="preserve"> jako fixní efekty</w:t>
      </w:r>
      <w:r w:rsidR="00B1363B">
        <w:t xml:space="preserve"> pro rozlišení částí Spojených statů jakožto velkého státu, jelikož se předpokládají znatelné rozdíly mezi regiony</w:t>
      </w:r>
      <w:r w:rsidR="00B517AB">
        <w:t xml:space="preserve"> </w:t>
      </w:r>
      <w:r>
        <w:t>USA</w:t>
      </w:r>
      <w:r w:rsidR="00B1363B">
        <w:t xml:space="preserve">, což by mohlo činit proměnnou </w:t>
      </w:r>
      <w:r w:rsidR="000D58F1">
        <w:t>jedn</w:t>
      </w:r>
      <w:r w:rsidR="0053671B">
        <w:t>í</w:t>
      </w:r>
      <w:r w:rsidR="000D58F1">
        <w:t>m ze</w:t>
      </w:r>
      <w:r>
        <w:t xml:space="preserve"> mzdový</w:t>
      </w:r>
      <w:r w:rsidR="00EC304B">
        <w:t>ch</w:t>
      </w:r>
      <w:r>
        <w:t xml:space="preserve"> prediktor</w:t>
      </w:r>
      <w:r w:rsidR="00EC304B">
        <w:t>ů</w:t>
      </w:r>
      <w:r>
        <w:t xml:space="preserve">. </w:t>
      </w:r>
      <w:r w:rsidRPr="00842BC9">
        <w:rPr>
          <w:highlight w:val="yellow"/>
        </w:rPr>
        <w:t>Kvantifikace, o kolik procentních bodů region posouvá americké koeficienty AI prémie, je předmětem Přílohy D.</w:t>
      </w:r>
    </w:p>
    <w:p w14:paraId="15A9AA03" w14:textId="114B3D45" w:rsidR="00052E3F" w:rsidRDefault="00052E3F" w:rsidP="00D02B5B">
      <w:pPr>
        <w:pStyle w:val="Nadpis3"/>
        <w:numPr>
          <w:ilvl w:val="0"/>
          <w:numId w:val="0"/>
        </w:numPr>
        <w:ind w:left="720" w:hanging="720"/>
      </w:pPr>
      <w:r>
        <w:t>Determinanty AI požadavku</w:t>
      </w:r>
    </w:p>
    <w:p w14:paraId="7D851180" w14:textId="22E60E27" w:rsidR="00052E3F" w:rsidRDefault="00052E3F" w:rsidP="003366E8">
      <w:r>
        <w:t>Komparativní</w:t>
      </w:r>
      <w:r w:rsidR="002978E4">
        <w:t xml:space="preserve"> analýza determinantu AI požadavku</w:t>
      </w:r>
      <w:r>
        <w:t xml:space="preserve"> ukázala </w:t>
      </w:r>
      <w:r w:rsidR="00E510D0">
        <w:t>výsledky</w:t>
      </w:r>
      <w:r>
        <w:t xml:space="preserve"> binárního logit AI požadavku napříč zeměmi. Tato </w:t>
      </w:r>
      <w:r w:rsidR="002978E4">
        <w:t>podkapitol</w:t>
      </w:r>
      <w:r w:rsidR="00E510D0">
        <w:t>a pohled</w:t>
      </w:r>
      <w:r>
        <w:t xml:space="preserve"> </w:t>
      </w:r>
      <w:r w:rsidR="00CD638A">
        <w:t>rozšiřuje</w:t>
      </w:r>
      <w:r>
        <w:t xml:space="preserve"> postupn</w:t>
      </w:r>
      <w:r w:rsidR="00CD638A">
        <w:t>ým</w:t>
      </w:r>
      <w:r>
        <w:t xml:space="preserve"> inkrementální</w:t>
      </w:r>
      <w:r w:rsidR="00CD638A">
        <w:t>m</w:t>
      </w:r>
      <w:r>
        <w:t xml:space="preserve"> </w:t>
      </w:r>
      <w:r w:rsidR="00CD638A">
        <w:t>přidáváním kontroly do modelu</w:t>
      </w:r>
      <w:r>
        <w:t xml:space="preserve"> na americkém vzorku</w:t>
      </w:r>
      <w:r w:rsidR="005B2E9B">
        <w:t xml:space="preserve"> inzerátů</w:t>
      </w:r>
      <w:r w:rsidR="00CD638A">
        <w:t>. O</w:t>
      </w:r>
      <w:r>
        <w:t>dhaluje</w:t>
      </w:r>
      <w:r w:rsidR="00CD638A">
        <w:t xml:space="preserve"> tak</w:t>
      </w:r>
      <w:r>
        <w:t>, kolik variability v AI požadavku vysvětluje firemní profil, profil role a dovednostní profil samostatně. Modely jsou odhadovány ve třech postupných krocích. Model M1 (profil firmy) obsahuje pouze NACE sektor, typ organizace, velikost firmy a region a dosahuje Pseudo R² pouhých 2,4 %.</w:t>
      </w:r>
      <w:r w:rsidR="00AC420F">
        <w:t xml:space="preserve"> </w:t>
      </w:r>
      <w:r w:rsidR="00AC420F" w:rsidRPr="00AC420F">
        <w:t>Firemní profil má tedy jako samotný prediktor AI požadavku velmi slabou výpovědní hodnotu</w:t>
      </w:r>
      <w:r>
        <w:t xml:space="preserve">. </w:t>
      </w:r>
      <w:r w:rsidR="00AC420F">
        <w:t>Po rozšíření o profil role (</w:t>
      </w:r>
      <w:r>
        <w:t>Model M2</w:t>
      </w:r>
      <w:r w:rsidR="00AC420F">
        <w:t xml:space="preserve">), kdy byly do modelu </w:t>
      </w:r>
      <w:r>
        <w:t>přidá</w:t>
      </w:r>
      <w:r w:rsidR="00AC420F">
        <w:t>ny</w:t>
      </w:r>
      <w:r>
        <w:t xml:space="preserve"> technologické skill clustery, profesní skupin</w:t>
      </w:r>
      <w:r w:rsidR="00AC420F">
        <w:t>a</w:t>
      </w:r>
      <w:r>
        <w:t xml:space="preserve">, vzdělání a zkušenosti </w:t>
      </w:r>
      <w:r w:rsidR="00AC420F">
        <w:t>se</w:t>
      </w:r>
      <w:r>
        <w:t xml:space="preserve"> Pseudo R²</w:t>
      </w:r>
      <w:r w:rsidR="00AC420F">
        <w:t xml:space="preserve"> zvyšuje</w:t>
      </w:r>
      <w:r>
        <w:t xml:space="preserve"> na 11,</w:t>
      </w:r>
      <w:r w:rsidRPr="00105FB0">
        <w:rPr>
          <w:highlight w:val="cyan"/>
        </w:rPr>
        <w:t xml:space="preserve">7 %. Plný Model M3, který k profilu </w:t>
      </w:r>
      <w:r w:rsidR="008C2A17" w:rsidRPr="00105FB0">
        <w:rPr>
          <w:highlight w:val="cyan"/>
        </w:rPr>
        <w:t xml:space="preserve">rolí </w:t>
      </w:r>
      <w:r w:rsidRPr="00105FB0">
        <w:rPr>
          <w:highlight w:val="cyan"/>
        </w:rPr>
        <w:t xml:space="preserve">přidává ještě firemní proměnné, pak přináší </w:t>
      </w:r>
      <w:r w:rsidR="00177A14" w:rsidRPr="00105FB0">
        <w:rPr>
          <w:highlight w:val="cyan"/>
        </w:rPr>
        <w:t>již pouze</w:t>
      </w:r>
      <w:r w:rsidRPr="00105FB0">
        <w:rPr>
          <w:highlight w:val="cyan"/>
        </w:rPr>
        <w:t xml:space="preserve"> </w:t>
      </w:r>
      <w:r w:rsidR="00E93D4A" w:rsidRPr="00105FB0">
        <w:rPr>
          <w:highlight w:val="cyan"/>
        </w:rPr>
        <w:t>malé</w:t>
      </w:r>
      <w:r w:rsidRPr="00105FB0">
        <w:rPr>
          <w:highlight w:val="cyan"/>
        </w:rPr>
        <w:t xml:space="preserve"> zlepšení na 12,9 %.</w:t>
      </w:r>
      <w:r w:rsidR="00C00C23" w:rsidRPr="00105FB0">
        <w:rPr>
          <w:highlight w:val="cyan"/>
        </w:rPr>
        <w:t xml:space="preserve"> To značí, že</w:t>
      </w:r>
      <w:r w:rsidRPr="00105FB0">
        <w:rPr>
          <w:highlight w:val="cyan"/>
        </w:rPr>
        <w:t xml:space="preserve"> </w:t>
      </w:r>
      <w:r w:rsidR="00C00C23" w:rsidRPr="00105FB0">
        <w:rPr>
          <w:highlight w:val="cyan"/>
        </w:rPr>
        <w:lastRenderedPageBreak/>
        <w:t>c</w:t>
      </w:r>
      <w:r w:rsidRPr="00105FB0">
        <w:rPr>
          <w:highlight w:val="cyan"/>
        </w:rPr>
        <w:t>harakteristiky role vysvětlují téměř pětkrát více variability než firemní profil. O tom, zda pozice vyžaduje AI</w:t>
      </w:r>
      <w:r w:rsidR="00015329" w:rsidRPr="00105FB0">
        <w:rPr>
          <w:highlight w:val="cyan"/>
        </w:rPr>
        <w:t xml:space="preserve"> tak </w:t>
      </w:r>
      <w:r w:rsidRPr="00105FB0">
        <w:rPr>
          <w:highlight w:val="cyan"/>
        </w:rPr>
        <w:t>rozhoduje spíše obsah práce než identita zaměstnavatele.</w:t>
      </w:r>
    </w:p>
    <w:p w14:paraId="348BF2F8" w14:textId="08C675B6" w:rsidR="00052E3F" w:rsidRDefault="00052E3F" w:rsidP="00F97BD6">
      <w:r w:rsidRPr="002D2B58">
        <w:rPr>
          <w:highlight w:val="yellow"/>
        </w:rPr>
        <w:t xml:space="preserve">Hosmer-Lemeshowův test shody je nesignifikantní (χ²(8) = 12,29; p = 0,139), AUC = 0,746 odpovídá přijatelné schopnosti modelu odlišit AI a non-AI pozice a hodnoty VIF nepoukazují na problém s multikolinearitou. Linktest ukázal drobnou nepřesnost ve specifikaci modelu (_hatsq p = 0,003), která pravděpodobně souvisí s absencí interakcí mezi proměnnými. Efekt cloudových dovedností by mohl být silnější v tech hubech, efekt webových technologií se může lišit podle velikosti firmy. Tyto interakce v hlavním modelu nejsou, protože by komplikovaly interpretaci marginálních efektů. Klasifikační tabulka vykazuje celkovou přesnost 80,5 % při senzitivitě 16,9 % a specificitě 96,9 %. Nízká senzitivita je důsledkem </w:t>
      </w:r>
      <w:r w:rsidR="00C72EA1" w:rsidRPr="002D2B58">
        <w:rPr>
          <w:highlight w:val="yellow"/>
        </w:rPr>
        <w:t>faktu</w:t>
      </w:r>
      <w:r w:rsidRPr="002D2B58">
        <w:rPr>
          <w:highlight w:val="yellow"/>
        </w:rPr>
        <w:t>, že AI pozice tvoří jen asi 21 % amerického vzorku. Cílem analýzy však není klasifikace, nýbrž odhad marginálních efektů.</w:t>
      </w:r>
    </w:p>
    <w:p w14:paraId="092DC8F3" w14:textId="75D5B369" w:rsidR="00052E3F" w:rsidRDefault="00052E3F" w:rsidP="00F97BD6">
      <w:pPr>
        <w:pStyle w:val="Nadpis3"/>
      </w:pPr>
      <w:r>
        <w:t>Technologická propast na IT trhu</w:t>
      </w:r>
    </w:p>
    <w:p w14:paraId="00D5042F" w14:textId="4007DB01" w:rsidR="00052E3F" w:rsidRDefault="00052E3F" w:rsidP="0030603E">
      <w:r>
        <w:t>Výsledky Modelu M3, interpretované průměrný</w:t>
      </w:r>
      <w:r w:rsidR="00001700">
        <w:t>mi</w:t>
      </w:r>
      <w:r>
        <w:t xml:space="preserve"> marginální</w:t>
      </w:r>
      <w:r w:rsidR="00001700">
        <w:t>mi</w:t>
      </w:r>
      <w:r>
        <w:t xml:space="preserve"> efekt</w:t>
      </w:r>
      <w:r w:rsidR="00001700">
        <w:t>y</w:t>
      </w:r>
      <w:r>
        <w:t xml:space="preserve"> (AME), odhalují </w:t>
      </w:r>
      <w:r w:rsidR="00753141">
        <w:t xml:space="preserve">na americkém IT trhu </w:t>
      </w:r>
      <w:r>
        <w:t>výrazn</w:t>
      </w:r>
      <w:r w:rsidR="00DC24B7">
        <w:t>é rozdíly v technologiích</w:t>
      </w:r>
      <w:r>
        <w:t>. Na jedné straně stojí moderní, cloud orientovan</w:t>
      </w:r>
      <w:r w:rsidR="00FC33AA">
        <w:t>é</w:t>
      </w:r>
      <w:r>
        <w:t xml:space="preserve"> technologi</w:t>
      </w:r>
      <w:r w:rsidR="00FC33AA">
        <w:t>e</w:t>
      </w:r>
      <w:r>
        <w:t xml:space="preserve">, </w:t>
      </w:r>
      <w:r w:rsidR="001205ED">
        <w:t>jejichž</w:t>
      </w:r>
      <w:r>
        <w:t xml:space="preserve"> přítomnost v inzerátu výrazně zvyšuje pravděpodobnost AI požadavku. Na druhé straně tradiční podnikové a infrastrukturní technologie, které s AI pozicemi korelují negativně. Nejsilnějším pozitivním prediktorem je skill cluster Dynamic Web (+9,4 p. b.; p &lt; 0,001). Přítomnost dovedností typu React, Node.js nebo moderních webových frameworků</w:t>
      </w:r>
      <w:r w:rsidR="00933327">
        <w:t xml:space="preserve"> tak</w:t>
      </w:r>
      <w:r>
        <w:t xml:space="preserve"> zvyšuje pravděpodobnost AI požadavku o téměř 10 procentních bodů. Tento výsledek odráží reálný tržní trend, jelikož AI funkce (chatboti, doporučovací systémy, personalizace) jsou nejčastěji nasazovány právě prostřednictvím webových aplikací.</w:t>
      </w:r>
      <w:r w:rsidR="00E6719D">
        <w:t xml:space="preserve"> </w:t>
      </w:r>
      <w:r w:rsidR="00E6719D" w:rsidRPr="00E6719D">
        <w:t>V rozmezí přibližně 2 až 7 procentních bodů následují další skill clustery</w:t>
      </w:r>
      <w:r w:rsidR="00D3276D">
        <w:t xml:space="preserve"> zastupující práci s moderními technologiemi</w:t>
      </w:r>
      <w:r w:rsidR="0057610D">
        <w:t>, což je</w:t>
      </w:r>
      <w:r w:rsidR="00E6719D" w:rsidRPr="00E6719D">
        <w:t xml:space="preserve"> Cloud Computing a DevOps / Containers (cloudová infrastruktura), Data Engineering a BI / Analytics (datová vrstva), Enterprise Platforms, Frontend Development a Backend Development (vývoj</w:t>
      </w:r>
      <w:r w:rsidR="0096261C">
        <w:t xml:space="preserve"> aplikací</w:t>
      </w:r>
      <w:r w:rsidR="00E6719D" w:rsidRPr="00E6719D">
        <w:t xml:space="preserve">), a Systems Programming (nízkoúrovňové programování). Všechny </w:t>
      </w:r>
      <w:r w:rsidR="0074450A">
        <w:t xml:space="preserve">zmíněné </w:t>
      </w:r>
      <w:r w:rsidR="00E6719D" w:rsidRPr="00E6719D">
        <w:t>efekty jsou statisticky vysoce signifikantní.</w:t>
      </w:r>
    </w:p>
    <w:p w14:paraId="47BE90FF" w14:textId="692918A9" w:rsidR="00052E3F" w:rsidRDefault="00052E3F" w:rsidP="00A93B4C">
      <w:r>
        <w:t>Na opačné straně jsou</w:t>
      </w:r>
      <w:r w:rsidR="003E67B7">
        <w:t xml:space="preserve"> pak</w:t>
      </w:r>
      <w:r>
        <w:t xml:space="preserve"> technologie typické pro tradiční IT role</w:t>
      </w:r>
      <w:r w:rsidR="00273D72">
        <w:t xml:space="preserve"> jako</w:t>
      </w:r>
      <w:r>
        <w:t xml:space="preserve"> Enterprise / Managed systémy (−6,5 p. b.; p &lt; 0,001) </w:t>
      </w:r>
      <w:r w:rsidR="00273D72">
        <w:t>či</w:t>
      </w:r>
      <w:r>
        <w:t xml:space="preserve"> Scripting / Shell (−5,6 p. b.; p &lt; 0,001)</w:t>
      </w:r>
      <w:r w:rsidR="00273D72">
        <w:t xml:space="preserve">, jež </w:t>
      </w:r>
      <w:r>
        <w:t>mají nejsilnější negativní vliv, násled</w:t>
      </w:r>
      <w:r w:rsidR="00273D72">
        <w:t xml:space="preserve">ovány </w:t>
      </w:r>
      <w:r>
        <w:t>Databases / Storage (−3,4 p. b.) a OS / Embedded (−3,3 p. b.). AI požadavky se tedy koncentrují v pozicích s moderním cloud</w:t>
      </w:r>
      <w:r w:rsidR="004818D6">
        <w:t xml:space="preserve"> </w:t>
      </w:r>
      <w:r w:rsidR="004818D6">
        <w:lastRenderedPageBreak/>
        <w:t xml:space="preserve">až </w:t>
      </w:r>
      <w:r>
        <w:t>webovým profilem, zatímco tradiční podnikové a infrastrukturní role AI zatím výrazněji neadoptovaly. Tato propast má jeden důležitý praktický důsledek. Přechod k AI neznamená jen osvojit si samotné AI nástroje, nýbrž modernizovat celé technologické zázemí. Firmy a pracovníci zakotvení v</w:t>
      </w:r>
      <w:r w:rsidR="00A93B4C">
        <w:t xml:space="preserve"> starších zavedených </w:t>
      </w:r>
      <w:r>
        <w:t>technologiích mají k AI strukturálně dál.</w:t>
      </w:r>
    </w:p>
    <w:p w14:paraId="084F6F33" w14:textId="3FE38504" w:rsidR="00052E3F" w:rsidRDefault="00052E3F" w:rsidP="00CA53B4">
      <w:r>
        <w:t xml:space="preserve">Zajímavý je také výsledek pro firemní charakteristiky a senioritu. Typ organizace (Private, Public, Unknown/Other/Gov) nemá statisticky významný vliv v žádné specifikaci. Stejně tak po kontrole skill clusterů a job family ztrácí signifikanci </w:t>
      </w:r>
      <w:r w:rsidR="00F00C33">
        <w:t xml:space="preserve">i seniorita </w:t>
      </w:r>
      <w:r>
        <w:t>(Junior p = 0,2</w:t>
      </w:r>
      <w:r w:rsidR="00042BE0">
        <w:t>62</w:t>
      </w:r>
      <w:r>
        <w:t>; Senior+ p = 0,2</w:t>
      </w:r>
      <w:r w:rsidR="00042BE0">
        <w:t>33</w:t>
      </w:r>
      <w:r>
        <w:t>). AI požadavky tedy nejsou výsadou seniorních pozic, pronikají na všechny úrovně seniority a napříč různými typy zaměstnavatelů, pokud má pozice odpovídající technologický profil.</w:t>
      </w:r>
    </w:p>
    <w:p w14:paraId="719BA500" w14:textId="265A513C" w:rsidR="00052E3F" w:rsidRDefault="00ED7516" w:rsidP="00CA53B4">
      <w:pPr>
        <w:pStyle w:val="Nadpis3"/>
      </w:pPr>
      <w:r>
        <w:t>M</w:t>
      </w:r>
      <w:r w:rsidR="00052E3F">
        <w:t>ediace</w:t>
      </w:r>
      <w:r>
        <w:t xml:space="preserve"> skrz profesní skupinu</w:t>
      </w:r>
    </w:p>
    <w:p w14:paraId="08F7B426" w14:textId="0B0C08AC" w:rsidR="00854E34" w:rsidRDefault="00052E3F" w:rsidP="00052E3F">
      <w:r>
        <w:t xml:space="preserve">Profesní skupina (job family) a úroveň seniority </w:t>
      </w:r>
      <w:r w:rsidR="005F0247">
        <w:t xml:space="preserve">v modelu </w:t>
      </w:r>
      <w:r>
        <w:t>mohou</w:t>
      </w:r>
      <w:r w:rsidR="005F0247">
        <w:t xml:space="preserve"> </w:t>
      </w:r>
      <w:r w:rsidR="005F0247" w:rsidRPr="005F0247">
        <w:t>částečně absorbovat efekt technologických dovedností na pravděpodobnost AI požadavku</w:t>
      </w:r>
      <w:r w:rsidR="005F0247">
        <w:t xml:space="preserve">, a </w:t>
      </w:r>
      <w:r>
        <w:t xml:space="preserve">fungovat </w:t>
      </w:r>
      <w:r w:rsidR="005F0247">
        <w:t xml:space="preserve">tedy </w:t>
      </w:r>
      <w:r>
        <w:t>jako mediáto</w:t>
      </w:r>
      <w:r w:rsidR="00B41582">
        <w:t>ři</w:t>
      </w:r>
      <w:r>
        <w:t xml:space="preserve">. Pokud </w:t>
      </w:r>
      <w:r w:rsidR="0092140D">
        <w:t>by tomu</w:t>
      </w:r>
      <w:r>
        <w:t xml:space="preserve"> tak </w:t>
      </w:r>
      <w:r w:rsidR="0092140D">
        <w:t>skutečně bylo</w:t>
      </w:r>
      <w:r>
        <w:t xml:space="preserve">, plný model jejich vliv absorbuje a skutečný efekt dovedností je v něm podhodnocen. Pro ověření </w:t>
      </w:r>
      <w:r w:rsidR="00FB340D">
        <w:t xml:space="preserve">tohoto jevu </w:t>
      </w:r>
      <w:r>
        <w:t>byly odhadnuty tři vnořené modely</w:t>
      </w:r>
      <w:r w:rsidR="00FB340D">
        <w:t>,</w:t>
      </w:r>
      <w:r>
        <w:t xml:space="preserve"> </w:t>
      </w:r>
      <w:r w:rsidR="00FB340D">
        <w:t xml:space="preserve">plný model </w:t>
      </w:r>
      <w:r>
        <w:t>M3 (Pseudo R² = 0,129), M3-nojf bez job_family</w:t>
      </w:r>
      <w:r w:rsidR="00FB340D">
        <w:t xml:space="preserve"> (</w:t>
      </w:r>
      <w:r>
        <w:t xml:space="preserve">Pseudo R² = 0,102) a M3-nojf-noexp bez job_family </w:t>
      </w:r>
      <w:r w:rsidR="00255E51">
        <w:t xml:space="preserve">a </w:t>
      </w:r>
      <w:r>
        <w:t>seniority</w:t>
      </w:r>
      <w:r w:rsidR="00FB340D">
        <w:t xml:space="preserve"> (</w:t>
      </w:r>
      <w:r>
        <w:t xml:space="preserve">Pseudo R² = 0,101). Profesní skupina se </w:t>
      </w:r>
      <w:r w:rsidR="00BF1E12">
        <w:t xml:space="preserve">zde </w:t>
      </w:r>
      <w:r>
        <w:t xml:space="preserve">ukázala jako silný mediátor. Po jejím vyřazení z modelu efekty klíčových skill clusterů </w:t>
      </w:r>
      <w:r w:rsidR="00963D78">
        <w:t>značně</w:t>
      </w:r>
      <w:r>
        <w:t xml:space="preserve"> posílily. </w:t>
      </w:r>
      <w:r w:rsidR="00963D78">
        <w:t>Například C</w:t>
      </w:r>
      <w:r>
        <w:t>loud Computing vzrostl z +6,6 na +8,5 p. b. (29 %</w:t>
      </w:r>
      <w:r w:rsidR="0034429B">
        <w:t xml:space="preserve"> nárůst</w:t>
      </w:r>
      <w:r>
        <w:t>), Data Engineering z +4,5 na +7,3 p. b. (62 %</w:t>
      </w:r>
      <w:r w:rsidR="0034429B">
        <w:t xml:space="preserve"> nárůst</w:t>
      </w:r>
      <w:r>
        <w:t>) a negativní efekt Scripting / Shell se prohloubil z −5,6 na −7,8 p. b. (39 %</w:t>
      </w:r>
      <w:r w:rsidR="0034429B">
        <w:t xml:space="preserve"> propad</w:t>
      </w:r>
      <w:r>
        <w:t>). Nově signifikantními se staly Security / Identity (p = 0,0</w:t>
      </w:r>
      <w:r w:rsidR="005F58DA">
        <w:t>1</w:t>
      </w:r>
      <w:r>
        <w:t>3) a Testing / QA (p = 0,0</w:t>
      </w:r>
      <w:r w:rsidR="005F58DA">
        <w:t>38</w:t>
      </w:r>
      <w:r>
        <w:t>), tedy clustery, které byly v plném modelu profesní skupinou absorbovány. Technologické dovednosti tak predikují jak AI požadavek, tak profesní skupinu, a jejich efekt se po zahrnutí job_family zeslabuje.</w:t>
      </w:r>
    </w:p>
    <w:p w14:paraId="117784CD" w14:textId="4AD7E1D8" w:rsidR="00052E3F" w:rsidRDefault="00266D6D" w:rsidP="00171BA9">
      <w:r>
        <w:t>V</w:t>
      </w:r>
      <w:r w:rsidR="00124740">
        <w:t xml:space="preserve"> případě</w:t>
      </w:r>
      <w:r w:rsidR="00052E3F">
        <w:t xml:space="preserve"> </w:t>
      </w:r>
      <w:r w:rsidR="00854E34">
        <w:t>seniorit</w:t>
      </w:r>
      <w:r w:rsidR="00124740">
        <w:t xml:space="preserve">y se </w:t>
      </w:r>
      <w:r>
        <w:t xml:space="preserve">tak </w:t>
      </w:r>
      <w:r w:rsidR="00052E3F">
        <w:t>ne</w:t>
      </w:r>
      <w:r w:rsidR="00124740">
        <w:t>jedná</w:t>
      </w:r>
      <w:r w:rsidR="00052E3F">
        <w:t xml:space="preserve">. Srovnání </w:t>
      </w:r>
      <w:r w:rsidR="00A01207">
        <w:t xml:space="preserve">modelů </w:t>
      </w:r>
      <w:r w:rsidR="00052E3F">
        <w:t>M3-nojf a M3-nojf-noexp ukazuje, že odebrání seniority téměř nic nemění (ΔPseudo R² = 0,001) a koeficienty skill clusterů zůstávají prakticky stejné. AI požadavky tedy nejsou vázány na úroveň zkušeností</w:t>
      </w:r>
      <w:r w:rsidR="009D2A97">
        <w:t>. J</w:t>
      </w:r>
      <w:r w:rsidR="00052E3F">
        <w:t xml:space="preserve">uniorní pozice </w:t>
      </w:r>
      <w:r w:rsidR="0042633D">
        <w:t>vyžadující dovednosti v </w:t>
      </w:r>
      <w:r w:rsidR="00052E3F">
        <w:t>moderní</w:t>
      </w:r>
      <w:r w:rsidR="0042633D">
        <w:t>ch t</w:t>
      </w:r>
      <w:r w:rsidR="00052E3F">
        <w:t>ech</w:t>
      </w:r>
      <w:r w:rsidR="00F05D40">
        <w:t>nologi</w:t>
      </w:r>
      <w:r w:rsidR="0042633D">
        <w:t>ích</w:t>
      </w:r>
      <w:r w:rsidR="00F05D40">
        <w:t xml:space="preserve"> </w:t>
      </w:r>
      <w:r w:rsidR="00052E3F">
        <w:t>mají stejnou šanci na AI požadavek jako pozice seniorní.</w:t>
      </w:r>
    </w:p>
    <w:p w14:paraId="599710CB" w14:textId="4B1881D6" w:rsidR="00052E3F" w:rsidRDefault="00052E3F" w:rsidP="00AA3ED9">
      <w:pPr>
        <w:pStyle w:val="Nadpis3"/>
      </w:pPr>
      <w:r>
        <w:lastRenderedPageBreak/>
        <w:t xml:space="preserve">Inkrementální </w:t>
      </w:r>
      <w:r w:rsidR="008B6B60">
        <w:t xml:space="preserve">modely </w:t>
      </w:r>
      <w:r>
        <w:t>OLS mzdové prémie</w:t>
      </w:r>
    </w:p>
    <w:p w14:paraId="3930B75D" w14:textId="7230EA41" w:rsidR="00052E3F" w:rsidRDefault="00052E3F" w:rsidP="00A9630C">
      <w:r>
        <w:t xml:space="preserve">Komparativní </w:t>
      </w:r>
      <w:r w:rsidR="00901228">
        <w:t xml:space="preserve">analýza </w:t>
      </w:r>
      <w:r w:rsidR="00C00D27">
        <w:t>v </w:t>
      </w:r>
      <w:r w:rsidR="00C00D27" w:rsidRPr="00C00D27">
        <w:rPr>
          <w:highlight w:val="yellow"/>
        </w:rPr>
        <w:t>kapitole 5.4</w:t>
      </w:r>
      <w:r w:rsidR="00C00D27">
        <w:t xml:space="preserve"> </w:t>
      </w:r>
      <w:r>
        <w:t xml:space="preserve">odhadovala čistou AI prémii </w:t>
      </w:r>
      <w:r w:rsidR="00A36CE6">
        <w:t>pro každou zemi</w:t>
      </w:r>
      <w:r>
        <w:t xml:space="preserve">. </w:t>
      </w:r>
      <w:r w:rsidR="002E4A8D">
        <w:t xml:space="preserve">Zde je </w:t>
      </w:r>
      <w:r>
        <w:t>AI prémi</w:t>
      </w:r>
      <w:r w:rsidR="00744F2E">
        <w:t xml:space="preserve">e </w:t>
      </w:r>
      <w:r>
        <w:t>v</w:t>
      </w:r>
      <w:r w:rsidR="00744F2E">
        <w:t> </w:t>
      </w:r>
      <w:r>
        <w:t>USA</w:t>
      </w:r>
      <w:r w:rsidR="00744F2E">
        <w:t xml:space="preserve"> rozebrána</w:t>
      </w:r>
      <w:r>
        <w:t xml:space="preserve"> postupným přidáváním kontrol firemního profilu, lidského kapitálu a technologického profilu pozice</w:t>
      </w:r>
      <w:r w:rsidR="00424529">
        <w:t>. Cílem je zjistit</w:t>
      </w:r>
      <w:r>
        <w:t>, která vrstva AI prémi</w:t>
      </w:r>
      <w:r w:rsidR="00424529">
        <w:t>i</w:t>
      </w:r>
      <w:r>
        <w:t xml:space="preserve"> vysvětluje</w:t>
      </w:r>
      <w:r w:rsidR="002D15D6">
        <w:t xml:space="preserve">, </w:t>
      </w:r>
      <w:r w:rsidR="00BA1AAA">
        <w:t>či</w:t>
      </w:r>
      <w:r>
        <w:t xml:space="preserve"> která ne. </w:t>
      </w:r>
      <w:r w:rsidR="00726D55">
        <w:t>Pro tento účel byly</w:t>
      </w:r>
      <w:r>
        <w:t xml:space="preserve"> sestaveny tři inkrementální OLS modely vysvětlující přirozený logaritmus roční mzdy (ln_salary) v souladu s Mincerovou mzdovou rovnicí. Díky logaritmické transformaci závislé proměnné lze odhadnuté koeficienty interpretovat jako přibližné procentuální změny mzdy.</w:t>
      </w:r>
    </w:p>
    <w:p w14:paraId="56CB2BE1" w14:textId="21362BA7" w:rsidR="00052E3F" w:rsidRDefault="00052E3F" w:rsidP="00A9630C">
      <w:r>
        <w:t>Model A představuje výchozí specifikaci obsahující pouze firemní a kontextové proměnné, tedy úrovně AI požadavku</w:t>
      </w:r>
      <w:r w:rsidR="00832C95">
        <w:t xml:space="preserve">, </w:t>
      </w:r>
      <w:r>
        <w:t>NACE sektor, region, možnost remote práce, typ a velikost organizace. Model vysvětluje 19,9 % variability mezd</w:t>
      </w:r>
      <w:r w:rsidR="001F0B74">
        <w:t xml:space="preserve">. </w:t>
      </w:r>
      <w:r>
        <w:t xml:space="preserve">V tomto nejjednodušším modelu koeficient pro AI Integration </w:t>
      </w:r>
      <w:r w:rsidR="00FE1AB8">
        <w:t xml:space="preserve">dosahuje </w:t>
      </w:r>
      <w:r>
        <w:t>hodnoty +0,118 (p &lt; 0,001), odpovíd</w:t>
      </w:r>
      <w:r w:rsidR="008E7F00">
        <w:t>ající</w:t>
      </w:r>
      <w:r>
        <w:t xml:space="preserve"> přibližně 11,8% mzdové prémii. Pro Applied/Core AI činí koeficient +0,177 (p &lt; 0,001), </w:t>
      </w:r>
      <w:r w:rsidR="00624D08">
        <w:t>tedy odpovídající</w:t>
      </w:r>
      <w:r>
        <w:t xml:space="preserve"> 17,7% prémii. Tyto odhady představují hrubou AI prémii kontrolovanou </w:t>
      </w:r>
      <w:r w:rsidR="0003387C">
        <w:t>pouze</w:t>
      </w:r>
      <w:r>
        <w:t xml:space="preserve"> firemní</w:t>
      </w:r>
      <w:r w:rsidR="0003387C">
        <w:t>mi</w:t>
      </w:r>
      <w:r>
        <w:t xml:space="preserve"> charakteristik</w:t>
      </w:r>
      <w:r w:rsidR="0003387C">
        <w:t>ami</w:t>
      </w:r>
      <w:r w:rsidR="008A3D56">
        <w:t>.</w:t>
      </w:r>
      <w:r>
        <w:t xml:space="preserve"> </w:t>
      </w:r>
      <w:r w:rsidR="008A3D56">
        <w:t>S</w:t>
      </w:r>
      <w:r>
        <w:t xml:space="preserve">tále v sobě nesou vliv </w:t>
      </w:r>
      <w:r w:rsidR="00CB18F3">
        <w:t xml:space="preserve">jak </w:t>
      </w:r>
      <w:r>
        <w:t>charakteristik uchazeče</w:t>
      </w:r>
      <w:r w:rsidR="00CB18F3">
        <w:t>, tak</w:t>
      </w:r>
      <w:r>
        <w:t xml:space="preserve"> technologického profilu pozice.</w:t>
      </w:r>
    </w:p>
    <w:p w14:paraId="2066D1F4" w14:textId="6C1AFD4E" w:rsidR="00052E3F" w:rsidRDefault="00052E3F" w:rsidP="00A9630C">
      <w:r>
        <w:t xml:space="preserve">Model B </w:t>
      </w:r>
      <w:r w:rsidR="00C56A64">
        <w:t xml:space="preserve">pak </w:t>
      </w:r>
      <w:r>
        <w:t xml:space="preserve">přidává </w:t>
      </w:r>
      <w:r w:rsidR="009127F0">
        <w:t xml:space="preserve">ke stávajícím </w:t>
      </w:r>
      <w:r>
        <w:t>proměnn</w:t>
      </w:r>
      <w:r w:rsidR="009127F0">
        <w:t>ým nové proměnné</w:t>
      </w:r>
      <w:r>
        <w:t xml:space="preserve"> lidského kapitálu, tedy podrobnější vzdělání (High School, Associate, Bachelor, Master+) a kategorii zkušeností. Vysvětlující síla modelu roste na R² = 0,305, tedy o 10,7 procentního bodu oproti Modelu A. </w:t>
      </w:r>
      <w:r w:rsidRPr="00E43F7D">
        <w:rPr>
          <w:highlight w:val="yellow"/>
        </w:rPr>
        <w:t xml:space="preserve">Společnou signifikanci přidaného bloku potvrzuje Waldův F-test (F(7; </w:t>
      </w:r>
      <w:r w:rsidR="006941A5">
        <w:rPr>
          <w:highlight w:val="yellow"/>
        </w:rPr>
        <w:t>7 361</w:t>
      </w:r>
      <w:r w:rsidRPr="00E43F7D">
        <w:rPr>
          <w:highlight w:val="yellow"/>
        </w:rPr>
        <w:t xml:space="preserve">) = </w:t>
      </w:r>
      <w:r w:rsidR="006941A5">
        <w:rPr>
          <w:highlight w:val="yellow"/>
        </w:rPr>
        <w:t>145</w:t>
      </w:r>
      <w:r w:rsidRPr="00E43F7D">
        <w:rPr>
          <w:highlight w:val="yellow"/>
        </w:rPr>
        <w:t>,</w:t>
      </w:r>
      <w:r w:rsidR="006941A5">
        <w:rPr>
          <w:highlight w:val="yellow"/>
        </w:rPr>
        <w:t>26</w:t>
      </w:r>
      <w:r w:rsidRPr="00E43F7D">
        <w:rPr>
          <w:highlight w:val="yellow"/>
        </w:rPr>
        <w:t>; p &lt; 0,001</w:t>
      </w:r>
      <w:r>
        <w:t>). Po kontrole vzdělání a zkušeností se AI prémie očekávaně snížila. AI Integration klesla na +10,6 % (p &lt; 0,001), Applied/Core AI na +16,4 % (p &lt; 0,001). Pokles oproti Modelu A ukazuje, že asi jeden procentní bod hrubé AI prémie lze přičíst tomu, že AI pozice systematicky vyžadují vzdělanější uchazeče s delší praxí. Většina AI prémie ale zůstává samotným lidským kapitálem</w:t>
      </w:r>
      <w:r w:rsidR="00D94AFF">
        <w:t xml:space="preserve"> nevysvětlena.</w:t>
      </w:r>
    </w:p>
    <w:p w14:paraId="16F03CB9" w14:textId="1D597E79" w:rsidR="00052E3F" w:rsidRDefault="00052E3F" w:rsidP="00A9630C">
      <w:r>
        <w:t xml:space="preserve">Model C je plnou specifikací, která k Modelu B přidává 19 binárních proměnných technologických skill clusterů (bez cirkulárních clusterů Generative AI a Data Science / ML) a profesní skupinu. Vysvětlující síla roste na R² = 0,375 (+7,0 p. b. oproti Modelu B). </w:t>
      </w:r>
      <w:r w:rsidRPr="00A41148">
        <w:rPr>
          <w:highlight w:val="yellow"/>
        </w:rPr>
        <w:t xml:space="preserve">Společnou signifikanci bloku skill clusterů a job family potvrzuje Waldův F-test (F(25; </w:t>
      </w:r>
      <w:r w:rsidR="006941A5">
        <w:rPr>
          <w:highlight w:val="yellow"/>
        </w:rPr>
        <w:t>7 361</w:t>
      </w:r>
      <w:r w:rsidRPr="00A41148">
        <w:rPr>
          <w:highlight w:val="yellow"/>
        </w:rPr>
        <w:t xml:space="preserve">) = </w:t>
      </w:r>
      <w:r w:rsidR="006941A5">
        <w:rPr>
          <w:highlight w:val="yellow"/>
        </w:rPr>
        <w:t>46,03</w:t>
      </w:r>
      <w:r w:rsidRPr="00A41148">
        <w:rPr>
          <w:highlight w:val="yellow"/>
        </w:rPr>
        <w:t>; p &lt; 0,001)</w:t>
      </w:r>
      <w:r>
        <w:t xml:space="preserve">. Konečné odhady čisté AI prémie v Modelu C činí u AI Integration +8,6 % (p &lt; 0,001) a u </w:t>
      </w:r>
      <w:bookmarkStart w:id="120" w:name="_Hlk227491450"/>
      <w:r>
        <w:t xml:space="preserve">Applied/Core AI </w:t>
      </w:r>
      <w:bookmarkEnd w:id="120"/>
      <w:r>
        <w:t>+11,7 % (p &lt; 0,001). Oproti Modelu B je pokles výrazný (z 10,6 % na 8,6 %</w:t>
      </w:r>
      <w:r w:rsidR="00C23D5F">
        <w:rPr>
          <w:lang w:val="en-US"/>
        </w:rPr>
        <w:t xml:space="preserve"> u AI Integration,</w:t>
      </w:r>
      <w:r w:rsidR="000233B6">
        <w:rPr>
          <w:lang w:val="en-US"/>
        </w:rPr>
        <w:t xml:space="preserve"> </w:t>
      </w:r>
      <w:r>
        <w:t>z 16,4 % na 11,7 %</w:t>
      </w:r>
      <w:r w:rsidR="00C23D5F">
        <w:t xml:space="preserve"> u </w:t>
      </w:r>
      <w:r w:rsidR="00C23D5F">
        <w:lastRenderedPageBreak/>
        <w:t>Applied/Core AI</w:t>
      </w:r>
      <w:r>
        <w:t xml:space="preserve">), což </w:t>
      </w:r>
      <w:r w:rsidR="00C23D5F">
        <w:t>pou</w:t>
      </w:r>
      <w:r>
        <w:t>kazuje</w:t>
      </w:r>
      <w:r w:rsidR="00C23D5F">
        <w:t xml:space="preserve"> na skutečnost</w:t>
      </w:r>
      <w:r>
        <w:t xml:space="preserve">, že podstatná část AI prémie je vysvětlena specifickým technologickým profilem </w:t>
      </w:r>
      <w:r w:rsidR="00CE41A0">
        <w:t xml:space="preserve">dané </w:t>
      </w:r>
      <w:r>
        <w:t xml:space="preserve">pozice, jelikož AI pozice vyžadují širší a hodnotnější portfolio technických dovedností. I po této kontrole zůstává čistá AI prémie statisticky vysoce významná a ekonomicky podstatná. </w:t>
      </w:r>
      <w:r w:rsidR="00650396">
        <w:t xml:space="preserve">Byl proveden test </w:t>
      </w:r>
      <w:r w:rsidRPr="00C144F1">
        <w:rPr>
          <w:highlight w:val="yellow"/>
        </w:rPr>
        <w:t>multikolinearity (průměrný VIF 1,48; maximální 3,02)</w:t>
      </w:r>
      <w:r w:rsidR="00650396">
        <w:rPr>
          <w:highlight w:val="yellow"/>
        </w:rPr>
        <w:t xml:space="preserve">, </w:t>
      </w:r>
      <w:r w:rsidR="009F3A39">
        <w:rPr>
          <w:highlight w:val="yellow"/>
        </w:rPr>
        <w:t>jež</w:t>
      </w:r>
      <w:r w:rsidR="00650396">
        <w:rPr>
          <w:highlight w:val="yellow"/>
        </w:rPr>
        <w:t xml:space="preserve"> </w:t>
      </w:r>
      <w:r w:rsidRPr="00C144F1">
        <w:rPr>
          <w:highlight w:val="yellow"/>
        </w:rPr>
        <w:t>nepotvrzuje žádný problém</w:t>
      </w:r>
      <w:r w:rsidR="0032684D" w:rsidRPr="00C144F1">
        <w:rPr>
          <w:highlight w:val="yellow"/>
        </w:rPr>
        <w:t>.</w:t>
      </w:r>
    </w:p>
    <w:p w14:paraId="1FD434B1" w14:textId="68E5B2BB" w:rsidR="00052E3F" w:rsidRDefault="00052E3F" w:rsidP="00A9630C">
      <w:r>
        <w:t xml:space="preserve">Postupná dekompozice napříč modely A, B a C </w:t>
      </w:r>
      <w:r w:rsidR="006D6C5A">
        <w:t>sleduje</w:t>
      </w:r>
      <w:r>
        <w:t>, jak AI prémie s přidáváním kontrol</w:t>
      </w:r>
      <w:r w:rsidR="002138EC">
        <w:t>ních proměnných postupně mění</w:t>
      </w:r>
      <w:r>
        <w:t xml:space="preserve">. Z původních 11,8 % / 17,7 % (Model A) klesá přes 10,6 % / 16,4 % po kontrole lidského kapitálu (Model B) na </w:t>
      </w:r>
      <w:r w:rsidR="0053749C">
        <w:t xml:space="preserve">konečných </w:t>
      </w:r>
      <w:r>
        <w:t xml:space="preserve">8,6 % / 11,7 % po kontrole všech faktorů (Model C). Celkově je tedy přibližně 27 % hrubé AI Integration prémie a 34 % hrubé Applied/Core AI prémie vysvětleno měřitelnými charakteristikami pozice a uchazeče. Podstatná většina, zejména u Applied/Core AI, zůstává jako nezávislý efekt AI </w:t>
      </w:r>
      <w:r w:rsidR="00CC272C">
        <w:t>dovedností</w:t>
      </w:r>
      <w:r>
        <w:t xml:space="preserve">, </w:t>
      </w:r>
      <w:r w:rsidR="0013517F">
        <w:t>jež</w:t>
      </w:r>
      <w:r>
        <w:t xml:space="preserve"> tradiční determinanty mzdy nevysvětlují.</w:t>
      </w:r>
    </w:p>
    <w:p w14:paraId="40B2D804" w14:textId="55A3B36F" w:rsidR="00052E3F" w:rsidRDefault="00052E3F" w:rsidP="00B73B5C">
      <w:pPr>
        <w:pStyle w:val="Nadpis3"/>
      </w:pPr>
      <w:r>
        <w:t>Determinanty mzdy v Modelu C</w:t>
      </w:r>
    </w:p>
    <w:p w14:paraId="698F0955" w14:textId="3E756B55" w:rsidR="00052E3F" w:rsidRDefault="00052E3F" w:rsidP="00065A28">
      <w:r>
        <w:t xml:space="preserve">AI prémie je reálná a statisticky významná, ale </w:t>
      </w:r>
      <w:r w:rsidR="005A7F3E">
        <w:t xml:space="preserve">není </w:t>
      </w:r>
      <w:r>
        <w:t xml:space="preserve">u </w:t>
      </w:r>
      <w:r w:rsidR="005A7F3E">
        <w:t>mzdy</w:t>
      </w:r>
      <w:r>
        <w:t xml:space="preserve"> nejsilnějším prediktorem. Na základě koeficientů Modelu C lze sestavit hierarchii</w:t>
      </w:r>
      <w:r w:rsidR="00C56A1B">
        <w:t xml:space="preserve"> podstatných</w:t>
      </w:r>
      <w:r>
        <w:t xml:space="preserve"> vlivů na mzdu. Nejsilnější efekt má geografická lokace. Pozice v regionu West (Silicon Valley, Seattle) nesou prémii +16,8 % oproti referenční kategorii South. Zkušenost 6 a více let přidává +12,1 % oproti střední</w:t>
      </w:r>
      <w:r w:rsidR="00C56A1B">
        <w:t xml:space="preserve"> (referenční)</w:t>
      </w:r>
      <w:r>
        <w:t xml:space="preserve"> kategorii 3–5 let. Applied/Core AI s +11,7 % se řadí hned za seniorní zkušenosti a předstihuje i prémii seniorního softwarového inženýra (+10,3 % oproti referenční profesní skupině Software Engineer). AI Integration </w:t>
      </w:r>
      <w:r w:rsidR="002C12E6">
        <w:t xml:space="preserve">dále </w:t>
      </w:r>
      <w:r>
        <w:t>přidává +8,6 %, magisterský a vyšší titul +8,4 %, nízkoúrovňové programování v</w:t>
      </w:r>
      <w:r w:rsidR="002C12E6">
        <w:t xml:space="preserve"> jazycích jako je </w:t>
      </w:r>
      <w:r>
        <w:t xml:space="preserve">C/C++/Rust (Systems Programming) +7,3 % a prémie za práci ve velmi velkých firmách (10 000+ zaměstnanců) </w:t>
      </w:r>
      <w:r w:rsidR="00E33275">
        <w:t xml:space="preserve">pak </w:t>
      </w:r>
      <w:r>
        <w:t>činí +6,8 %.</w:t>
      </w:r>
    </w:p>
    <w:p w14:paraId="760C0113" w14:textId="430B2AA9" w:rsidR="00052E3F" w:rsidRDefault="00052E3F" w:rsidP="00065A28">
      <w:r>
        <w:t xml:space="preserve">Na opačné straně jsou juniorní pozice </w:t>
      </w:r>
      <w:r w:rsidR="00B86A2D">
        <w:t xml:space="preserve">s mzdovou </w:t>
      </w:r>
      <w:r>
        <w:t>penalizac</w:t>
      </w:r>
      <w:r w:rsidR="00B86A2D">
        <w:t>í</w:t>
      </w:r>
      <w:r>
        <w:t xml:space="preserve"> −17,5 %, profesní kategorie Software Developer a Other (−12,5 % a −11,1 % oproti Software Engineer), Associate degree (−8,1 %) a </w:t>
      </w:r>
      <w:r w:rsidR="00FD67A1">
        <w:t xml:space="preserve">region </w:t>
      </w:r>
      <w:r>
        <w:t xml:space="preserve">Midwest (−5,5 %). Klíčovým zjištěním je, že čistá Applied/Core AI prémie po kontrole všech pozorovatelných faktorů převyšuje i prémii za seniorní softwarové inženýrství. Hlubší AI kompetence jsou tak na americkém IT trhu oceněny srovnatelně </w:t>
      </w:r>
      <w:r w:rsidR="000F6006">
        <w:t xml:space="preserve">či dokonce silněji </w:t>
      </w:r>
      <w:r>
        <w:t xml:space="preserve">než </w:t>
      </w:r>
      <w:r w:rsidR="00ED720D">
        <w:t>seniorní pozice sama o sobě</w:t>
      </w:r>
      <w:r>
        <w:t xml:space="preserve">. </w:t>
      </w:r>
      <w:r w:rsidR="00390EFC">
        <w:t xml:space="preserve">Je také vhodné podotknout, že </w:t>
      </w:r>
      <w:r>
        <w:t>AI</w:t>
      </w:r>
      <w:r w:rsidR="00646DD4">
        <w:t xml:space="preserve"> </w:t>
      </w:r>
      <w:r>
        <w:t>prémie faktory lidského kapitálu nenahrazuje</w:t>
      </w:r>
      <w:r w:rsidR="00AE1ACD">
        <w:t>. V</w:t>
      </w:r>
      <w:r>
        <w:t xml:space="preserve">zdělání, praxe i </w:t>
      </w:r>
      <w:r>
        <w:lastRenderedPageBreak/>
        <w:t xml:space="preserve">regionální lokace zůstávají nezávisle silnými prediktory. </w:t>
      </w:r>
      <w:r w:rsidR="00016CE4">
        <w:t>Fu</w:t>
      </w:r>
      <w:r>
        <w:t>nguje</w:t>
      </w:r>
      <w:r w:rsidR="00016CE4">
        <w:t xml:space="preserve"> tedy spíše</w:t>
      </w:r>
      <w:r>
        <w:t xml:space="preserve"> jako bonus, nikoli alternativa </w:t>
      </w:r>
      <w:r w:rsidR="00906BC7">
        <w:t xml:space="preserve">ve vztahu </w:t>
      </w:r>
      <w:r>
        <w:t>k</w:t>
      </w:r>
      <w:r w:rsidR="00CF184B">
        <w:t>e</w:t>
      </w:r>
      <w:r>
        <w:t xml:space="preserve"> mzdovým determinant</w:t>
      </w:r>
      <w:r w:rsidR="00466C04">
        <w:t>ů</w:t>
      </w:r>
      <w:r>
        <w:t>m.</w:t>
      </w:r>
    </w:p>
    <w:p w14:paraId="15BC755A" w14:textId="7CC65AC2" w:rsidR="00052E3F" w:rsidRPr="00065A28" w:rsidRDefault="00C00D71" w:rsidP="00065A28">
      <w:pPr>
        <w:ind w:firstLine="0"/>
        <w:rPr>
          <w:b/>
          <w:bCs/>
        </w:rPr>
      </w:pPr>
      <w:r>
        <w:rPr>
          <w:b/>
          <w:bCs/>
        </w:rPr>
        <w:t>Alternativní</w:t>
      </w:r>
      <w:r w:rsidR="00052E3F" w:rsidRPr="006162CE">
        <w:rPr>
          <w:b/>
          <w:bCs/>
        </w:rPr>
        <w:t xml:space="preserve"> specifikace</w:t>
      </w:r>
      <w:r>
        <w:rPr>
          <w:b/>
          <w:bCs/>
        </w:rPr>
        <w:t xml:space="preserve"> po vzoru Mincer</w:t>
      </w:r>
      <w:r w:rsidR="008E2A4E">
        <w:rPr>
          <w:b/>
          <w:bCs/>
        </w:rPr>
        <w:t>y</w:t>
      </w:r>
      <w:r w:rsidR="00DA6559">
        <w:rPr>
          <w:b/>
          <w:bCs/>
        </w:rPr>
        <w:t xml:space="preserve"> mzdové</w:t>
      </w:r>
      <w:r w:rsidR="008E2A4E">
        <w:rPr>
          <w:b/>
          <w:bCs/>
        </w:rPr>
        <w:t xml:space="preserve"> rovnice</w:t>
      </w:r>
    </w:p>
    <w:p w14:paraId="1BD3EBE0" w14:textId="03A36BE8" w:rsidR="00721546" w:rsidRDefault="00721546" w:rsidP="00721546">
      <w:r w:rsidRPr="00721546">
        <w:t xml:space="preserve">Jako </w:t>
      </w:r>
      <w:r>
        <w:t xml:space="preserve">alternativní </w:t>
      </w:r>
      <w:r w:rsidRPr="00721546">
        <w:t xml:space="preserve">test </w:t>
      </w:r>
      <w:r>
        <w:t xml:space="preserve">vedle inkrementální formy modelů </w:t>
      </w:r>
      <w:r w:rsidRPr="00721546">
        <w:t>byl odhadnut Model C-Mincer, inspirovaný Mincerovou mzdovou rovnicí, kde kategorickou proměnnou zkušeností nahradila kontinuální proměnná minimálně požadovaných let praxe a její kvadratický člen. Je</w:t>
      </w:r>
      <w:r w:rsidR="00D5397A">
        <w:t xml:space="preserve"> však</w:t>
      </w:r>
      <w:r w:rsidRPr="00721546">
        <w:t xml:space="preserve"> třeba zdůraznit, že proměnná měří praxi požadovanou zaměstnavatelem v inzerátu, nikoli skutečnou praxi pracovníka, </w:t>
      </w:r>
      <w:r w:rsidR="00F877A6">
        <w:t>nejde tedy o</w:t>
      </w:r>
      <w:r w:rsidRPr="00721546">
        <w:t xml:space="preserve"> </w:t>
      </w:r>
      <w:r w:rsidR="00F877A6">
        <w:t>přímou</w:t>
      </w:r>
      <w:r w:rsidRPr="00721546">
        <w:t xml:space="preserve"> </w:t>
      </w:r>
      <w:r w:rsidR="00F877A6">
        <w:t>interpretaci</w:t>
      </w:r>
      <w:r w:rsidRPr="00721546">
        <w:t xml:space="preserve"> návratnost</w:t>
      </w:r>
      <w:r w:rsidR="0047338B">
        <w:t>i</w:t>
      </w:r>
      <w:r w:rsidRPr="00721546">
        <w:t xml:space="preserve"> lidského kapitálu</w:t>
      </w:r>
      <w:r w:rsidR="00F877A6">
        <w:t xml:space="preserve"> v Mincerově smyslu.</w:t>
      </w:r>
      <w:r w:rsidRPr="00721546">
        <w:t xml:space="preserve"> </w:t>
      </w:r>
      <w:r w:rsidR="00E43FEF">
        <w:t>J</w:t>
      </w:r>
      <w:r w:rsidR="00C3203F">
        <w:t>e zde popsáno</w:t>
      </w:r>
      <w:r w:rsidRPr="00721546">
        <w:t>, jak se očekávaná náročnost pozice (v letech praxe) promítá do nabízené mzdy. Výsledky nicméně vykreslují vzorec konzistentní s klasickou Mincerovou křivkou</w:t>
      </w:r>
      <w:r w:rsidR="001B30DB">
        <w:t xml:space="preserve">, a to, že </w:t>
      </w:r>
      <w:r w:rsidRPr="00721546">
        <w:t>každý další požadovaný rok praxe přidává +6,8 % ke mzdě, ale s klesající intenzitou (kvadratický člen −0,2 %). Hlavní AI prémie zůstal</w:t>
      </w:r>
      <w:r w:rsidR="001B30DB">
        <w:t>a</w:t>
      </w:r>
      <w:r w:rsidRPr="00721546">
        <w:t xml:space="preserve"> konzistentní</w:t>
      </w:r>
      <w:r w:rsidR="00741625">
        <w:t xml:space="preserve">, u </w:t>
      </w:r>
      <w:r w:rsidRPr="00721546">
        <w:t>AI Integration +8,5 %</w:t>
      </w:r>
      <w:r w:rsidR="001B30DB">
        <w:t xml:space="preserve"> a </w:t>
      </w:r>
      <w:r w:rsidRPr="00721546">
        <w:t xml:space="preserve">Applied/Core AI +11,6 %. Model dosahuje R² = 0,420 na menším </w:t>
      </w:r>
      <w:r w:rsidR="00705859">
        <w:t xml:space="preserve">vzorku </w:t>
      </w:r>
      <w:r w:rsidRPr="00721546">
        <w:t>12 608</w:t>
      </w:r>
      <w:r w:rsidR="00705859">
        <w:t xml:space="preserve"> inzerátů</w:t>
      </w:r>
      <w:r w:rsidRPr="00721546">
        <w:t xml:space="preserve"> (po</w:t>
      </w:r>
      <w:r w:rsidR="00A82F3D">
        <w:t>uze vzorky se zkušenostmi</w:t>
      </w:r>
      <w:r w:rsidRPr="00721546">
        <w:t>). AI prémie je tedy stabilní i při přechodu z kategorické na kontinuální funkční formu zkušeností.</w:t>
      </w:r>
    </w:p>
    <w:p w14:paraId="7B054761" w14:textId="3C8D827E" w:rsidR="00052E3F" w:rsidRPr="0055610E" w:rsidRDefault="00052E3F" w:rsidP="00721546">
      <w:pPr>
        <w:ind w:firstLine="0"/>
        <w:rPr>
          <w:b/>
          <w:bCs/>
        </w:rPr>
      </w:pPr>
      <w:r w:rsidRPr="0055610E">
        <w:rPr>
          <w:b/>
          <w:bCs/>
        </w:rPr>
        <w:t>Mediace přes profesní skupinu</w:t>
      </w:r>
    </w:p>
    <w:p w14:paraId="00D33B7E" w14:textId="6BBA5BE7" w:rsidR="00052E3F" w:rsidRDefault="00052E3F" w:rsidP="00065A28">
      <w:r>
        <w:t xml:space="preserve">Profesní skupina může být </w:t>
      </w:r>
      <w:r w:rsidR="0035581E">
        <w:t xml:space="preserve">ve </w:t>
      </w:r>
      <w:r>
        <w:t>vztahu mezi AI dovednostmi a mzdou</w:t>
      </w:r>
      <w:r w:rsidR="0035581E">
        <w:t xml:space="preserve"> mediátorem</w:t>
      </w:r>
      <w:r>
        <w:t xml:space="preserve">, </w:t>
      </w:r>
      <w:r w:rsidR="0035581E">
        <w:t>jelikož</w:t>
      </w:r>
      <w:r>
        <w:t xml:space="preserve"> AI pozice se koncentrují v lépe placených profesních skupinách (Data &amp; AI, S</w:t>
      </w:r>
      <w:r w:rsidR="004F5141">
        <w:t>enior</w:t>
      </w:r>
      <w:r>
        <w:t xml:space="preserve"> Software Engineer). Pro ověření byl odhadnut Model C bez proměnné job_family (R² = 0,337). V tomto modelu vzrostla AI prémie na +9,6 % (AI Integration) a +14,0 % (Applied/Core AI), což potvrzuje částečnou mediaci. </w:t>
      </w:r>
      <w:r w:rsidR="007E4018">
        <w:t xml:space="preserve">Profesní skupina </w:t>
      </w:r>
      <w:r>
        <w:t>tedy absorbuje přibližně 1 procentní bod AI Integration efektu a asi 2,3 procentního bodu Applied/Core AI efektu. Typ pozice je jedním z kanálů, kterými se AI dovednosti promítají do vyšších mezd, a tento kanál je výraznější u hlubších Applied/Core AI rolí než u pozic pouze integrujících AI nástroje.</w:t>
      </w:r>
    </w:p>
    <w:p w14:paraId="5FDE9031" w14:textId="14D5CA6A" w:rsidR="0086753A" w:rsidRPr="00C86A6C" w:rsidRDefault="0086753A" w:rsidP="00065A28">
      <w:pPr>
        <w:rPr>
          <w:highlight w:val="yellow"/>
        </w:rPr>
      </w:pPr>
      <w:r w:rsidRPr="00C86A6C">
        <w:rPr>
          <w:highlight w:val="yellow"/>
        </w:rPr>
        <w:t>Ve srovnání s mediačním testem v sekci 5.5.1 ukazuje zajímavý kontrast. V logit byla profesní skupina silným mediátorem efektu dovedností na AI požadavek (např. Cloud Computing nebo Data Engineering zesílily po jejím vyřazení o 29 a 62 %), zatímco v OLS mediuje jen malou část mzdové prémie za AI (1 až 2 procentní body z celkových 8,6 a 11,7 %). Role tedy silněji určuje, zda uchazeč AI pozici dostane, než kolik bude za ni placen.</w:t>
      </w:r>
    </w:p>
    <w:p w14:paraId="3FD7224C" w14:textId="2AD76382" w:rsidR="00052E3F" w:rsidRPr="00C86A6C" w:rsidRDefault="00052E3F" w:rsidP="007E4018">
      <w:pPr>
        <w:rPr>
          <w:highlight w:val="yellow"/>
        </w:rPr>
      </w:pPr>
      <w:r w:rsidRPr="00C86A6C">
        <w:rPr>
          <w:highlight w:val="yellow"/>
        </w:rPr>
        <w:lastRenderedPageBreak/>
        <w:t>Pro plnou interpretaci je vhodné připomenout, že komparativní Tabulka 5 v §5.4 ukazuje US koeficienty bez job_family a zároveň bez region FE (+11,5 % AI Integration; +16,2 % Applied/Core AI). Model C-nojf v této subsekci ukazuje US bez job_family, ale s</w:t>
      </w:r>
      <w:r w:rsidR="00C71A3B" w:rsidRPr="00C86A6C">
        <w:rPr>
          <w:highlight w:val="yellow"/>
        </w:rPr>
        <w:t> fixními efekty</w:t>
      </w:r>
      <w:r w:rsidRPr="00C86A6C">
        <w:rPr>
          <w:highlight w:val="yellow"/>
        </w:rPr>
        <w:t xml:space="preserve"> region</w:t>
      </w:r>
      <w:r w:rsidR="00C71A3B" w:rsidRPr="00C86A6C">
        <w:rPr>
          <w:highlight w:val="yellow"/>
        </w:rPr>
        <w:t>u</w:t>
      </w:r>
      <w:r w:rsidRPr="00C86A6C">
        <w:rPr>
          <w:highlight w:val="yellow"/>
        </w:rPr>
        <w:t xml:space="preserve"> (+9,6 %; +14,0 %). Rozdíl mezi těmito dvěma specifikacemi (přibližně 2 procentní body u obou tierů) odpovídá právě tomu, kolik regionální heterogenita (zejména prémie regionu West) absorbuje z čisté AI prémie. Kvantifikaci tohoto posunu side-by-side uvádí Příloha D.</w:t>
      </w:r>
    </w:p>
    <w:p w14:paraId="3E2BEC75" w14:textId="3B4BA430" w:rsidR="002847C6" w:rsidRPr="008F1E48" w:rsidRDefault="00052E3F" w:rsidP="00052E3F">
      <w:r w:rsidRPr="00C86A6C">
        <w:rPr>
          <w:highlight w:val="yellow"/>
        </w:rPr>
        <w:t>Další robustnostní kontrola hlavního OLS modelu, konkrétně zahrnutí cirkulárních clusterů Generative AI a Data Science / ML zpět do RHS, je prezentována souhrnně pro všechny tři země v §5.4 a Příloze C. Pro americký vzorek potvrzuje stejný vzorec jako v komparativní analýze: AI prémie klesá mírně (AI Integration z 8,6 % na 7,6 %; Applied/Core AI z 11,7 % na 9,7 %), zůstává vysoce signifikantní a hlavní závěr o existenci čisté AI prémie platí v obou variantách.</w:t>
      </w:r>
    </w:p>
    <w:p w14:paraId="6B049333" w14:textId="77777777" w:rsidR="00D43B1B" w:rsidRDefault="00D43B1B" w:rsidP="00822644">
      <w:pPr>
        <w:pStyle w:val="Nadpis1"/>
      </w:pPr>
      <w:bookmarkStart w:id="121" w:name="_Toc22112413"/>
      <w:bookmarkStart w:id="122" w:name="_Toc227445752"/>
      <w:r>
        <w:lastRenderedPageBreak/>
        <w:t>Nadpis 1</w:t>
      </w:r>
      <w:bookmarkEnd w:id="121"/>
      <w:bookmarkEnd w:id="122"/>
    </w:p>
    <w:p w14:paraId="298FF015" w14:textId="77777777" w:rsidR="00D43B1B" w:rsidRDefault="00D43B1B" w:rsidP="00822644">
      <w:pPr>
        <w:pStyle w:val="Nadpis2"/>
      </w:pPr>
      <w:bookmarkStart w:id="123" w:name="_Toc22112414"/>
      <w:bookmarkStart w:id="124" w:name="_Toc227445753"/>
      <w:r>
        <w:t>Nadpis 2</w:t>
      </w:r>
      <w:bookmarkEnd w:id="123"/>
      <w:bookmarkEnd w:id="124"/>
    </w:p>
    <w:p w14:paraId="11FA267B" w14:textId="77777777" w:rsidR="00D43B1B" w:rsidRDefault="00D43B1B" w:rsidP="00822644">
      <w:pPr>
        <w:pStyle w:val="Nadpis3"/>
      </w:pPr>
      <w:bookmarkStart w:id="125" w:name="_Toc22112415"/>
      <w:bookmarkStart w:id="126" w:name="_Toc227445754"/>
      <w:r>
        <w:t>Nadpis 3</w:t>
      </w:r>
      <w:bookmarkEnd w:id="125"/>
      <w:bookmarkEnd w:id="126"/>
    </w:p>
    <w:p w14:paraId="44A2EFC9" w14:textId="77777777" w:rsidR="00D43B1B" w:rsidRDefault="00D43B1B" w:rsidP="00822644">
      <w:pPr>
        <w:pStyle w:val="Zkladntext"/>
      </w:pPr>
      <w:r>
        <w:t>Základní text</w:t>
      </w:r>
    </w:p>
    <w:p w14:paraId="39D5C737" w14:textId="77777777" w:rsidR="00D43B1B" w:rsidRDefault="00D43B1B" w:rsidP="00822644">
      <w:pPr>
        <w:pStyle w:val="Seznamsodrkami"/>
      </w:pPr>
      <w:r>
        <w:t>Seznam s odrážkami</w:t>
      </w:r>
    </w:p>
    <w:p w14:paraId="5948509C" w14:textId="77777777" w:rsidR="00A45FA0" w:rsidRDefault="00A45FA0" w:rsidP="00822644">
      <w:pPr>
        <w:pStyle w:val="slovanseznam"/>
      </w:pPr>
      <w:r>
        <w:t>Číslovaný seznam</w:t>
      </w:r>
    </w:p>
    <w:p w14:paraId="46496363" w14:textId="77777777" w:rsidR="004D0366" w:rsidRDefault="004D0366" w:rsidP="00822644">
      <w:r>
        <w:rPr>
          <w:noProof/>
        </w:rPr>
        <w:drawing>
          <wp:inline distT="0" distB="0" distL="0" distR="0" wp14:anchorId="19A0238D" wp14:editId="2F809C7C">
            <wp:extent cx="2133600" cy="2133600"/>
            <wp:effectExtent l="0" t="0" r="0" b="0"/>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33600" cy="2133600"/>
                    </a:xfrm>
                    <a:prstGeom prst="rect">
                      <a:avLst/>
                    </a:prstGeom>
                    <a:noFill/>
                    <a:ln>
                      <a:noFill/>
                    </a:ln>
                  </pic:spPr>
                </pic:pic>
              </a:graphicData>
            </a:graphic>
          </wp:inline>
        </w:drawing>
      </w:r>
    </w:p>
    <w:p w14:paraId="0876AA54" w14:textId="77777777" w:rsidR="004D0366" w:rsidRDefault="004D0366" w:rsidP="00822644">
      <w:pPr>
        <w:pStyle w:val="Titulek"/>
      </w:pPr>
      <w:r>
        <w:t xml:space="preserve">Obr. </w:t>
      </w:r>
      <w:r w:rsidR="00185D44">
        <w:fldChar w:fldCharType="begin"/>
      </w:r>
      <w:r w:rsidR="00185D44">
        <w:instrText xml:space="preserve"> STYLEREF 1 \s </w:instrText>
      </w:r>
      <w:r w:rsidR="00185D44">
        <w:fldChar w:fldCharType="separate"/>
      </w:r>
      <w:r w:rsidR="00185D44">
        <w:rPr>
          <w:noProof/>
        </w:rPr>
        <w:t>3</w:t>
      </w:r>
      <w:r w:rsidR="00185D44">
        <w:rPr>
          <w:noProof/>
        </w:rPr>
        <w:fldChar w:fldCharType="end"/>
      </w:r>
      <w:r>
        <w:t>.</w:t>
      </w:r>
      <w:r w:rsidR="00185D44">
        <w:fldChar w:fldCharType="begin"/>
      </w:r>
      <w:r w:rsidR="00185D44">
        <w:instrText xml:space="preserve"> SEQ Obr. \* ARABIC \s 1 </w:instrText>
      </w:r>
      <w:r w:rsidR="00185D44">
        <w:fldChar w:fldCharType="separate"/>
      </w:r>
      <w:r w:rsidR="00185D44">
        <w:rPr>
          <w:noProof/>
        </w:rPr>
        <w:t>1</w:t>
      </w:r>
      <w:r w:rsidR="00185D44">
        <w:rPr>
          <w:noProof/>
        </w:rPr>
        <w:fldChar w:fldCharType="end"/>
      </w:r>
      <w:r>
        <w:t xml:space="preserve"> Titulek pro obrázek se vkládá pod obrázek</w:t>
      </w:r>
    </w:p>
    <w:p w14:paraId="4B71186E" w14:textId="77777777" w:rsidR="00127DA7" w:rsidRDefault="00127DA7" w:rsidP="00822644">
      <w:pPr>
        <w:pStyle w:val="Zkladntext"/>
      </w:pPr>
      <w:r>
        <w:t xml:space="preserve">Nad tímto textem je obrázek s titulkem, pod tímto textem je tabulka s titulkem. </w:t>
      </w:r>
      <w:bookmarkStart w:id="127" w:name="_Hlk115687330"/>
      <w:r>
        <w:t>Pokud pracujete s grafem, použijte titulek pro obrázek.</w:t>
      </w:r>
      <w:bookmarkEnd w:id="127"/>
    </w:p>
    <w:p w14:paraId="4CC30B7A" w14:textId="77777777" w:rsidR="00127DA7" w:rsidRDefault="00127DA7" w:rsidP="00822644">
      <w:pPr>
        <w:pStyle w:val="Titulek"/>
      </w:pPr>
      <w:r>
        <w:t xml:space="preserve">Tab. </w:t>
      </w:r>
      <w:r w:rsidR="00185D44">
        <w:fldChar w:fldCharType="begin"/>
      </w:r>
      <w:r w:rsidR="00185D44">
        <w:instrText xml:space="preserve"> STYLEREF 1 \s </w:instrText>
      </w:r>
      <w:r w:rsidR="00185D44">
        <w:fldChar w:fldCharType="separate"/>
      </w:r>
      <w:r w:rsidR="00185D44">
        <w:rPr>
          <w:noProof/>
        </w:rPr>
        <w:t>3</w:t>
      </w:r>
      <w:r w:rsidR="00185D44">
        <w:rPr>
          <w:noProof/>
        </w:rPr>
        <w:fldChar w:fldCharType="end"/>
      </w:r>
      <w:r>
        <w:t>.</w:t>
      </w:r>
      <w:r w:rsidR="00185D44">
        <w:fldChar w:fldCharType="begin"/>
      </w:r>
      <w:r w:rsidR="00185D44">
        <w:instrText xml:space="preserve"> SEQ Tab. \* ARABIC \s 1 </w:instrText>
      </w:r>
      <w:r w:rsidR="00185D44">
        <w:fldChar w:fldCharType="separate"/>
      </w:r>
      <w:r w:rsidR="00185D44">
        <w:rPr>
          <w:noProof/>
        </w:rPr>
        <w:t>1</w:t>
      </w:r>
      <w:r w:rsidR="00185D44">
        <w:rPr>
          <w:noProof/>
        </w:rPr>
        <w:fldChar w:fldCharType="end"/>
      </w:r>
      <w:r>
        <w:t xml:space="preserve"> Titulek pro tabulku se vkládá nad tabulku</w:t>
      </w:r>
    </w:p>
    <w:tbl>
      <w:tblPr>
        <w:tblStyle w:val="Mkatabulky"/>
        <w:tblW w:w="0" w:type="auto"/>
        <w:tblLook w:val="04A0" w:firstRow="1" w:lastRow="0" w:firstColumn="1" w:lastColumn="0" w:noHBand="0" w:noVBand="1"/>
      </w:tblPr>
      <w:tblGrid>
        <w:gridCol w:w="2831"/>
        <w:gridCol w:w="2831"/>
        <w:gridCol w:w="2831"/>
      </w:tblGrid>
      <w:tr w:rsidR="00127DA7" w14:paraId="50CBB95D" w14:textId="77777777" w:rsidTr="00127DA7">
        <w:tc>
          <w:tcPr>
            <w:tcW w:w="2831" w:type="dxa"/>
          </w:tcPr>
          <w:p w14:paraId="719C2727" w14:textId="77777777" w:rsidR="00127DA7" w:rsidRDefault="00127DA7" w:rsidP="00822644"/>
        </w:tc>
        <w:tc>
          <w:tcPr>
            <w:tcW w:w="2831" w:type="dxa"/>
          </w:tcPr>
          <w:p w14:paraId="0E96E939" w14:textId="77777777" w:rsidR="00127DA7" w:rsidRDefault="00127DA7" w:rsidP="00822644"/>
        </w:tc>
        <w:tc>
          <w:tcPr>
            <w:tcW w:w="2831" w:type="dxa"/>
          </w:tcPr>
          <w:p w14:paraId="4E7DF278" w14:textId="77777777" w:rsidR="00127DA7" w:rsidRDefault="00127DA7" w:rsidP="00822644"/>
        </w:tc>
      </w:tr>
      <w:tr w:rsidR="00127DA7" w14:paraId="052D1C6F" w14:textId="77777777" w:rsidTr="00127DA7">
        <w:tc>
          <w:tcPr>
            <w:tcW w:w="2831" w:type="dxa"/>
          </w:tcPr>
          <w:p w14:paraId="32930179" w14:textId="77777777" w:rsidR="00127DA7" w:rsidRDefault="00127DA7" w:rsidP="00822644"/>
        </w:tc>
        <w:tc>
          <w:tcPr>
            <w:tcW w:w="2831" w:type="dxa"/>
          </w:tcPr>
          <w:p w14:paraId="4CAC4CE2" w14:textId="77777777" w:rsidR="00127DA7" w:rsidRDefault="00127DA7" w:rsidP="00822644"/>
        </w:tc>
        <w:tc>
          <w:tcPr>
            <w:tcW w:w="2831" w:type="dxa"/>
          </w:tcPr>
          <w:p w14:paraId="090E5059" w14:textId="77777777" w:rsidR="00127DA7" w:rsidRDefault="00127DA7" w:rsidP="00822644"/>
        </w:tc>
      </w:tr>
      <w:tr w:rsidR="00127DA7" w14:paraId="70E61B9B" w14:textId="77777777" w:rsidTr="00127DA7">
        <w:tc>
          <w:tcPr>
            <w:tcW w:w="2831" w:type="dxa"/>
          </w:tcPr>
          <w:p w14:paraId="2EA88759" w14:textId="77777777" w:rsidR="00127DA7" w:rsidRDefault="00127DA7" w:rsidP="00822644"/>
        </w:tc>
        <w:tc>
          <w:tcPr>
            <w:tcW w:w="2831" w:type="dxa"/>
          </w:tcPr>
          <w:p w14:paraId="125D1D94" w14:textId="77777777" w:rsidR="00127DA7" w:rsidRDefault="00127DA7" w:rsidP="00822644"/>
        </w:tc>
        <w:tc>
          <w:tcPr>
            <w:tcW w:w="2831" w:type="dxa"/>
          </w:tcPr>
          <w:p w14:paraId="19446BBE" w14:textId="77777777" w:rsidR="00127DA7" w:rsidRDefault="00127DA7" w:rsidP="00822644"/>
        </w:tc>
      </w:tr>
    </w:tbl>
    <w:p w14:paraId="46BE035E" w14:textId="77777777" w:rsidR="00127DA7" w:rsidRDefault="00127DA7" w:rsidP="00822644"/>
    <w:p w14:paraId="029402F2" w14:textId="77777777" w:rsidR="00127DA7" w:rsidRDefault="00127DA7" w:rsidP="00822644">
      <w:pPr>
        <w:pStyle w:val="Zkladntext"/>
      </w:pPr>
      <w:r>
        <w:t>Pro ostatní způsoby formátování si případně vytvořte vlastní styly.</w:t>
      </w:r>
    </w:p>
    <w:p w14:paraId="0341B092" w14:textId="77777777" w:rsidR="00127DA7" w:rsidRPr="00127DA7" w:rsidRDefault="00127DA7" w:rsidP="00822644"/>
    <w:p w14:paraId="0A1F7C6E" w14:textId="77777777" w:rsidR="004D0366" w:rsidRPr="004D0366" w:rsidRDefault="004D0366" w:rsidP="00822644"/>
    <w:p w14:paraId="74F53296" w14:textId="77777777" w:rsidR="00D43B1B" w:rsidRPr="00374D09" w:rsidRDefault="00D43B1B" w:rsidP="00822644">
      <w:pPr>
        <w:pStyle w:val="Zkladntext"/>
      </w:pPr>
    </w:p>
    <w:p w14:paraId="7DA2AAA1" w14:textId="77777777" w:rsidR="00A41743" w:rsidRDefault="00A41743" w:rsidP="00822644">
      <w:pPr>
        <w:pStyle w:val="Nadpis1"/>
      </w:pPr>
      <w:bookmarkStart w:id="128" w:name="_Toc22112416"/>
      <w:bookmarkStart w:id="129" w:name="_Toc227445755"/>
      <w:r w:rsidRPr="001D03B5">
        <w:lastRenderedPageBreak/>
        <w:t>Závěr</w:t>
      </w:r>
      <w:bookmarkEnd w:id="128"/>
      <w:bookmarkEnd w:id="129"/>
    </w:p>
    <w:p w14:paraId="6478E024" w14:textId="77777777" w:rsidR="009407AC" w:rsidRDefault="009407AC" w:rsidP="00822644">
      <w:pPr>
        <w:pStyle w:val="Zkladntext"/>
      </w:pPr>
      <w:r>
        <w:t>[Zde vkládejte jednotlivé odstavce textu]</w:t>
      </w:r>
    </w:p>
    <w:p w14:paraId="0C3BB673" w14:textId="77777777" w:rsidR="003C7589" w:rsidRPr="003C7589" w:rsidRDefault="003C7589" w:rsidP="00822644">
      <w:pPr>
        <w:pStyle w:val="Zkladntext"/>
      </w:pPr>
    </w:p>
    <w:p w14:paraId="69D3066F" w14:textId="77777777" w:rsidR="00A41743" w:rsidRDefault="00A41743" w:rsidP="00822644">
      <w:pPr>
        <w:sectPr w:rsidR="00A41743" w:rsidSect="00351B85">
          <w:footerReference w:type="default" r:id="rId15"/>
          <w:pgSz w:w="11906" w:h="16838"/>
          <w:pgMar w:top="1418" w:right="1418" w:bottom="1418" w:left="1418" w:header="709" w:footer="709" w:gutter="567"/>
          <w:cols w:space="708"/>
          <w:docGrid w:linePitch="360"/>
        </w:sectPr>
      </w:pPr>
    </w:p>
    <w:p w14:paraId="5FAAB40D" w14:textId="77777777" w:rsidR="00A41743" w:rsidRDefault="00A41743" w:rsidP="00822644">
      <w:pPr>
        <w:pStyle w:val="Nadpisbezsla"/>
      </w:pPr>
      <w:bookmarkStart w:id="130" w:name="_Toc227445756"/>
      <w:r>
        <w:lastRenderedPageBreak/>
        <w:t xml:space="preserve">Seznam použité </w:t>
      </w:r>
      <w:r w:rsidRPr="001D03B5">
        <w:t>literatury</w:t>
      </w:r>
      <w:bookmarkEnd w:id="130"/>
    </w:p>
    <w:p w14:paraId="7304AE0A" w14:textId="77777777" w:rsidR="00213026" w:rsidRDefault="00213026" w:rsidP="00213026">
      <w:pPr>
        <w:pStyle w:val="font-claude-response-body"/>
      </w:pPr>
      <w:r>
        <w:t xml:space="preserve">ACEMOGLU, Daron a AUTOR, David, 2011. Skills, Tasks and Technologies: Implications for Employment and Earnings. Online. In: ASHENFELTER, Orley a CARD, David (Eds.). </w:t>
      </w:r>
      <w:r>
        <w:rPr>
          <w:rStyle w:val="Zdraznn"/>
        </w:rPr>
        <w:t>Handbook of Labor Economics</w:t>
      </w:r>
      <w:r>
        <w:t xml:space="preserve">. Vol. 4, Part B. Amsterdam: Elsevier, s. 1043-1171. ISBN 978-0-444-53452-1. Dostupné z: </w:t>
      </w:r>
      <w:hyperlink r:id="rId16" w:history="1">
        <w:r>
          <w:rPr>
            <w:rStyle w:val="Hypertextovodkaz"/>
          </w:rPr>
          <w:t>https://www.sciencedirect.com/science/chapter/handbook/abs/pii/S0169721811024105</w:t>
        </w:r>
      </w:hyperlink>
      <w:r>
        <w:t>. [citováno 2026-04-17].</w:t>
      </w:r>
    </w:p>
    <w:p w14:paraId="15959AB7" w14:textId="77777777" w:rsidR="00213026" w:rsidRDefault="00213026" w:rsidP="00213026">
      <w:pPr>
        <w:pStyle w:val="font-claude-response-body"/>
      </w:pPr>
      <w:r>
        <w:t xml:space="preserve">ACEMOGLU, Daron; AUTOR, David; HAZELL, Jonathon a RESTREPO, Pascual, 2022. Artificial Intelligence and Jobs: Evidence from Online Vacancies. Online. </w:t>
      </w:r>
      <w:r>
        <w:rPr>
          <w:rStyle w:val="Zdraznn"/>
        </w:rPr>
        <w:t>Journal of Labor Economics</w:t>
      </w:r>
      <w:r>
        <w:t xml:space="preserve">. Vol. 40, no. S1, s. S293-S340. ISSN 0734-306X. Dostupné z: </w:t>
      </w:r>
      <w:hyperlink r:id="rId17" w:history="1">
        <w:r>
          <w:rPr>
            <w:rStyle w:val="Hypertextovodkaz"/>
          </w:rPr>
          <w:t>https://doi.org/10.1086/718327</w:t>
        </w:r>
      </w:hyperlink>
      <w:r>
        <w:t>. [citováno 2026-04-17].</w:t>
      </w:r>
    </w:p>
    <w:p w14:paraId="275D134F" w14:textId="77777777" w:rsidR="00213026" w:rsidRDefault="00213026" w:rsidP="00213026">
      <w:pPr>
        <w:pStyle w:val="font-claude-response-body"/>
      </w:pPr>
      <w:r>
        <w:t xml:space="preserve">ACEMOGLU, Daron a RESTREPO, Pascual, 2020. Robots and Jobs: Evidence from US Labor Markets. Online. </w:t>
      </w:r>
      <w:r>
        <w:rPr>
          <w:rStyle w:val="Zdraznn"/>
        </w:rPr>
        <w:t>Journal of Political Economy</w:t>
      </w:r>
      <w:r>
        <w:t xml:space="preserve">. Vol. 128, no. 6, s. 2188-2244. ISSN 0022-3808. Dostupné z: </w:t>
      </w:r>
      <w:hyperlink r:id="rId18" w:history="1">
        <w:r>
          <w:rPr>
            <w:rStyle w:val="Hypertextovodkaz"/>
          </w:rPr>
          <w:t>https://doi.org/10.1086/705716</w:t>
        </w:r>
      </w:hyperlink>
      <w:r>
        <w:t>. [citováno 2026-04-17].</w:t>
      </w:r>
    </w:p>
    <w:p w14:paraId="38BA7359" w14:textId="77777777" w:rsidR="00213026" w:rsidRDefault="00213026" w:rsidP="00213026">
      <w:pPr>
        <w:pStyle w:val="font-claude-response-body"/>
      </w:pPr>
      <w:r>
        <w:t xml:space="preserve">AGRAWAL, Shubham; PANTANO, Juan a WILES, Christopher, 2025. Predicting AI Job Market Dynamics: A Data Mining Approach to Machine Learning Career Trends on Glassdoor. Online. Dostupné z: </w:t>
      </w:r>
      <w:hyperlink r:id="rId19" w:history="1">
        <w:r>
          <w:rPr>
            <w:rStyle w:val="Hypertextovodkaz"/>
          </w:rPr>
          <w:t>https://www.researchgate.net/publication/393665208_Predicting_AI_job_market_dynamics_a_data_mining_approach_to_machine_learning_career_trends_on_glassdoor</w:t>
        </w:r>
      </w:hyperlink>
      <w:r>
        <w:t>. [citováno 2026-04-17].</w:t>
      </w:r>
    </w:p>
    <w:p w14:paraId="63E7F944" w14:textId="77777777" w:rsidR="00213026" w:rsidRPr="00720AAD" w:rsidRDefault="00213026" w:rsidP="00213026">
      <w:pPr>
        <w:pStyle w:val="font-claude-response-body"/>
        <w:rPr>
          <w:lang w:val="cs-CZ"/>
        </w:rPr>
      </w:pPr>
      <w:r>
        <w:t xml:space="preserve">ALLISON, Paul D., 2001. </w:t>
      </w:r>
      <w:r>
        <w:rPr>
          <w:rStyle w:val="Zdraznn"/>
        </w:rPr>
        <w:t>Missing Data</w:t>
      </w:r>
      <w:r>
        <w:t>. Thousand Oaks: SAGE Publications. ISBN 978-0-7619-1672-7.</w:t>
      </w:r>
    </w:p>
    <w:p w14:paraId="5552A109" w14:textId="77777777" w:rsidR="00213026" w:rsidRDefault="00213026" w:rsidP="00213026">
      <w:pPr>
        <w:pStyle w:val="font-claude-response-body"/>
      </w:pPr>
      <w:r>
        <w:t xml:space="preserve">ARNTZ, Melanie; GREGORY, Terry a ZIERAHN, Ulrich, 2016. The Risk of Automation for Jobs in OECD Countries: A Comparative Analysis. Online. </w:t>
      </w:r>
      <w:r>
        <w:rPr>
          <w:rStyle w:val="Zdraznn"/>
        </w:rPr>
        <w:t>OECD Social, Employment and Migration Working Papers</w:t>
      </w:r>
      <w:r>
        <w:t xml:space="preserve">. No. 189. Paris: OECD Publishing. Dostupné z: </w:t>
      </w:r>
      <w:hyperlink r:id="rId20" w:history="1">
        <w:r>
          <w:rPr>
            <w:rStyle w:val="Hypertextovodkaz"/>
          </w:rPr>
          <w:t>https://doi.org/10.1787/5jlz9h56dvq7-en</w:t>
        </w:r>
      </w:hyperlink>
      <w:r>
        <w:t>. [citováno 2026-04-17].</w:t>
      </w:r>
    </w:p>
    <w:p w14:paraId="5DF8AF5C" w14:textId="77777777" w:rsidR="00213026" w:rsidRDefault="00213026" w:rsidP="00213026">
      <w:pPr>
        <w:pStyle w:val="font-claude-response-body"/>
      </w:pPr>
      <w:r>
        <w:t xml:space="preserve">AUTOR, David, 2015. Why Are There Still So Many Jobs? The History and Future of Workplace Automation. Online. </w:t>
      </w:r>
      <w:r>
        <w:rPr>
          <w:rStyle w:val="Zdraznn"/>
        </w:rPr>
        <w:t>Journal of Economic Perspectives</w:t>
      </w:r>
      <w:r>
        <w:t xml:space="preserve">. Vol. 29, no. 3, s. 3-30. ISSN 0895-3309. Dostupné z: </w:t>
      </w:r>
      <w:hyperlink r:id="rId21" w:history="1">
        <w:r>
          <w:rPr>
            <w:rStyle w:val="Hypertextovodkaz"/>
          </w:rPr>
          <w:t>https://doi.org/10.1257/jep.29.3.3</w:t>
        </w:r>
      </w:hyperlink>
      <w:r>
        <w:t>. [citováno 2026-04-17].</w:t>
      </w:r>
    </w:p>
    <w:p w14:paraId="286C3524" w14:textId="77777777" w:rsidR="00213026" w:rsidRDefault="00213026" w:rsidP="00213026">
      <w:pPr>
        <w:pStyle w:val="font-claude-response-body"/>
      </w:pPr>
      <w:r>
        <w:t xml:space="preserve">AUTOR, David; LEVY, Frank a MURNANE, Richard J., 2003. The Skill Content of Recent Technological Change: An Empirical Exploration. </w:t>
      </w:r>
      <w:r>
        <w:rPr>
          <w:rStyle w:val="Zdraznn"/>
        </w:rPr>
        <w:t>The Quarterly Journal of Economics</w:t>
      </w:r>
      <w:r>
        <w:t>. Vol. 118, no. 4, s. 1279-1333. ISSN 0033-5533.</w:t>
      </w:r>
    </w:p>
    <w:p w14:paraId="5A3F5BF3" w14:textId="77777777" w:rsidR="00213026" w:rsidRDefault="00213026" w:rsidP="00213026">
      <w:pPr>
        <w:pStyle w:val="font-claude-response-body"/>
      </w:pPr>
      <w:r>
        <w:t xml:space="preserve">AUTOR, David a PRICE, Brendan, 2013. </w:t>
      </w:r>
      <w:r>
        <w:rPr>
          <w:rStyle w:val="Zdraznn"/>
        </w:rPr>
        <w:t>The Changing Task Composition of the US Labor Market: An Update of Autor, Levy, and Murnane (2003)</w:t>
      </w:r>
      <w:r>
        <w:t xml:space="preserve">. Online, pracovní dokument. Cambridge, MA: MIT. Dostupné z: </w:t>
      </w:r>
      <w:hyperlink r:id="rId22" w:history="1">
        <w:r>
          <w:rPr>
            <w:rStyle w:val="Hypertextovodkaz"/>
          </w:rPr>
          <w:t>https://economics.mit.edu/sites/default/files/publications/The%20Changing%20Task%20Composition%20of%20the%20US%20Labor%20M.pdf</w:t>
        </w:r>
      </w:hyperlink>
      <w:r>
        <w:t>. [citováno 2026-04-17].</w:t>
      </w:r>
    </w:p>
    <w:p w14:paraId="4BB76A1E" w14:textId="77777777" w:rsidR="00213026" w:rsidRDefault="00213026" w:rsidP="00213026">
      <w:pPr>
        <w:pStyle w:val="font-claude-response-body"/>
      </w:pPr>
      <w:r>
        <w:lastRenderedPageBreak/>
        <w:t xml:space="preserve">BARON, Reuben M. a KENNY, David A., 1986. The Moderator-Mediator Variable Distinction in Social Psychological Research: Conceptual, Strategic, and Statistical Considerations. </w:t>
      </w:r>
      <w:r>
        <w:rPr>
          <w:rStyle w:val="Zdraznn"/>
        </w:rPr>
        <w:t>Journal of Personality and Social Psychology</w:t>
      </w:r>
      <w:r>
        <w:t>. Vol. 51, no. 6, s. 1173-1182. ISSN 0022-3514.</w:t>
      </w:r>
    </w:p>
    <w:p w14:paraId="566EEFDE" w14:textId="77777777" w:rsidR="00213026" w:rsidRDefault="00213026" w:rsidP="00213026">
      <w:pPr>
        <w:pStyle w:val="font-claude-response-body"/>
      </w:pPr>
      <w:r>
        <w:t xml:space="preserve">BECKER, Gary S., 1964. </w:t>
      </w:r>
      <w:r>
        <w:rPr>
          <w:rStyle w:val="Zdraznn"/>
        </w:rPr>
        <w:t>Human Capital: A Theoretical and Empirical Analysis, with Special Reference to Education</w:t>
      </w:r>
      <w:r>
        <w:t>. New York: National Bureau of Economic Research, Columbia University Press. ISBN 978-0-226-04109-3.</w:t>
      </w:r>
    </w:p>
    <w:p w14:paraId="78F4F1DC" w14:textId="77777777" w:rsidR="00213026" w:rsidRDefault="00213026" w:rsidP="00213026">
      <w:pPr>
        <w:pStyle w:val="font-claude-response-body"/>
      </w:pPr>
      <w:r>
        <w:t xml:space="preserve">BONE, Magnus; GONZÁLEZ-EHLINGER, Ana Paula a STEPHANY, Fabian, 2025. Skills or Degree? The Rise of Skill-Based Hiring for AI and Green Jobs. Online. Dostupné z: </w:t>
      </w:r>
      <w:hyperlink r:id="rId23" w:history="1">
        <w:r>
          <w:rPr>
            <w:rStyle w:val="Hypertextovodkaz"/>
          </w:rPr>
          <w:t>https://arxiv.org/abs/2312.11942</w:t>
        </w:r>
      </w:hyperlink>
      <w:r>
        <w:t>. [citováno 2026-04-17].</w:t>
      </w:r>
    </w:p>
    <w:p w14:paraId="67EF796F" w14:textId="77777777" w:rsidR="00213026" w:rsidRDefault="00213026" w:rsidP="00213026">
      <w:pPr>
        <w:pStyle w:val="font-claude-response-body"/>
      </w:pPr>
      <w:r>
        <w:t xml:space="preserve">BRESNAHAN, Timothy F. a TRAJTENBERG, Manuel, 1995. General Purpose Technologies: 'Engines of Growth'? </w:t>
      </w:r>
      <w:r>
        <w:rPr>
          <w:rStyle w:val="Zdraznn"/>
        </w:rPr>
        <w:t>Journal of Econometrics</w:t>
      </w:r>
      <w:r>
        <w:t>. Vol. 65, no. 1, s. 83-108. ISSN 0304-4076.</w:t>
      </w:r>
    </w:p>
    <w:p w14:paraId="6912828B" w14:textId="77777777" w:rsidR="00213026" w:rsidRDefault="00213026" w:rsidP="00213026">
      <w:pPr>
        <w:pStyle w:val="font-claude-response-body"/>
      </w:pPr>
      <w:r>
        <w:t xml:space="preserve">CHENG, Simon a LONG, J. Scott, 2007. Testing for IIA in the Multinomial Logit Model. </w:t>
      </w:r>
      <w:r>
        <w:rPr>
          <w:rStyle w:val="Zdraznn"/>
        </w:rPr>
        <w:t>Sociological Methods &amp; Research</w:t>
      </w:r>
      <w:r>
        <w:t>. Vol. 35, no. 4, s. 583-600. ISSN 0049-1241.</w:t>
      </w:r>
    </w:p>
    <w:p w14:paraId="06270BEE" w14:textId="77777777" w:rsidR="00213026" w:rsidRDefault="00213026" w:rsidP="00213026">
      <w:pPr>
        <w:pStyle w:val="font-claude-response-body"/>
      </w:pPr>
      <w:r>
        <w:t xml:space="preserve">ELOUNDOU, Tyna; MANNING, Sam; MISHKIN, Pamela a ROCK, Daniel, 2023. </w:t>
      </w:r>
      <w:r>
        <w:rPr>
          <w:rStyle w:val="Zdraznn"/>
        </w:rPr>
        <w:t>GPTs are GPTs: An Early Look at the Labor Market Impact Potential of Large Language Models</w:t>
      </w:r>
      <w:r>
        <w:t xml:space="preserve">. Online, preprint. arXiv:2303.10130. Dostupné z: </w:t>
      </w:r>
      <w:hyperlink r:id="rId24" w:history="1">
        <w:r>
          <w:rPr>
            <w:rStyle w:val="Hypertextovodkaz"/>
          </w:rPr>
          <w:t>https://arxiv.org/abs/2303.10130</w:t>
        </w:r>
      </w:hyperlink>
      <w:r>
        <w:t>. [citováno 2026-04-17].</w:t>
      </w:r>
    </w:p>
    <w:p w14:paraId="23015F7D" w14:textId="77777777" w:rsidR="00213026" w:rsidRDefault="00213026" w:rsidP="00213026">
      <w:pPr>
        <w:pStyle w:val="font-claude-response-body"/>
      </w:pPr>
      <w:r>
        <w:t xml:space="preserve">ENGBERG, Erik; KOCH, Michael; LODEFALK, Magnus a SCHROEDER, Sarah, 2025. AI Unboxed and Jobs: A Novel Measure and Firm-Level Evidence from Three Countries. Online. </w:t>
      </w:r>
      <w:r>
        <w:rPr>
          <w:rStyle w:val="Zdraznn"/>
        </w:rPr>
        <w:t>Research Policy</w:t>
      </w:r>
      <w:r>
        <w:t xml:space="preserve">. ISSN 0048-7333. Dostupné z: </w:t>
      </w:r>
      <w:hyperlink r:id="rId25" w:history="1">
        <w:r>
          <w:rPr>
            <w:rStyle w:val="Hypertextovodkaz"/>
          </w:rPr>
          <w:t>https://www.sciencedirect.com/science/article/pii/S0048733325001143</w:t>
        </w:r>
      </w:hyperlink>
      <w:r>
        <w:t>. [citováno 2026-04-17].</w:t>
      </w:r>
    </w:p>
    <w:p w14:paraId="06B8F077" w14:textId="77777777" w:rsidR="00213026" w:rsidRDefault="00213026" w:rsidP="00213026">
      <w:pPr>
        <w:pStyle w:val="font-claude-response-body"/>
      </w:pPr>
      <w:r>
        <w:t xml:space="preserve">FELTEN, Edward W.; RAJ, Manav a SEAMANS, Robert, 2018. A Method to Link Advances in Artificial Intelligence to Occupational Abilities. </w:t>
      </w:r>
      <w:r>
        <w:rPr>
          <w:rStyle w:val="Zdraznn"/>
        </w:rPr>
        <w:t>AEA Papers and Proceedings</w:t>
      </w:r>
      <w:r>
        <w:t>. Vol. 108, s. 54-57. ISSN 2574-0768.</w:t>
      </w:r>
    </w:p>
    <w:p w14:paraId="7FEDC597" w14:textId="77777777" w:rsidR="00213026" w:rsidRDefault="00213026" w:rsidP="00213026">
      <w:pPr>
        <w:pStyle w:val="font-claude-response-body"/>
      </w:pPr>
      <w:r>
        <w:t xml:space="preserve">FELTEN, Edward W.; RAJ, Manav a SEAMANS, Robert, 2021. Occupational, Industry, and Geographic Exposure to Artificial Intelligence: A Novel Dataset and Its Potential Uses. </w:t>
      </w:r>
      <w:r>
        <w:rPr>
          <w:rStyle w:val="Zdraznn"/>
        </w:rPr>
        <w:t>Strategic Management Journal</w:t>
      </w:r>
      <w:r>
        <w:t>. Vol. 42, no. 12, s. 2195-2217. ISSN 0143-2095.</w:t>
      </w:r>
    </w:p>
    <w:p w14:paraId="5FC2332E" w14:textId="77777777" w:rsidR="00213026" w:rsidRDefault="00213026" w:rsidP="00213026">
      <w:pPr>
        <w:pStyle w:val="font-claude-response-body"/>
      </w:pPr>
      <w:r>
        <w:t xml:space="preserve">FREY, Carl Benedikt a OSBORNE, Michael A., 2013. </w:t>
      </w:r>
      <w:r>
        <w:rPr>
          <w:rStyle w:val="Zdraznn"/>
        </w:rPr>
        <w:t>The Future of Employment: How Susceptible Are Jobs to Computerisation?</w:t>
      </w:r>
      <w:r>
        <w:t xml:space="preserve"> Online, working paper. Oxford: Oxford Martin School, University of Oxford. Dostupné z: </w:t>
      </w:r>
      <w:hyperlink r:id="rId26" w:history="1">
        <w:r>
          <w:rPr>
            <w:rStyle w:val="Hypertextovodkaz"/>
          </w:rPr>
          <w:t>https://www.oxfordmartin.ox.ac.uk/downloads/academic/The_Future_of_Employment.pdf</w:t>
        </w:r>
      </w:hyperlink>
      <w:r>
        <w:t>. [citováno 2026-04-17].</w:t>
      </w:r>
    </w:p>
    <w:p w14:paraId="3832592F" w14:textId="77777777" w:rsidR="00213026" w:rsidRDefault="00213026" w:rsidP="00213026">
      <w:pPr>
        <w:pStyle w:val="font-claude-response-body"/>
      </w:pPr>
      <w:r>
        <w:t xml:space="preserve">GOOS, Maarten a MANNING, Alan, 2007. Lousy and Lovely Jobs: The Rising Polarization of Work in Britain. </w:t>
      </w:r>
      <w:r>
        <w:rPr>
          <w:rStyle w:val="Zdraznn"/>
        </w:rPr>
        <w:t>The Review of Economics and Statistics</w:t>
      </w:r>
      <w:r>
        <w:t>. Vol. 89, no. 1, s. 118-133. ISSN 0034-6535.</w:t>
      </w:r>
    </w:p>
    <w:p w14:paraId="7E942202" w14:textId="77777777" w:rsidR="00213026" w:rsidRDefault="00213026" w:rsidP="00213026">
      <w:pPr>
        <w:pStyle w:val="font-claude-response-body"/>
      </w:pPr>
      <w:r>
        <w:lastRenderedPageBreak/>
        <w:t xml:space="preserve">GRZYBOWSKI, Andrzej, 2024. Artificial Intelligence – History, Current State and Future Perspectives. Online. Dostupné z: </w:t>
      </w:r>
      <w:hyperlink r:id="rId27" w:history="1">
        <w:r>
          <w:rPr>
            <w:rStyle w:val="Hypertextovodkaz"/>
          </w:rPr>
          <w:t>https://link.springer.com/</w:t>
        </w:r>
      </w:hyperlink>
      <w:r>
        <w:t>. [citováno 2026-04-17].</w:t>
      </w:r>
    </w:p>
    <w:p w14:paraId="13E9A0F0" w14:textId="77777777" w:rsidR="00213026" w:rsidRDefault="00213026" w:rsidP="00213026">
      <w:pPr>
        <w:pStyle w:val="font-claude-response-body"/>
      </w:pPr>
      <w:r>
        <w:t xml:space="preserve">KRIZHEVSKY, Alex; SUTSKEVER, Ilya a HINTON, Geoffrey E., 2012. ImageNet Classification with Deep Convolutional Neural Networks. In: PEREIRA, F.; BURGES, C. J.; BOTTOU, L. a WEINBERGER, K. Q. (Eds.). </w:t>
      </w:r>
      <w:r>
        <w:rPr>
          <w:rStyle w:val="Zdraznn"/>
        </w:rPr>
        <w:t>Advances in Neural Information Processing Systems 25 (NIPS 2012)</w:t>
      </w:r>
      <w:r>
        <w:t>. Red Hook: Curran Associates, s. 1097-1105. ISBN 978-1-62748-003-1.</w:t>
      </w:r>
    </w:p>
    <w:p w14:paraId="04CFD48F" w14:textId="77777777" w:rsidR="00213026" w:rsidRDefault="00213026" w:rsidP="00213026">
      <w:pPr>
        <w:pStyle w:val="font-claude-response-body"/>
      </w:pPr>
      <w:r>
        <w:t xml:space="preserve">LEMIEUX, Thomas, 2006. Postsecondary Education and Increasing Wage Inequality. Online. </w:t>
      </w:r>
      <w:r>
        <w:rPr>
          <w:rStyle w:val="Zdraznn"/>
        </w:rPr>
        <w:t>American Economic Review</w:t>
      </w:r>
      <w:r>
        <w:t xml:space="preserve">. Vol. 96, no. 2, s. 195-199. ISSN 0002-8282. Dostupné z: </w:t>
      </w:r>
      <w:hyperlink r:id="rId28" w:history="1">
        <w:r>
          <w:rPr>
            <w:rStyle w:val="Hypertextovodkaz"/>
          </w:rPr>
          <w:t>https://www.aeaweb.org/articles?id=10.1257/aer.96.3.461</w:t>
        </w:r>
      </w:hyperlink>
      <w:r>
        <w:t>. [citováno 2026-04-17].</w:t>
      </w:r>
    </w:p>
    <w:p w14:paraId="341A1C5C" w14:textId="77777777" w:rsidR="00213026" w:rsidRDefault="00213026" w:rsidP="00213026">
      <w:pPr>
        <w:pStyle w:val="font-claude-response-body"/>
      </w:pPr>
      <w:r>
        <w:t xml:space="preserve">LONG, J. Scott a FREESE, Jeremy, 2014. </w:t>
      </w:r>
      <w:r>
        <w:rPr>
          <w:rStyle w:val="Zdraznn"/>
        </w:rPr>
        <w:t>Regression Models for Categorical Dependent Variables Using Stata</w:t>
      </w:r>
      <w:r>
        <w:t>. 3rd ed. College Station: Stata Press. ISBN 978-1-59718-111-2.</w:t>
      </w:r>
    </w:p>
    <w:p w14:paraId="68BEC7EA" w14:textId="77777777" w:rsidR="00213026" w:rsidRDefault="00213026" w:rsidP="00213026">
      <w:pPr>
        <w:pStyle w:val="font-claude-response-body"/>
      </w:pPr>
      <w:r>
        <w:t xml:space="preserve">McKINSEY &amp; COMPANY, 2023. </w:t>
      </w:r>
      <w:r>
        <w:rPr>
          <w:rStyle w:val="Zdraznn"/>
        </w:rPr>
        <w:t>The State of AI in 2023: Generative AI's Breakout Year</w:t>
      </w:r>
      <w:r>
        <w:t xml:space="preserve">. Online. Dostupné z: </w:t>
      </w:r>
      <w:hyperlink r:id="rId29" w:history="1">
        <w:r>
          <w:rPr>
            <w:rStyle w:val="Hypertextovodkaz"/>
          </w:rPr>
          <w:t>https://www.mckinsey.com/capabilities/quantumblack/our-insights/the-state-of-ai-in-2023-generative-ais-breakout-year</w:t>
        </w:r>
      </w:hyperlink>
      <w:r>
        <w:t>. [citováno 2026-04-17].</w:t>
      </w:r>
    </w:p>
    <w:p w14:paraId="7A085BAF" w14:textId="77777777" w:rsidR="00213026" w:rsidRDefault="00213026" w:rsidP="00213026">
      <w:pPr>
        <w:pStyle w:val="font-claude-response-body"/>
      </w:pPr>
      <w:r>
        <w:t xml:space="preserve">McKINSEY &amp; COMPANY, 2024. </w:t>
      </w:r>
      <w:r>
        <w:rPr>
          <w:rStyle w:val="Zdraznn"/>
        </w:rPr>
        <w:t>The State of AI in Early 2024: Gen AI Adoption Spikes and Starts to Generate Value</w:t>
      </w:r>
      <w:r>
        <w:t xml:space="preserve">. Online. Dostupné z: </w:t>
      </w:r>
      <w:hyperlink r:id="rId30" w:history="1">
        <w:r>
          <w:rPr>
            <w:rStyle w:val="Hypertextovodkaz"/>
          </w:rPr>
          <w:t>https://www.mckinsey.com/capabilities/quantumblack/our-insights/the-state-of-ai-2024</w:t>
        </w:r>
      </w:hyperlink>
      <w:r>
        <w:t>. [citováno 2026-04-17].</w:t>
      </w:r>
    </w:p>
    <w:p w14:paraId="2DB23632" w14:textId="77777777" w:rsidR="00213026" w:rsidRDefault="00213026" w:rsidP="00213026">
      <w:pPr>
        <w:pStyle w:val="font-claude-response-body"/>
      </w:pPr>
      <w:r>
        <w:t xml:space="preserve">McKINSEY &amp; COMPANY, 2025. </w:t>
      </w:r>
      <w:r>
        <w:rPr>
          <w:rStyle w:val="Zdraznn"/>
        </w:rPr>
        <w:t>The State of AI: How Organizations Are Rewiring to Capture Value</w:t>
      </w:r>
      <w:r>
        <w:t xml:space="preserve">. Online. Dostupné z: </w:t>
      </w:r>
      <w:hyperlink r:id="rId31" w:history="1">
        <w:r>
          <w:rPr>
            <w:rStyle w:val="Hypertextovodkaz"/>
          </w:rPr>
          <w:t>https://www.mckinsey.com/capabilities/quantumblack/our-insights/the-state-of-ai</w:t>
        </w:r>
      </w:hyperlink>
      <w:r>
        <w:t>. [citováno 2026-04-17].</w:t>
      </w:r>
    </w:p>
    <w:p w14:paraId="28D5EC1D" w14:textId="77777777" w:rsidR="00213026" w:rsidRDefault="00213026" w:rsidP="00213026">
      <w:pPr>
        <w:pStyle w:val="font-claude-response-body"/>
      </w:pPr>
      <w:r>
        <w:t xml:space="preserve">MINCER, Jacob, 1974. </w:t>
      </w:r>
      <w:r>
        <w:rPr>
          <w:rStyle w:val="Zdraznn"/>
        </w:rPr>
        <w:t>Schooling, Experience, and Earnings</w:t>
      </w:r>
      <w:r>
        <w:t>. New York: National Bureau of Economic Research, Columbia University Press. ISBN 978-0-870-14265-9.</w:t>
      </w:r>
    </w:p>
    <w:p w14:paraId="31CFE71B" w14:textId="77777777" w:rsidR="00213026" w:rsidRDefault="00213026" w:rsidP="00213026">
      <w:pPr>
        <w:pStyle w:val="font-claude-response-body"/>
      </w:pPr>
      <w:r>
        <w:t xml:space="preserve">MMC VENTURES, 2019. </w:t>
      </w:r>
      <w:r>
        <w:rPr>
          <w:rStyle w:val="Zdraznn"/>
        </w:rPr>
        <w:t>The State of AI 2019: Divergence</w:t>
      </w:r>
      <w:r>
        <w:t xml:space="preserve">. Online. London: MMC Ventures. Dostupné z: </w:t>
      </w:r>
      <w:hyperlink r:id="rId32" w:history="1">
        <w:r>
          <w:rPr>
            <w:rStyle w:val="Hypertextovodkaz"/>
          </w:rPr>
          <w:t>https://www.mmcventures.com/wp-content/uploads/2019/02/The-State-of-AI-2019-Divergence.pdf</w:t>
        </w:r>
      </w:hyperlink>
      <w:r>
        <w:t>. [citováno 2026-04-17].</w:t>
      </w:r>
    </w:p>
    <w:p w14:paraId="0FE1D718" w14:textId="77777777" w:rsidR="00213026" w:rsidRDefault="00213026" w:rsidP="00213026">
      <w:pPr>
        <w:pStyle w:val="font-claude-response-body"/>
      </w:pPr>
      <w:r>
        <w:t xml:space="preserve">OECD, 2016. </w:t>
      </w:r>
      <w:r>
        <w:rPr>
          <w:rStyle w:val="Zdraznn"/>
        </w:rPr>
        <w:t>The Risk of Automation for Jobs in OECD Countries</w:t>
      </w:r>
      <w:r>
        <w:t xml:space="preserve">. Online. OECD Social, Employment and Migration Working Papers, No. 189. Paris: OECD Publishing. Dostupné z: </w:t>
      </w:r>
      <w:hyperlink r:id="rId33" w:history="1">
        <w:r>
          <w:rPr>
            <w:rStyle w:val="Hypertextovodkaz"/>
          </w:rPr>
          <w:t>https://doi.org/10.1787/5jlz9h56dvq7-en</w:t>
        </w:r>
      </w:hyperlink>
      <w:r>
        <w:t>. [citováno 2026-04-17].</w:t>
      </w:r>
    </w:p>
    <w:p w14:paraId="660576DA" w14:textId="77777777" w:rsidR="00213026" w:rsidRDefault="00213026" w:rsidP="00213026">
      <w:pPr>
        <w:pStyle w:val="font-claude-response-body"/>
      </w:pPr>
      <w:r>
        <w:t xml:space="preserve">OECD, 2019. </w:t>
      </w:r>
      <w:r>
        <w:rPr>
          <w:rStyle w:val="Zdraznn"/>
        </w:rPr>
        <w:t>Artificial Intelligence in Society</w:t>
      </w:r>
      <w:r>
        <w:t xml:space="preserve">. Online. Paris: OECD Publishing. ISBN 978-92-64-58254-5. Dostupné z: </w:t>
      </w:r>
      <w:hyperlink r:id="rId34" w:history="1">
        <w:r>
          <w:rPr>
            <w:rStyle w:val="Hypertextovodkaz"/>
          </w:rPr>
          <w:t>https://doi.org/10.1787/eedfee77-en</w:t>
        </w:r>
      </w:hyperlink>
      <w:r>
        <w:t>. [citováno 2026-04-17].</w:t>
      </w:r>
    </w:p>
    <w:p w14:paraId="7AAD7FCE" w14:textId="77777777" w:rsidR="00213026" w:rsidRDefault="00213026" w:rsidP="00213026">
      <w:pPr>
        <w:pStyle w:val="font-claude-response-body"/>
      </w:pPr>
      <w:r>
        <w:lastRenderedPageBreak/>
        <w:t xml:space="preserve">OECD, 2023. </w:t>
      </w:r>
      <w:r>
        <w:rPr>
          <w:rStyle w:val="Zdraznn"/>
        </w:rPr>
        <w:t>OECD Employment Outlook 2023: Artificial Intelligence and the Labour Market</w:t>
      </w:r>
      <w:r>
        <w:t xml:space="preserve">. Online. Paris: OECD Publishing. ISBN 978-92-64-64789-3. Dostupné z: </w:t>
      </w:r>
      <w:hyperlink r:id="rId35" w:history="1">
        <w:r>
          <w:rPr>
            <w:rStyle w:val="Hypertextovodkaz"/>
          </w:rPr>
          <w:t>https://doi.org/10.1787/08785bba-en</w:t>
        </w:r>
      </w:hyperlink>
      <w:r>
        <w:t>. [citováno 2026-04-17].</w:t>
      </w:r>
    </w:p>
    <w:p w14:paraId="6D0CF047" w14:textId="77777777" w:rsidR="00213026" w:rsidRDefault="00213026" w:rsidP="00213026">
      <w:pPr>
        <w:pStyle w:val="font-claude-response-body"/>
      </w:pPr>
      <w:r>
        <w:t xml:space="preserve">PRINCE, Simon J. D., 2013. </w:t>
      </w:r>
      <w:r>
        <w:rPr>
          <w:rStyle w:val="Zdraznn"/>
        </w:rPr>
        <w:t>Computer Vision: Models, Learning, and Inference</w:t>
      </w:r>
      <w:r>
        <w:t>. Cambridge: Cambridge University Press. ISBN 978-1-107-01179-3.</w:t>
      </w:r>
    </w:p>
    <w:p w14:paraId="246AC9F5" w14:textId="77777777" w:rsidR="00213026" w:rsidRDefault="00213026" w:rsidP="00213026">
      <w:pPr>
        <w:pStyle w:val="font-claude-response-body"/>
      </w:pPr>
      <w:r>
        <w:t xml:space="preserve">ROSER, Max, 2022. The Brief History of Artificial Intelligence: The World Has Changed Fast – What Might Be Next? Online. </w:t>
      </w:r>
      <w:r>
        <w:rPr>
          <w:rStyle w:val="Zdraznn"/>
        </w:rPr>
        <w:t>Our World in Data</w:t>
      </w:r>
      <w:r>
        <w:t xml:space="preserve">. Dostupné z: </w:t>
      </w:r>
      <w:hyperlink r:id="rId36" w:history="1">
        <w:r>
          <w:rPr>
            <w:rStyle w:val="Hypertextovodkaz"/>
          </w:rPr>
          <w:t>https://ourworldindata.org/brief-history-of-ai</w:t>
        </w:r>
      </w:hyperlink>
      <w:r>
        <w:t>. [citováno 2026-04-17].</w:t>
      </w:r>
    </w:p>
    <w:p w14:paraId="2FD280B7" w14:textId="77777777" w:rsidR="00213026" w:rsidRDefault="00213026" w:rsidP="00213026">
      <w:pPr>
        <w:pStyle w:val="font-claude-response-body"/>
      </w:pPr>
      <w:r>
        <w:t xml:space="preserve">SPITZ-OENER, Alexandra, 2006. Technical Change, Job Tasks, and Rising Educational Demands: Looking Outside the Wage Structure. </w:t>
      </w:r>
      <w:r>
        <w:rPr>
          <w:rStyle w:val="Zdraznn"/>
        </w:rPr>
        <w:t>Journal of Labor Economics</w:t>
      </w:r>
      <w:r>
        <w:t>. Vol. 24, no. 2, s. 235-270. ISSN 0734-306X.</w:t>
      </w:r>
    </w:p>
    <w:p w14:paraId="39A0B59C" w14:textId="77777777" w:rsidR="00213026" w:rsidRDefault="00213026" w:rsidP="00213026">
      <w:pPr>
        <w:pStyle w:val="font-claude-response-body"/>
      </w:pPr>
      <w:r>
        <w:t xml:space="preserve">WORLD ECONOMIC FORUM, 2025. </w:t>
      </w:r>
      <w:r>
        <w:rPr>
          <w:rStyle w:val="Zdraznn"/>
        </w:rPr>
        <w:t>The Future of Jobs Report 2025</w:t>
      </w:r>
      <w:r>
        <w:t xml:space="preserve">. Online. Geneva: World Economic Forum. Dostupné z: </w:t>
      </w:r>
      <w:hyperlink r:id="rId37" w:history="1">
        <w:r>
          <w:rPr>
            <w:rStyle w:val="Hypertextovodkaz"/>
          </w:rPr>
          <w:t>https://www.weforum.org/publications/the-future-of-jobs-report-2025/</w:t>
        </w:r>
      </w:hyperlink>
      <w:r>
        <w:t>. [citováno 2026-04-17].</w:t>
      </w:r>
    </w:p>
    <w:p w14:paraId="0BEF7648" w14:textId="77777777" w:rsidR="00213026" w:rsidRDefault="00213026" w:rsidP="00213026">
      <w:pPr>
        <w:spacing w:before="100" w:beforeAutospacing="1" w:after="100" w:afterAutospacing="1" w:line="240" w:lineRule="auto"/>
        <w:ind w:firstLine="0"/>
        <w:jc w:val="left"/>
        <w:rPr>
          <w:rFonts w:ascii="Times New Roman" w:eastAsia="Times New Roman" w:hAnsi="Times New Roman" w:cs="Times New Roman"/>
          <w:szCs w:val="24"/>
          <w:lang w:val="cs-US" w:eastAsia="cs-CZ"/>
        </w:rPr>
      </w:pPr>
    </w:p>
    <w:p w14:paraId="1356F891" w14:textId="77777777" w:rsidR="00213026" w:rsidRDefault="00213026" w:rsidP="00213026">
      <w:pPr>
        <w:spacing w:before="100" w:beforeAutospacing="1" w:after="100" w:afterAutospacing="1" w:line="240" w:lineRule="auto"/>
        <w:ind w:firstLine="0"/>
        <w:jc w:val="left"/>
        <w:rPr>
          <w:rFonts w:ascii="Times New Roman" w:eastAsia="Times New Roman" w:hAnsi="Times New Roman" w:cs="Times New Roman"/>
          <w:szCs w:val="24"/>
          <w:lang w:val="cs-US" w:eastAsia="cs-CZ"/>
        </w:rPr>
      </w:pPr>
    </w:p>
    <w:p w14:paraId="049E374E" w14:textId="472FB2E9" w:rsidR="00B82E73" w:rsidRPr="00B82E73" w:rsidRDefault="00B82E73" w:rsidP="00B82E73">
      <w:pPr>
        <w:numPr>
          <w:ilvl w:val="0"/>
          <w:numId w:val="32"/>
        </w:numPr>
        <w:spacing w:before="100" w:beforeAutospacing="1" w:after="100" w:afterAutospacing="1" w:line="240" w:lineRule="auto"/>
        <w:jc w:val="left"/>
        <w:rPr>
          <w:rFonts w:ascii="Times New Roman" w:eastAsia="Times New Roman" w:hAnsi="Times New Roman" w:cs="Times New Roman"/>
          <w:szCs w:val="24"/>
          <w:lang w:val="cs-US" w:eastAsia="cs-CZ"/>
        </w:rPr>
      </w:pPr>
      <w:r w:rsidRPr="00B82E73">
        <w:rPr>
          <w:rFonts w:ascii="Times New Roman" w:eastAsia="Times New Roman" w:hAnsi="Times New Roman" w:cs="Times New Roman"/>
          <w:szCs w:val="24"/>
          <w:lang w:val="cs-US" w:eastAsia="cs-CZ"/>
        </w:rPr>
        <w:t>Becker, 19</w:t>
      </w:r>
      <w:r>
        <w:rPr>
          <w:rFonts w:ascii="Times New Roman" w:eastAsia="Times New Roman" w:hAnsi="Times New Roman" w:cs="Times New Roman"/>
          <w:szCs w:val="24"/>
          <w:lang w:val="cs-US" w:eastAsia="cs-CZ"/>
        </w:rPr>
        <w:t>9</w:t>
      </w:r>
      <w:r w:rsidRPr="00B82E73">
        <w:rPr>
          <w:rFonts w:ascii="Times New Roman" w:eastAsia="Times New Roman" w:hAnsi="Times New Roman" w:cs="Times New Roman"/>
          <w:szCs w:val="24"/>
          <w:lang w:val="cs-US" w:eastAsia="cs-CZ"/>
        </w:rPr>
        <w:t>4</w:t>
      </w:r>
      <w:r>
        <w:rPr>
          <w:rFonts w:ascii="Times New Roman" w:eastAsia="Times New Roman" w:hAnsi="Times New Roman" w:cs="Times New Roman"/>
          <w:szCs w:val="24"/>
          <w:lang w:val="cs-US" w:eastAsia="cs-CZ"/>
        </w:rPr>
        <w:t xml:space="preserve"> </w:t>
      </w:r>
      <w:r w:rsidRPr="00B82E73">
        <w:rPr>
          <w:rFonts w:ascii="Times New Roman" w:eastAsia="Times New Roman" w:hAnsi="Times New Roman" w:cs="Times New Roman"/>
          <w:szCs w:val="24"/>
          <w:lang w:val="cs-US" w:eastAsia="cs-CZ"/>
        </w:rPr>
        <w:t>https://www.nber.org/books-and-chapters/human-capital-theoretical-and-empirical-analysis-special-reference-education-third-edition</w:t>
      </w:r>
    </w:p>
    <w:p w14:paraId="7293D709" w14:textId="77777777" w:rsidR="00B82E73" w:rsidRPr="00B82E73" w:rsidRDefault="00B82E73" w:rsidP="00B82E73">
      <w:pPr>
        <w:numPr>
          <w:ilvl w:val="0"/>
          <w:numId w:val="32"/>
        </w:numPr>
        <w:spacing w:before="100" w:beforeAutospacing="1" w:after="100" w:afterAutospacing="1" w:line="240" w:lineRule="auto"/>
        <w:jc w:val="left"/>
        <w:rPr>
          <w:rFonts w:ascii="Times New Roman" w:eastAsia="Times New Roman" w:hAnsi="Times New Roman" w:cs="Times New Roman"/>
          <w:szCs w:val="24"/>
          <w:lang w:val="cs-US" w:eastAsia="cs-CZ"/>
        </w:rPr>
      </w:pPr>
      <w:bookmarkStart w:id="131" w:name="_Hlk227322179"/>
      <w:bookmarkStart w:id="132" w:name="_Hlk227322088"/>
      <w:r w:rsidRPr="00B82E73">
        <w:rPr>
          <w:rFonts w:ascii="Times New Roman" w:eastAsia="Times New Roman" w:hAnsi="Times New Roman" w:cs="Times New Roman"/>
          <w:szCs w:val="24"/>
          <w:lang w:val="cs-US" w:eastAsia="cs-CZ"/>
        </w:rPr>
        <w:t>Mincer, 1974</w:t>
      </w:r>
    </w:p>
    <w:p w14:paraId="217DDDA9" w14:textId="4FBDA76C" w:rsidR="00B82E73" w:rsidRDefault="00B82E73" w:rsidP="00B82E73">
      <w:pPr>
        <w:numPr>
          <w:ilvl w:val="0"/>
          <w:numId w:val="32"/>
        </w:numPr>
        <w:spacing w:before="100" w:beforeAutospacing="1" w:after="100" w:afterAutospacing="1" w:line="240" w:lineRule="auto"/>
        <w:jc w:val="left"/>
        <w:rPr>
          <w:rFonts w:ascii="Times New Roman" w:eastAsia="Times New Roman" w:hAnsi="Times New Roman" w:cs="Times New Roman"/>
          <w:szCs w:val="24"/>
          <w:lang w:val="cs-US" w:eastAsia="cs-CZ"/>
        </w:rPr>
      </w:pPr>
      <w:bookmarkStart w:id="133" w:name="_Hlk227323155"/>
      <w:bookmarkEnd w:id="131"/>
      <w:r w:rsidRPr="00B82E73">
        <w:rPr>
          <w:rFonts w:ascii="Times New Roman" w:eastAsia="Times New Roman" w:hAnsi="Times New Roman" w:cs="Times New Roman"/>
          <w:szCs w:val="24"/>
          <w:lang w:val="cs-US" w:eastAsia="cs-CZ"/>
        </w:rPr>
        <w:t>Lemieux, 2006</w:t>
      </w:r>
      <w:r w:rsidR="00B10F1E">
        <w:rPr>
          <w:rFonts w:ascii="Times New Roman" w:eastAsia="Times New Roman" w:hAnsi="Times New Roman" w:cs="Times New Roman"/>
          <w:szCs w:val="24"/>
          <w:lang w:val="cs-US" w:eastAsia="cs-CZ"/>
        </w:rPr>
        <w:t xml:space="preserve"> </w:t>
      </w:r>
      <w:r w:rsidR="00B10F1E" w:rsidRPr="00B10F1E">
        <w:rPr>
          <w:rFonts w:ascii="Times New Roman" w:eastAsia="Times New Roman" w:hAnsi="Times New Roman" w:cs="Times New Roman"/>
          <w:szCs w:val="24"/>
          <w:lang w:val="cs-US" w:eastAsia="cs-CZ"/>
        </w:rPr>
        <w:t>https://www.aeaweb.org/articles?id=10.1257/aer.96.3.461</w:t>
      </w:r>
    </w:p>
    <w:bookmarkEnd w:id="133"/>
    <w:p w14:paraId="101B08FE" w14:textId="77777777" w:rsidR="00B82E73" w:rsidRDefault="00B82E73" w:rsidP="00B82E73">
      <w:pPr>
        <w:numPr>
          <w:ilvl w:val="0"/>
          <w:numId w:val="32"/>
        </w:numPr>
        <w:spacing w:before="100" w:beforeAutospacing="1" w:after="100" w:afterAutospacing="1" w:line="240" w:lineRule="auto"/>
        <w:jc w:val="left"/>
        <w:rPr>
          <w:rFonts w:ascii="Times New Roman" w:eastAsia="Times New Roman" w:hAnsi="Times New Roman" w:cs="Times New Roman"/>
          <w:szCs w:val="24"/>
          <w:lang w:val="cs-US" w:eastAsia="cs-CZ"/>
        </w:rPr>
      </w:pPr>
      <w:r w:rsidRPr="00B82E73">
        <w:rPr>
          <w:rFonts w:ascii="Times New Roman" w:eastAsia="Times New Roman" w:hAnsi="Times New Roman" w:cs="Times New Roman"/>
          <w:szCs w:val="24"/>
          <w:lang w:val="cs-US" w:eastAsia="cs-CZ"/>
        </w:rPr>
        <w:t>Acemoglu et al., 2020  </w:t>
      </w:r>
    </w:p>
    <w:p w14:paraId="7466D2D3" w14:textId="2D8CDD85" w:rsidR="00B82E73" w:rsidRPr="00B82E73" w:rsidRDefault="00B82E73" w:rsidP="00B82E73">
      <w:pPr>
        <w:numPr>
          <w:ilvl w:val="0"/>
          <w:numId w:val="32"/>
        </w:numPr>
        <w:spacing w:before="100" w:beforeAutospacing="1" w:after="100" w:afterAutospacing="1" w:line="240" w:lineRule="auto"/>
        <w:jc w:val="left"/>
        <w:rPr>
          <w:rFonts w:ascii="Times New Roman" w:eastAsia="Times New Roman" w:hAnsi="Times New Roman" w:cs="Times New Roman"/>
          <w:szCs w:val="24"/>
          <w:lang w:val="cs-US" w:eastAsia="cs-CZ"/>
        </w:rPr>
      </w:pPr>
      <w:r w:rsidRPr="00B82E73">
        <w:rPr>
          <w:rFonts w:ascii="Times New Roman" w:eastAsia="Times New Roman" w:hAnsi="Times New Roman" w:cs="Times New Roman"/>
          <w:szCs w:val="24"/>
          <w:lang w:val="cs-US" w:eastAsia="cs-CZ"/>
        </w:rPr>
        <w:t>Acemoglu et al., 2022  </w:t>
      </w:r>
    </w:p>
    <w:p w14:paraId="27B2D96C" w14:textId="6820BEAB" w:rsidR="00B82E73" w:rsidRPr="00B82E73" w:rsidRDefault="00B82E73" w:rsidP="00B82E73">
      <w:pPr>
        <w:numPr>
          <w:ilvl w:val="0"/>
          <w:numId w:val="32"/>
        </w:numPr>
        <w:spacing w:before="100" w:beforeAutospacing="1" w:after="100" w:afterAutospacing="1" w:line="240" w:lineRule="auto"/>
        <w:jc w:val="left"/>
        <w:rPr>
          <w:rFonts w:ascii="Times New Roman" w:eastAsia="Times New Roman" w:hAnsi="Times New Roman" w:cs="Times New Roman"/>
          <w:szCs w:val="24"/>
          <w:lang w:val="cs-US" w:eastAsia="cs-CZ"/>
        </w:rPr>
      </w:pPr>
      <w:r w:rsidRPr="00B82E73">
        <w:rPr>
          <w:rFonts w:ascii="Times New Roman" w:eastAsia="Times New Roman" w:hAnsi="Times New Roman" w:cs="Times New Roman"/>
          <w:szCs w:val="24"/>
          <w:lang w:val="cs-US" w:eastAsia="cs-CZ"/>
        </w:rPr>
        <w:t>Acemoglu a Autor, 2011  </w:t>
      </w:r>
      <w:r w:rsidR="007B5486" w:rsidRPr="007B5486">
        <w:rPr>
          <w:rFonts w:ascii="Times New Roman" w:eastAsia="Times New Roman" w:hAnsi="Times New Roman" w:cs="Times New Roman"/>
          <w:szCs w:val="24"/>
          <w:lang w:val="cs-US" w:eastAsia="cs-CZ"/>
        </w:rPr>
        <w:t>https://www.sciencedirect.com/science/chapter/handbook/abs/pii/S0169721811024105</w:t>
      </w:r>
    </w:p>
    <w:p w14:paraId="134BC5F3" w14:textId="77777777" w:rsidR="00B82E73" w:rsidRPr="00B82E73" w:rsidRDefault="00B82E73" w:rsidP="00B82E73">
      <w:pPr>
        <w:numPr>
          <w:ilvl w:val="0"/>
          <w:numId w:val="32"/>
        </w:numPr>
        <w:spacing w:before="100" w:beforeAutospacing="1" w:after="100" w:afterAutospacing="1" w:line="240" w:lineRule="auto"/>
        <w:jc w:val="left"/>
        <w:rPr>
          <w:rFonts w:ascii="Times New Roman" w:eastAsia="Times New Roman" w:hAnsi="Times New Roman" w:cs="Times New Roman"/>
          <w:szCs w:val="24"/>
          <w:lang w:val="cs-US" w:eastAsia="cs-CZ"/>
        </w:rPr>
      </w:pPr>
      <w:r w:rsidRPr="00B82E73">
        <w:rPr>
          <w:rFonts w:ascii="Times New Roman" w:eastAsia="Times New Roman" w:hAnsi="Times New Roman" w:cs="Times New Roman"/>
          <w:szCs w:val="24"/>
          <w:lang w:val="cs-US" w:eastAsia="cs-CZ"/>
        </w:rPr>
        <w:t>Autor et al., 2003  </w:t>
      </w:r>
    </w:p>
    <w:p w14:paraId="5CF5BA37" w14:textId="28217259" w:rsidR="00B82E73" w:rsidRPr="00B82E73" w:rsidRDefault="00B82E73" w:rsidP="00B82E73">
      <w:pPr>
        <w:numPr>
          <w:ilvl w:val="0"/>
          <w:numId w:val="32"/>
        </w:numPr>
        <w:spacing w:before="100" w:beforeAutospacing="1" w:after="100" w:afterAutospacing="1" w:line="240" w:lineRule="auto"/>
        <w:jc w:val="left"/>
        <w:rPr>
          <w:rFonts w:ascii="Times New Roman" w:eastAsia="Times New Roman" w:hAnsi="Times New Roman" w:cs="Times New Roman"/>
          <w:szCs w:val="24"/>
          <w:lang w:val="cs-US" w:eastAsia="cs-CZ"/>
        </w:rPr>
      </w:pPr>
      <w:r w:rsidRPr="00B82E73">
        <w:rPr>
          <w:rFonts w:ascii="Times New Roman" w:eastAsia="Times New Roman" w:hAnsi="Times New Roman" w:cs="Times New Roman"/>
          <w:szCs w:val="24"/>
          <w:lang w:val="cs-US" w:eastAsia="cs-CZ"/>
        </w:rPr>
        <w:t>Autor, 2015  </w:t>
      </w:r>
      <w:r w:rsidR="007B5486" w:rsidRPr="007B5486">
        <w:rPr>
          <w:rFonts w:ascii="Times New Roman" w:eastAsia="Times New Roman" w:hAnsi="Times New Roman" w:cs="Times New Roman"/>
          <w:szCs w:val="24"/>
          <w:lang w:val="cs-US" w:eastAsia="cs-CZ"/>
        </w:rPr>
        <w:t>https://www.researchgate.net/publication/282320407_Why_Are_There_Still_So_Many_Jobs_The_History_and_Future_of_Workplace_Automation</w:t>
      </w:r>
    </w:p>
    <w:p w14:paraId="59F5BFFF" w14:textId="77777777" w:rsidR="00B82E73" w:rsidRPr="00B82E73" w:rsidRDefault="00B82E73" w:rsidP="00B82E73">
      <w:pPr>
        <w:numPr>
          <w:ilvl w:val="0"/>
          <w:numId w:val="32"/>
        </w:numPr>
        <w:spacing w:before="100" w:beforeAutospacing="1" w:after="100" w:afterAutospacing="1" w:line="240" w:lineRule="auto"/>
        <w:jc w:val="left"/>
        <w:rPr>
          <w:rFonts w:ascii="Times New Roman" w:eastAsia="Times New Roman" w:hAnsi="Times New Roman" w:cs="Times New Roman"/>
          <w:szCs w:val="24"/>
          <w:lang w:val="cs-US" w:eastAsia="cs-CZ"/>
        </w:rPr>
      </w:pPr>
      <w:r w:rsidRPr="00B82E73">
        <w:rPr>
          <w:rFonts w:ascii="Times New Roman" w:eastAsia="Times New Roman" w:hAnsi="Times New Roman" w:cs="Times New Roman"/>
          <w:szCs w:val="24"/>
          <w:lang w:val="cs-US" w:eastAsia="cs-CZ"/>
        </w:rPr>
        <w:t>Goos a Manning, 2007  </w:t>
      </w:r>
    </w:p>
    <w:p w14:paraId="43D388AE" w14:textId="77777777" w:rsidR="00B82E73" w:rsidRPr="00B82E73" w:rsidRDefault="00B82E73" w:rsidP="00B82E73">
      <w:pPr>
        <w:numPr>
          <w:ilvl w:val="0"/>
          <w:numId w:val="32"/>
        </w:numPr>
        <w:spacing w:before="100" w:beforeAutospacing="1" w:after="100" w:afterAutospacing="1" w:line="240" w:lineRule="auto"/>
        <w:jc w:val="left"/>
        <w:rPr>
          <w:rFonts w:ascii="Times New Roman" w:eastAsia="Times New Roman" w:hAnsi="Times New Roman" w:cs="Times New Roman"/>
          <w:szCs w:val="24"/>
          <w:lang w:val="cs-US" w:eastAsia="cs-CZ"/>
        </w:rPr>
      </w:pPr>
      <w:r w:rsidRPr="00B82E73">
        <w:rPr>
          <w:rFonts w:ascii="Times New Roman" w:eastAsia="Times New Roman" w:hAnsi="Times New Roman" w:cs="Times New Roman"/>
          <w:szCs w:val="24"/>
          <w:lang w:val="cs-US" w:eastAsia="cs-CZ"/>
        </w:rPr>
        <w:t>Spitz-Oener, 2006</w:t>
      </w:r>
    </w:p>
    <w:p w14:paraId="2DAE4069" w14:textId="77777777" w:rsidR="00B82E73" w:rsidRPr="00B82E73" w:rsidRDefault="00B82E73" w:rsidP="00B82E73">
      <w:pPr>
        <w:numPr>
          <w:ilvl w:val="0"/>
          <w:numId w:val="32"/>
        </w:numPr>
        <w:spacing w:before="100" w:beforeAutospacing="1" w:after="100" w:afterAutospacing="1" w:line="240" w:lineRule="auto"/>
        <w:jc w:val="left"/>
        <w:rPr>
          <w:rFonts w:ascii="Times New Roman" w:eastAsia="Times New Roman" w:hAnsi="Times New Roman" w:cs="Times New Roman"/>
          <w:szCs w:val="24"/>
          <w:lang w:val="cs-US" w:eastAsia="cs-CZ"/>
        </w:rPr>
      </w:pPr>
      <w:bookmarkStart w:id="134" w:name="_Hlk227323806"/>
      <w:r w:rsidRPr="00B82E73">
        <w:rPr>
          <w:rFonts w:ascii="Times New Roman" w:eastAsia="Times New Roman" w:hAnsi="Times New Roman" w:cs="Times New Roman"/>
          <w:szCs w:val="24"/>
          <w:lang w:val="cs-US" w:eastAsia="cs-CZ"/>
        </w:rPr>
        <w:t>Frey a Osborne, 2013  </w:t>
      </w:r>
    </w:p>
    <w:bookmarkEnd w:id="134"/>
    <w:p w14:paraId="05294610" w14:textId="77777777" w:rsidR="00B82E73" w:rsidRDefault="00B82E73" w:rsidP="00B82E73">
      <w:pPr>
        <w:numPr>
          <w:ilvl w:val="0"/>
          <w:numId w:val="32"/>
        </w:numPr>
        <w:spacing w:before="100" w:beforeAutospacing="1" w:after="100" w:afterAutospacing="1" w:line="240" w:lineRule="auto"/>
        <w:jc w:val="left"/>
        <w:rPr>
          <w:rFonts w:ascii="Times New Roman" w:eastAsia="Times New Roman" w:hAnsi="Times New Roman" w:cs="Times New Roman"/>
          <w:szCs w:val="24"/>
          <w:lang w:val="cs-US" w:eastAsia="cs-CZ"/>
        </w:rPr>
      </w:pPr>
      <w:r w:rsidRPr="00B82E73">
        <w:rPr>
          <w:rFonts w:ascii="Times New Roman" w:eastAsia="Times New Roman" w:hAnsi="Times New Roman" w:cs="Times New Roman"/>
          <w:szCs w:val="24"/>
          <w:lang w:val="cs-US" w:eastAsia="cs-CZ"/>
        </w:rPr>
        <w:t>Arnz et al., 2016  </w:t>
      </w:r>
    </w:p>
    <w:p w14:paraId="111B2B63" w14:textId="38C553B6" w:rsidR="00B82E73" w:rsidRPr="00B82E73" w:rsidRDefault="00B82E73" w:rsidP="00B82E73">
      <w:pPr>
        <w:numPr>
          <w:ilvl w:val="0"/>
          <w:numId w:val="32"/>
        </w:numPr>
        <w:spacing w:before="100" w:beforeAutospacing="1" w:after="100" w:afterAutospacing="1" w:line="240" w:lineRule="auto"/>
        <w:jc w:val="left"/>
        <w:rPr>
          <w:rFonts w:ascii="Times New Roman" w:eastAsia="Times New Roman" w:hAnsi="Times New Roman" w:cs="Times New Roman"/>
          <w:szCs w:val="24"/>
          <w:lang w:val="cs-US" w:eastAsia="cs-CZ"/>
        </w:rPr>
      </w:pPr>
      <w:r w:rsidRPr="00B82E73">
        <w:rPr>
          <w:rFonts w:ascii="Times New Roman" w:eastAsia="Times New Roman" w:hAnsi="Times New Roman" w:cs="Times New Roman"/>
          <w:szCs w:val="24"/>
          <w:lang w:val="cs-US" w:eastAsia="cs-CZ"/>
        </w:rPr>
        <w:t>Prince, 2013</w:t>
      </w:r>
    </w:p>
    <w:p w14:paraId="7A5805A1" w14:textId="77777777" w:rsidR="00B82E73" w:rsidRPr="00B82E73" w:rsidRDefault="00B82E73" w:rsidP="00B82E73">
      <w:pPr>
        <w:numPr>
          <w:ilvl w:val="0"/>
          <w:numId w:val="32"/>
        </w:numPr>
        <w:spacing w:before="100" w:beforeAutospacing="1" w:after="100" w:afterAutospacing="1" w:line="240" w:lineRule="auto"/>
        <w:jc w:val="left"/>
        <w:rPr>
          <w:rFonts w:ascii="Times New Roman" w:eastAsia="Times New Roman" w:hAnsi="Times New Roman" w:cs="Times New Roman"/>
          <w:szCs w:val="24"/>
          <w:lang w:val="cs-US" w:eastAsia="cs-CZ"/>
        </w:rPr>
      </w:pPr>
      <w:r w:rsidRPr="00B82E73">
        <w:rPr>
          <w:rFonts w:ascii="Times New Roman" w:eastAsia="Times New Roman" w:hAnsi="Times New Roman" w:cs="Times New Roman"/>
          <w:szCs w:val="24"/>
          <w:lang w:val="cs-US" w:eastAsia="cs-CZ"/>
        </w:rPr>
        <w:t xml:space="preserve">Krizhevsky, Sutskever &amp; Hinton, 2012 </w:t>
      </w:r>
      <w:r w:rsidRPr="00B82E73">
        <w:rPr>
          <w:rFonts w:ascii="Times New Roman" w:eastAsia="Times New Roman" w:hAnsi="Times New Roman" w:cs="Times New Roman"/>
          <w:i/>
          <w:iCs/>
          <w:szCs w:val="24"/>
          <w:lang w:val="cs-US" w:eastAsia="cs-CZ"/>
        </w:rPr>
        <w:t>(AlexNet)</w:t>
      </w:r>
    </w:p>
    <w:p w14:paraId="1DDCE135" w14:textId="77777777" w:rsidR="00B82E73" w:rsidRPr="00B82E73" w:rsidRDefault="00B82E73" w:rsidP="00B82E73">
      <w:pPr>
        <w:numPr>
          <w:ilvl w:val="0"/>
          <w:numId w:val="32"/>
        </w:numPr>
        <w:spacing w:before="100" w:beforeAutospacing="1" w:after="100" w:afterAutospacing="1" w:line="240" w:lineRule="auto"/>
        <w:jc w:val="left"/>
        <w:rPr>
          <w:rFonts w:ascii="Times New Roman" w:eastAsia="Times New Roman" w:hAnsi="Times New Roman" w:cs="Times New Roman"/>
          <w:szCs w:val="24"/>
          <w:lang w:val="cs-US" w:eastAsia="cs-CZ"/>
        </w:rPr>
      </w:pPr>
      <w:r w:rsidRPr="00B82E73">
        <w:rPr>
          <w:rFonts w:ascii="Times New Roman" w:eastAsia="Times New Roman" w:hAnsi="Times New Roman" w:cs="Times New Roman"/>
          <w:szCs w:val="24"/>
          <w:lang w:val="cs-US" w:eastAsia="cs-CZ"/>
        </w:rPr>
        <w:t>Roser, 2022</w:t>
      </w:r>
    </w:p>
    <w:p w14:paraId="3DB88180" w14:textId="77777777" w:rsidR="00B82E73" w:rsidRPr="00B82E73" w:rsidRDefault="00B82E73" w:rsidP="00B82E73">
      <w:pPr>
        <w:numPr>
          <w:ilvl w:val="0"/>
          <w:numId w:val="32"/>
        </w:numPr>
        <w:spacing w:before="100" w:beforeAutospacing="1" w:after="100" w:afterAutospacing="1" w:line="240" w:lineRule="auto"/>
        <w:jc w:val="left"/>
        <w:rPr>
          <w:rFonts w:ascii="Times New Roman" w:eastAsia="Times New Roman" w:hAnsi="Times New Roman" w:cs="Times New Roman"/>
          <w:szCs w:val="24"/>
          <w:lang w:val="cs-US" w:eastAsia="cs-CZ"/>
        </w:rPr>
      </w:pPr>
      <w:r w:rsidRPr="00B82E73">
        <w:rPr>
          <w:rFonts w:ascii="Times New Roman" w:eastAsia="Times New Roman" w:hAnsi="Times New Roman" w:cs="Times New Roman"/>
          <w:szCs w:val="24"/>
          <w:lang w:val="cs-US" w:eastAsia="cs-CZ"/>
        </w:rPr>
        <w:t>Grzybowski, 2024</w:t>
      </w:r>
    </w:p>
    <w:p w14:paraId="53F0A4AF" w14:textId="77777777" w:rsidR="00B82E73" w:rsidRPr="00B82E73" w:rsidRDefault="00B82E73" w:rsidP="00B82E73">
      <w:pPr>
        <w:numPr>
          <w:ilvl w:val="0"/>
          <w:numId w:val="32"/>
        </w:numPr>
        <w:spacing w:before="100" w:beforeAutospacing="1" w:after="100" w:afterAutospacing="1" w:line="240" w:lineRule="auto"/>
        <w:jc w:val="left"/>
        <w:rPr>
          <w:rFonts w:ascii="Times New Roman" w:eastAsia="Times New Roman" w:hAnsi="Times New Roman" w:cs="Times New Roman"/>
          <w:szCs w:val="24"/>
          <w:lang w:val="cs-US" w:eastAsia="cs-CZ"/>
        </w:rPr>
      </w:pPr>
      <w:r w:rsidRPr="00B82E73">
        <w:rPr>
          <w:rFonts w:ascii="Times New Roman" w:eastAsia="Times New Roman" w:hAnsi="Times New Roman" w:cs="Times New Roman"/>
          <w:szCs w:val="24"/>
          <w:lang w:val="cs-US" w:eastAsia="cs-CZ"/>
        </w:rPr>
        <w:t xml:space="preserve">  Bresnahan &amp; Trajtenberg, 1995</w:t>
      </w:r>
    </w:p>
    <w:p w14:paraId="51EA9FB2" w14:textId="419B5AD6" w:rsidR="00B82E73" w:rsidRPr="00B82E73" w:rsidRDefault="00B82E73" w:rsidP="00B82E73">
      <w:pPr>
        <w:numPr>
          <w:ilvl w:val="0"/>
          <w:numId w:val="32"/>
        </w:numPr>
        <w:spacing w:before="100" w:beforeAutospacing="1" w:after="100" w:afterAutospacing="1" w:line="240" w:lineRule="auto"/>
        <w:jc w:val="left"/>
        <w:rPr>
          <w:rFonts w:ascii="Times New Roman" w:eastAsia="Times New Roman" w:hAnsi="Times New Roman" w:cs="Times New Roman"/>
          <w:szCs w:val="24"/>
          <w:lang w:val="cs-US" w:eastAsia="cs-CZ"/>
        </w:rPr>
      </w:pPr>
      <w:bookmarkStart w:id="135" w:name="_Hlk227323619"/>
      <w:r w:rsidRPr="00B82E73">
        <w:rPr>
          <w:rFonts w:ascii="Times New Roman" w:eastAsia="Times New Roman" w:hAnsi="Times New Roman" w:cs="Times New Roman"/>
          <w:szCs w:val="24"/>
          <w:lang w:val="cs-US" w:eastAsia="cs-CZ"/>
        </w:rPr>
        <w:t>Eloundou et al</w:t>
      </w:r>
      <w:bookmarkEnd w:id="135"/>
      <w:r w:rsidRPr="00B82E73">
        <w:rPr>
          <w:rFonts w:ascii="Times New Roman" w:eastAsia="Times New Roman" w:hAnsi="Times New Roman" w:cs="Times New Roman"/>
          <w:szCs w:val="24"/>
          <w:lang w:val="cs-US" w:eastAsia="cs-CZ"/>
        </w:rPr>
        <w:t>., 2023 / 2024</w:t>
      </w:r>
      <w:r w:rsidR="00B10F1E">
        <w:rPr>
          <w:rFonts w:ascii="Times New Roman" w:eastAsia="Times New Roman" w:hAnsi="Times New Roman" w:cs="Times New Roman"/>
          <w:szCs w:val="24"/>
          <w:lang w:val="cs-US" w:eastAsia="cs-CZ"/>
        </w:rPr>
        <w:t xml:space="preserve"> </w:t>
      </w:r>
      <w:r w:rsidR="00B10F1E" w:rsidRPr="00B10F1E">
        <w:rPr>
          <w:rFonts w:ascii="Times New Roman" w:eastAsia="Times New Roman" w:hAnsi="Times New Roman" w:cs="Times New Roman"/>
          <w:szCs w:val="24"/>
          <w:lang w:val="cs-US" w:eastAsia="cs-CZ"/>
        </w:rPr>
        <w:t>https://arxiv.org/abs/2303.10130</w:t>
      </w:r>
    </w:p>
    <w:p w14:paraId="30FD4C80" w14:textId="2BC343F2" w:rsidR="00B82E73" w:rsidRPr="00B82E73" w:rsidRDefault="00B82E73" w:rsidP="00B82E73">
      <w:pPr>
        <w:numPr>
          <w:ilvl w:val="0"/>
          <w:numId w:val="32"/>
        </w:numPr>
        <w:spacing w:before="100" w:beforeAutospacing="1" w:after="100" w:afterAutospacing="1" w:line="240" w:lineRule="auto"/>
        <w:jc w:val="left"/>
        <w:rPr>
          <w:rFonts w:ascii="Times New Roman" w:eastAsia="Times New Roman" w:hAnsi="Times New Roman" w:cs="Times New Roman"/>
          <w:szCs w:val="24"/>
          <w:lang w:val="cs-US" w:eastAsia="cs-CZ"/>
        </w:rPr>
      </w:pPr>
      <w:bookmarkStart w:id="136" w:name="_Hlk227323467"/>
      <w:r w:rsidRPr="00B82E73">
        <w:rPr>
          <w:rFonts w:ascii="Times New Roman" w:eastAsia="Times New Roman" w:hAnsi="Times New Roman" w:cs="Times New Roman"/>
          <w:szCs w:val="24"/>
          <w:lang w:val="cs-US" w:eastAsia="cs-CZ"/>
        </w:rPr>
        <w:t>McKinsey, 2023  </w:t>
      </w:r>
      <w:r w:rsidR="00B10F1E" w:rsidRPr="00B10F1E">
        <w:rPr>
          <w:rFonts w:ascii="Times New Roman" w:eastAsia="Times New Roman" w:hAnsi="Times New Roman" w:cs="Times New Roman"/>
          <w:szCs w:val="24"/>
          <w:lang w:val="cs-US" w:eastAsia="cs-CZ"/>
        </w:rPr>
        <w:t>https://www.mckinsey.com/capabilities/quantumblack/our-insights/the-state-of-ai-in-2023-generative-ais-breakout-year</w:t>
      </w:r>
    </w:p>
    <w:bookmarkEnd w:id="136"/>
    <w:p w14:paraId="006CA65E" w14:textId="4BE378FD" w:rsidR="00B82E73" w:rsidRPr="00B82E73" w:rsidRDefault="00B82E73" w:rsidP="00B82E73">
      <w:pPr>
        <w:numPr>
          <w:ilvl w:val="0"/>
          <w:numId w:val="32"/>
        </w:numPr>
        <w:spacing w:before="100" w:beforeAutospacing="1" w:after="100" w:afterAutospacing="1" w:line="240" w:lineRule="auto"/>
        <w:jc w:val="left"/>
        <w:rPr>
          <w:rFonts w:ascii="Times New Roman" w:eastAsia="Times New Roman" w:hAnsi="Times New Roman" w:cs="Times New Roman"/>
          <w:szCs w:val="24"/>
          <w:lang w:val="cs-US" w:eastAsia="cs-CZ"/>
        </w:rPr>
      </w:pPr>
      <w:r w:rsidRPr="00B82E73">
        <w:rPr>
          <w:rFonts w:ascii="Times New Roman" w:eastAsia="Times New Roman" w:hAnsi="Times New Roman" w:cs="Times New Roman"/>
          <w:szCs w:val="24"/>
          <w:lang w:val="cs-US" w:eastAsia="cs-CZ"/>
        </w:rPr>
        <w:lastRenderedPageBreak/>
        <w:t>McKinsey, 2024  </w:t>
      </w:r>
      <w:r w:rsidR="00B10F1E" w:rsidRPr="00B10F1E">
        <w:rPr>
          <w:rFonts w:ascii="Times New Roman" w:eastAsia="Times New Roman" w:hAnsi="Times New Roman" w:cs="Times New Roman"/>
          <w:szCs w:val="24"/>
          <w:lang w:val="cs-US" w:eastAsia="cs-CZ"/>
        </w:rPr>
        <w:t>https://www.mckinsey.com/capabilities/quantumblack/our-insights/the-state-of-ai-2024</w:t>
      </w:r>
    </w:p>
    <w:p w14:paraId="63370BC9" w14:textId="75E97253" w:rsidR="00B82E73" w:rsidRPr="00B82E73" w:rsidRDefault="00B82E73" w:rsidP="00B82E73">
      <w:pPr>
        <w:numPr>
          <w:ilvl w:val="0"/>
          <w:numId w:val="32"/>
        </w:numPr>
        <w:spacing w:before="100" w:beforeAutospacing="1" w:after="100" w:afterAutospacing="1" w:line="240" w:lineRule="auto"/>
        <w:jc w:val="left"/>
        <w:rPr>
          <w:rFonts w:ascii="Times New Roman" w:eastAsia="Times New Roman" w:hAnsi="Times New Roman" w:cs="Times New Roman"/>
          <w:szCs w:val="24"/>
          <w:lang w:val="cs-US" w:eastAsia="cs-CZ"/>
        </w:rPr>
      </w:pPr>
      <w:r w:rsidRPr="00B82E73">
        <w:rPr>
          <w:rFonts w:ascii="Times New Roman" w:eastAsia="Times New Roman" w:hAnsi="Times New Roman" w:cs="Times New Roman"/>
          <w:szCs w:val="24"/>
          <w:lang w:val="cs-US" w:eastAsia="cs-CZ"/>
        </w:rPr>
        <w:t>McKinsey, 2025</w:t>
      </w:r>
      <w:r w:rsidR="00B10F1E">
        <w:rPr>
          <w:rFonts w:ascii="Times New Roman" w:eastAsia="Times New Roman" w:hAnsi="Times New Roman" w:cs="Times New Roman"/>
          <w:szCs w:val="24"/>
          <w:lang w:val="cs-US" w:eastAsia="cs-CZ"/>
        </w:rPr>
        <w:t xml:space="preserve"> </w:t>
      </w:r>
      <w:r w:rsidR="00B10F1E" w:rsidRPr="00B10F1E">
        <w:rPr>
          <w:rFonts w:ascii="Times New Roman" w:eastAsia="Times New Roman" w:hAnsi="Times New Roman" w:cs="Times New Roman"/>
          <w:szCs w:val="24"/>
          <w:lang w:val="cs-US" w:eastAsia="cs-CZ"/>
        </w:rPr>
        <w:t>https://www.mckinsey.com/capabilities/quantumblack/our-insights/the-state-of-ai</w:t>
      </w:r>
    </w:p>
    <w:p w14:paraId="4A7F4534" w14:textId="77777777" w:rsidR="00B82E73" w:rsidRPr="00B82E73" w:rsidRDefault="00B82E73" w:rsidP="00B82E73">
      <w:pPr>
        <w:numPr>
          <w:ilvl w:val="0"/>
          <w:numId w:val="32"/>
        </w:numPr>
        <w:spacing w:before="100" w:beforeAutospacing="1" w:after="100" w:afterAutospacing="1" w:line="240" w:lineRule="auto"/>
        <w:jc w:val="left"/>
        <w:rPr>
          <w:rFonts w:ascii="Times New Roman" w:eastAsia="Times New Roman" w:hAnsi="Times New Roman" w:cs="Times New Roman"/>
          <w:szCs w:val="24"/>
          <w:lang w:val="cs-US" w:eastAsia="cs-CZ"/>
        </w:rPr>
      </w:pPr>
      <w:r w:rsidRPr="00B82E73">
        <w:rPr>
          <w:rFonts w:ascii="Times New Roman" w:eastAsia="Times New Roman" w:hAnsi="Times New Roman" w:cs="Times New Roman"/>
          <w:szCs w:val="24"/>
          <w:lang w:val="cs-US" w:eastAsia="cs-CZ"/>
        </w:rPr>
        <w:t>OECD, 2019  </w:t>
      </w:r>
    </w:p>
    <w:p w14:paraId="0F8EB12A" w14:textId="77777777" w:rsidR="00B82E73" w:rsidRPr="00B82E73" w:rsidRDefault="00B82E73" w:rsidP="00B82E73">
      <w:pPr>
        <w:numPr>
          <w:ilvl w:val="0"/>
          <w:numId w:val="32"/>
        </w:numPr>
        <w:spacing w:before="100" w:beforeAutospacing="1" w:after="100" w:afterAutospacing="1" w:line="240" w:lineRule="auto"/>
        <w:jc w:val="left"/>
        <w:rPr>
          <w:rFonts w:ascii="Times New Roman" w:eastAsia="Times New Roman" w:hAnsi="Times New Roman" w:cs="Times New Roman"/>
          <w:szCs w:val="24"/>
          <w:lang w:val="cs-US" w:eastAsia="cs-CZ"/>
        </w:rPr>
      </w:pPr>
      <w:r w:rsidRPr="00B82E73">
        <w:rPr>
          <w:rFonts w:ascii="Times New Roman" w:eastAsia="Times New Roman" w:hAnsi="Times New Roman" w:cs="Times New Roman"/>
          <w:szCs w:val="24"/>
          <w:lang w:val="cs-US" w:eastAsia="cs-CZ"/>
        </w:rPr>
        <w:t xml:space="preserve">OECD, 2023 </w:t>
      </w:r>
      <w:r w:rsidRPr="00B82E73">
        <w:rPr>
          <w:rFonts w:ascii="Times New Roman" w:eastAsia="Times New Roman" w:hAnsi="Times New Roman" w:cs="Times New Roman"/>
          <w:i/>
          <w:iCs/>
          <w:szCs w:val="24"/>
          <w:lang w:val="cs-US" w:eastAsia="cs-CZ"/>
        </w:rPr>
        <w:t>(zmíněno v textu)</w:t>
      </w:r>
    </w:p>
    <w:p w14:paraId="702F407E" w14:textId="77777777" w:rsidR="00B82E73" w:rsidRPr="00B82E73" w:rsidRDefault="00B82E73" w:rsidP="00B82E73">
      <w:pPr>
        <w:numPr>
          <w:ilvl w:val="0"/>
          <w:numId w:val="32"/>
        </w:numPr>
        <w:spacing w:before="100" w:beforeAutospacing="1" w:after="100" w:afterAutospacing="1" w:line="240" w:lineRule="auto"/>
        <w:jc w:val="left"/>
        <w:rPr>
          <w:rFonts w:ascii="Times New Roman" w:eastAsia="Times New Roman" w:hAnsi="Times New Roman" w:cs="Times New Roman"/>
          <w:szCs w:val="24"/>
          <w:lang w:val="cs-US" w:eastAsia="cs-CZ"/>
        </w:rPr>
      </w:pPr>
      <w:r w:rsidRPr="00B82E73">
        <w:rPr>
          <w:rFonts w:ascii="Times New Roman" w:eastAsia="Times New Roman" w:hAnsi="Times New Roman" w:cs="Times New Roman"/>
          <w:szCs w:val="24"/>
          <w:lang w:val="cs-US" w:eastAsia="cs-CZ"/>
        </w:rPr>
        <w:t>World Economic Forum, 2025</w:t>
      </w:r>
    </w:p>
    <w:p w14:paraId="65D67A0B" w14:textId="701453A7" w:rsidR="00B82E73" w:rsidRPr="00B82E73" w:rsidRDefault="00B82E73" w:rsidP="00B82E73">
      <w:pPr>
        <w:numPr>
          <w:ilvl w:val="0"/>
          <w:numId w:val="32"/>
        </w:numPr>
        <w:spacing w:before="100" w:beforeAutospacing="1" w:after="100" w:afterAutospacing="1" w:line="240" w:lineRule="auto"/>
        <w:jc w:val="left"/>
        <w:rPr>
          <w:rFonts w:ascii="Times New Roman" w:eastAsia="Times New Roman" w:hAnsi="Times New Roman" w:cs="Times New Roman"/>
          <w:szCs w:val="24"/>
          <w:lang w:val="cs-US" w:eastAsia="cs-CZ"/>
        </w:rPr>
      </w:pPr>
      <w:bookmarkStart w:id="137" w:name="_Hlk227323683"/>
      <w:r w:rsidRPr="00B82E73">
        <w:rPr>
          <w:rFonts w:ascii="Times New Roman" w:eastAsia="Times New Roman" w:hAnsi="Times New Roman" w:cs="Times New Roman"/>
          <w:szCs w:val="24"/>
          <w:lang w:val="cs-US" w:eastAsia="cs-CZ"/>
        </w:rPr>
        <w:t>Engberg et al., 2025  </w:t>
      </w:r>
      <w:r w:rsidR="00B10F1E" w:rsidRPr="00B10F1E">
        <w:rPr>
          <w:rFonts w:ascii="Times New Roman" w:eastAsia="Times New Roman" w:hAnsi="Times New Roman" w:cs="Times New Roman"/>
          <w:szCs w:val="24"/>
          <w:lang w:val="cs-US" w:eastAsia="cs-CZ"/>
        </w:rPr>
        <w:t>https://www.sciencedirect.com/science/article/pii/S0048733325001143</w:t>
      </w:r>
    </w:p>
    <w:p w14:paraId="7014E41D" w14:textId="3B1596E2" w:rsidR="00B82E73" w:rsidRPr="00B82E73" w:rsidRDefault="00B82E73" w:rsidP="00B82E73">
      <w:pPr>
        <w:numPr>
          <w:ilvl w:val="0"/>
          <w:numId w:val="32"/>
        </w:numPr>
        <w:spacing w:before="100" w:beforeAutospacing="1" w:after="100" w:afterAutospacing="1" w:line="240" w:lineRule="auto"/>
        <w:jc w:val="left"/>
        <w:rPr>
          <w:rFonts w:ascii="Times New Roman" w:eastAsia="Times New Roman" w:hAnsi="Times New Roman" w:cs="Times New Roman"/>
          <w:szCs w:val="24"/>
          <w:lang w:val="cs-US" w:eastAsia="cs-CZ"/>
        </w:rPr>
      </w:pPr>
      <w:bookmarkStart w:id="138" w:name="_Hlk227323743"/>
      <w:bookmarkEnd w:id="137"/>
      <w:r w:rsidRPr="00B82E73">
        <w:rPr>
          <w:rFonts w:ascii="Times New Roman" w:eastAsia="Times New Roman" w:hAnsi="Times New Roman" w:cs="Times New Roman"/>
          <w:szCs w:val="24"/>
          <w:lang w:val="cs-US" w:eastAsia="cs-CZ"/>
        </w:rPr>
        <w:t>Agrawal et al., 2025  </w:t>
      </w:r>
      <w:r w:rsidR="007B5486" w:rsidRPr="007B5486">
        <w:rPr>
          <w:rFonts w:ascii="Times New Roman" w:eastAsia="Times New Roman" w:hAnsi="Times New Roman" w:cs="Times New Roman"/>
          <w:szCs w:val="24"/>
          <w:lang w:val="cs-US" w:eastAsia="cs-CZ"/>
        </w:rPr>
        <w:t>https://www.researchgate.net/publication/393665208_Predicting_AI_job_market_dynamics_a_data_mining_approach_to_machine_learning_career_trends_on_glassdoor</w:t>
      </w:r>
    </w:p>
    <w:bookmarkEnd w:id="138"/>
    <w:p w14:paraId="6C8030DB" w14:textId="77777777" w:rsidR="00B82E73" w:rsidRPr="00B82E73" w:rsidRDefault="00B82E73" w:rsidP="00B82E73">
      <w:pPr>
        <w:numPr>
          <w:ilvl w:val="0"/>
          <w:numId w:val="32"/>
        </w:numPr>
        <w:spacing w:before="100" w:beforeAutospacing="1" w:after="100" w:afterAutospacing="1" w:line="240" w:lineRule="auto"/>
        <w:jc w:val="left"/>
        <w:rPr>
          <w:rFonts w:ascii="Times New Roman" w:eastAsia="Times New Roman" w:hAnsi="Times New Roman" w:cs="Times New Roman"/>
          <w:szCs w:val="24"/>
          <w:lang w:val="cs-US" w:eastAsia="cs-CZ"/>
        </w:rPr>
      </w:pPr>
      <w:r w:rsidRPr="00B82E73">
        <w:rPr>
          <w:rFonts w:ascii="Times New Roman" w:eastAsia="Times New Roman" w:hAnsi="Times New Roman" w:cs="Times New Roman"/>
          <w:szCs w:val="24"/>
          <w:lang w:val="cs-US" w:eastAsia="cs-CZ"/>
        </w:rPr>
        <w:t>Bone et al., 2025</w:t>
      </w:r>
    </w:p>
    <w:p w14:paraId="54A09B58" w14:textId="77777777" w:rsidR="00B82E73" w:rsidRPr="00B82E73" w:rsidRDefault="00B82E73" w:rsidP="00B82E73">
      <w:pPr>
        <w:numPr>
          <w:ilvl w:val="0"/>
          <w:numId w:val="32"/>
        </w:numPr>
        <w:spacing w:before="100" w:beforeAutospacing="1" w:after="100" w:afterAutospacing="1" w:line="240" w:lineRule="auto"/>
        <w:jc w:val="left"/>
        <w:rPr>
          <w:rFonts w:ascii="Times New Roman" w:eastAsia="Times New Roman" w:hAnsi="Times New Roman" w:cs="Times New Roman"/>
          <w:szCs w:val="24"/>
          <w:lang w:val="cs-US" w:eastAsia="cs-CZ"/>
        </w:rPr>
      </w:pPr>
      <w:r w:rsidRPr="00B82E73">
        <w:rPr>
          <w:rFonts w:ascii="Times New Roman" w:eastAsia="Times New Roman" w:hAnsi="Times New Roman" w:cs="Times New Roman"/>
          <w:szCs w:val="24"/>
          <w:lang w:val="cs-US" w:eastAsia="cs-CZ"/>
        </w:rPr>
        <w:t>MMC Ventures, 2019 (The State of AI)  </w:t>
      </w:r>
    </w:p>
    <w:p w14:paraId="30746A0B" w14:textId="77777777" w:rsidR="00B82E73" w:rsidRPr="00B82E73" w:rsidRDefault="00B82E73" w:rsidP="00B82E73">
      <w:pPr>
        <w:numPr>
          <w:ilvl w:val="0"/>
          <w:numId w:val="32"/>
        </w:numPr>
        <w:spacing w:before="100" w:beforeAutospacing="1" w:after="100" w:afterAutospacing="1" w:line="240" w:lineRule="auto"/>
        <w:jc w:val="left"/>
        <w:rPr>
          <w:rFonts w:ascii="Times New Roman" w:eastAsia="Times New Roman" w:hAnsi="Times New Roman" w:cs="Times New Roman"/>
          <w:szCs w:val="24"/>
          <w:lang w:val="cs-US" w:eastAsia="cs-CZ"/>
        </w:rPr>
      </w:pPr>
      <w:r w:rsidRPr="00B82E73">
        <w:rPr>
          <w:rFonts w:ascii="Times New Roman" w:eastAsia="Times New Roman" w:hAnsi="Times New Roman" w:cs="Times New Roman"/>
          <w:szCs w:val="24"/>
          <w:lang w:val="cs-US" w:eastAsia="cs-CZ"/>
        </w:rPr>
        <w:t>Long &amp; Freese, 2014  </w:t>
      </w:r>
    </w:p>
    <w:p w14:paraId="7D14F11F" w14:textId="77777777" w:rsidR="00B82E73" w:rsidRPr="00B82E73" w:rsidRDefault="00B82E73" w:rsidP="00B82E73">
      <w:pPr>
        <w:numPr>
          <w:ilvl w:val="0"/>
          <w:numId w:val="32"/>
        </w:numPr>
        <w:spacing w:before="100" w:beforeAutospacing="1" w:after="100" w:afterAutospacing="1" w:line="240" w:lineRule="auto"/>
        <w:jc w:val="left"/>
        <w:rPr>
          <w:rFonts w:ascii="Times New Roman" w:eastAsia="Times New Roman" w:hAnsi="Times New Roman" w:cs="Times New Roman"/>
          <w:szCs w:val="24"/>
          <w:lang w:val="cs-US" w:eastAsia="cs-CZ"/>
        </w:rPr>
      </w:pPr>
      <w:r w:rsidRPr="00B82E73">
        <w:rPr>
          <w:rFonts w:ascii="Times New Roman" w:eastAsia="Times New Roman" w:hAnsi="Times New Roman" w:cs="Times New Roman"/>
          <w:szCs w:val="24"/>
          <w:lang w:val="cs-US" w:eastAsia="cs-CZ"/>
        </w:rPr>
        <w:t>Cheng &amp; Long, 2007</w:t>
      </w:r>
    </w:p>
    <w:bookmarkEnd w:id="132"/>
    <w:p w14:paraId="734A92AB" w14:textId="51CBFB3B" w:rsidR="00B82E73" w:rsidRDefault="00B82E73" w:rsidP="00B82E73">
      <w:pPr>
        <w:spacing w:before="100" w:beforeAutospacing="1" w:after="100" w:afterAutospacing="1" w:line="240" w:lineRule="auto"/>
        <w:jc w:val="left"/>
        <w:rPr>
          <w:rFonts w:ascii="Times New Roman" w:eastAsia="Times New Roman" w:hAnsi="Times New Roman" w:cs="Times New Roman"/>
          <w:szCs w:val="24"/>
          <w:lang w:val="cs-US" w:eastAsia="cs-CZ"/>
        </w:rPr>
      </w:pPr>
    </w:p>
    <w:p w14:paraId="4657ADCC" w14:textId="77777777" w:rsidR="00B82E73" w:rsidRPr="00B82E73" w:rsidRDefault="00B82E73" w:rsidP="00B82E73">
      <w:pPr>
        <w:spacing w:before="100" w:beforeAutospacing="1" w:after="100" w:afterAutospacing="1" w:line="240" w:lineRule="auto"/>
        <w:jc w:val="left"/>
        <w:rPr>
          <w:rFonts w:ascii="Times New Roman" w:eastAsia="Times New Roman" w:hAnsi="Times New Roman" w:cs="Times New Roman"/>
          <w:szCs w:val="24"/>
          <w:lang w:val="cs-US" w:eastAsia="cs-CZ"/>
        </w:rPr>
      </w:pPr>
    </w:p>
    <w:p w14:paraId="5EF21A64" w14:textId="77777777" w:rsidR="00A41743" w:rsidRDefault="00A41743" w:rsidP="00822644">
      <w:pPr>
        <w:pStyle w:val="Nadpisbezsla"/>
      </w:pPr>
      <w:bookmarkStart w:id="139" w:name="_Toc227445757"/>
      <w:r>
        <w:lastRenderedPageBreak/>
        <w:t xml:space="preserve">Seznam </w:t>
      </w:r>
      <w:r w:rsidRPr="001D03B5">
        <w:t>zkratek</w:t>
      </w:r>
      <w:bookmarkEnd w:id="139"/>
    </w:p>
    <w:tbl>
      <w:tblPr>
        <w:tblStyle w:val="Mkatabulky"/>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6650"/>
      </w:tblGrid>
      <w:tr w:rsidR="00237E93" w14:paraId="5F662306" w14:textId="77777777" w:rsidTr="00237E93">
        <w:tc>
          <w:tcPr>
            <w:tcW w:w="1843" w:type="dxa"/>
          </w:tcPr>
          <w:p w14:paraId="08EB45D9" w14:textId="77777777" w:rsidR="00237E93" w:rsidRDefault="00237E93" w:rsidP="00822644">
            <w:pPr>
              <w:pStyle w:val="Zkratky"/>
            </w:pPr>
            <w:r>
              <w:t>VŠB-TUO</w:t>
            </w:r>
          </w:p>
        </w:tc>
        <w:tc>
          <w:tcPr>
            <w:tcW w:w="6650" w:type="dxa"/>
          </w:tcPr>
          <w:p w14:paraId="44E34F4D" w14:textId="77777777" w:rsidR="00237E93" w:rsidRDefault="00237E93" w:rsidP="00822644">
            <w:pPr>
              <w:pStyle w:val="Zkratky"/>
            </w:pPr>
            <w:r>
              <w:t>Vysoká škola báňská – Technická univerzita Ostrava</w:t>
            </w:r>
          </w:p>
        </w:tc>
      </w:tr>
      <w:tr w:rsidR="00237E93" w14:paraId="1C053EB7" w14:textId="77777777" w:rsidTr="00237E93">
        <w:tc>
          <w:tcPr>
            <w:tcW w:w="1843" w:type="dxa"/>
          </w:tcPr>
          <w:p w14:paraId="6C5A8627" w14:textId="77777777" w:rsidR="00237E93" w:rsidRDefault="00237E93" w:rsidP="00822644">
            <w:pPr>
              <w:pStyle w:val="Zkratky"/>
            </w:pPr>
            <w:r>
              <w:t>ISO</w:t>
            </w:r>
          </w:p>
        </w:tc>
        <w:tc>
          <w:tcPr>
            <w:tcW w:w="6650" w:type="dxa"/>
          </w:tcPr>
          <w:p w14:paraId="67D9725D" w14:textId="77777777" w:rsidR="00237E93" w:rsidRPr="00237E93" w:rsidRDefault="00237E93" w:rsidP="00822644">
            <w:pPr>
              <w:pStyle w:val="Zkratky"/>
              <w:rPr>
                <w:lang w:val="en-GB"/>
              </w:rPr>
            </w:pPr>
            <w:r w:rsidRPr="00237E93">
              <w:rPr>
                <w:lang w:val="en-GB"/>
              </w:rPr>
              <w:t>International Organization for Standardization</w:t>
            </w:r>
          </w:p>
        </w:tc>
      </w:tr>
      <w:tr w:rsidR="00237E93" w14:paraId="679A9BBC" w14:textId="77777777" w:rsidTr="00237E93">
        <w:tc>
          <w:tcPr>
            <w:tcW w:w="1843" w:type="dxa"/>
          </w:tcPr>
          <w:p w14:paraId="1043BFA9" w14:textId="77777777" w:rsidR="00237E93" w:rsidRDefault="00237E93" w:rsidP="00822644">
            <w:pPr>
              <w:pStyle w:val="Zkratky"/>
            </w:pPr>
          </w:p>
        </w:tc>
        <w:tc>
          <w:tcPr>
            <w:tcW w:w="6650" w:type="dxa"/>
          </w:tcPr>
          <w:p w14:paraId="121C6D52" w14:textId="77777777" w:rsidR="00237E93" w:rsidRDefault="00237E93" w:rsidP="00822644">
            <w:pPr>
              <w:pStyle w:val="Zkratky"/>
            </w:pPr>
          </w:p>
        </w:tc>
      </w:tr>
      <w:tr w:rsidR="00237E93" w14:paraId="1C6629BC" w14:textId="77777777" w:rsidTr="00237E93">
        <w:tc>
          <w:tcPr>
            <w:tcW w:w="1843" w:type="dxa"/>
          </w:tcPr>
          <w:p w14:paraId="315556EF" w14:textId="77777777" w:rsidR="00237E93" w:rsidRDefault="00237E93" w:rsidP="00822644">
            <w:pPr>
              <w:pStyle w:val="Zkratky"/>
            </w:pPr>
          </w:p>
        </w:tc>
        <w:tc>
          <w:tcPr>
            <w:tcW w:w="6650" w:type="dxa"/>
          </w:tcPr>
          <w:p w14:paraId="31F4EE49" w14:textId="77777777" w:rsidR="00237E93" w:rsidRDefault="00237E93" w:rsidP="00822644">
            <w:pPr>
              <w:pStyle w:val="Zkratky"/>
            </w:pPr>
          </w:p>
        </w:tc>
      </w:tr>
      <w:tr w:rsidR="00CE638B" w14:paraId="3E41C029" w14:textId="77777777" w:rsidTr="00237E93">
        <w:tc>
          <w:tcPr>
            <w:tcW w:w="1843" w:type="dxa"/>
          </w:tcPr>
          <w:p w14:paraId="165BC227" w14:textId="77777777" w:rsidR="00CE638B" w:rsidRDefault="00CE638B" w:rsidP="00822644">
            <w:pPr>
              <w:pStyle w:val="Zkratky"/>
            </w:pPr>
          </w:p>
        </w:tc>
        <w:tc>
          <w:tcPr>
            <w:tcW w:w="6650" w:type="dxa"/>
          </w:tcPr>
          <w:p w14:paraId="59341620" w14:textId="77777777" w:rsidR="00CE638B" w:rsidRDefault="00CE638B" w:rsidP="00822644">
            <w:pPr>
              <w:pStyle w:val="Zkratky"/>
            </w:pPr>
          </w:p>
        </w:tc>
      </w:tr>
      <w:tr w:rsidR="00CE638B" w14:paraId="136B6296" w14:textId="77777777" w:rsidTr="00237E93">
        <w:tc>
          <w:tcPr>
            <w:tcW w:w="1843" w:type="dxa"/>
          </w:tcPr>
          <w:p w14:paraId="7B75CC5E" w14:textId="77777777" w:rsidR="00CE638B" w:rsidRDefault="00CE638B" w:rsidP="00822644">
            <w:pPr>
              <w:pStyle w:val="Zkratky"/>
            </w:pPr>
          </w:p>
        </w:tc>
        <w:tc>
          <w:tcPr>
            <w:tcW w:w="6650" w:type="dxa"/>
          </w:tcPr>
          <w:p w14:paraId="712E2C6E" w14:textId="77777777" w:rsidR="00CE638B" w:rsidRDefault="00CE638B" w:rsidP="00822644">
            <w:pPr>
              <w:pStyle w:val="Zkratky"/>
            </w:pPr>
          </w:p>
        </w:tc>
      </w:tr>
      <w:tr w:rsidR="00CE638B" w14:paraId="683193EA" w14:textId="77777777" w:rsidTr="00237E93">
        <w:tc>
          <w:tcPr>
            <w:tcW w:w="1843" w:type="dxa"/>
          </w:tcPr>
          <w:p w14:paraId="19B1DA41" w14:textId="77777777" w:rsidR="00CE638B" w:rsidRDefault="00CE638B" w:rsidP="00822644">
            <w:pPr>
              <w:pStyle w:val="Zkratky"/>
            </w:pPr>
          </w:p>
        </w:tc>
        <w:tc>
          <w:tcPr>
            <w:tcW w:w="6650" w:type="dxa"/>
          </w:tcPr>
          <w:p w14:paraId="570EA736" w14:textId="77777777" w:rsidR="00CE638B" w:rsidRDefault="00CE638B" w:rsidP="00822644">
            <w:pPr>
              <w:pStyle w:val="Zkratky"/>
            </w:pPr>
          </w:p>
        </w:tc>
      </w:tr>
      <w:tr w:rsidR="00CE638B" w14:paraId="19D3FAC6" w14:textId="77777777" w:rsidTr="00237E93">
        <w:tc>
          <w:tcPr>
            <w:tcW w:w="1843" w:type="dxa"/>
          </w:tcPr>
          <w:p w14:paraId="510454EB" w14:textId="77777777" w:rsidR="00CE638B" w:rsidRDefault="00CE638B" w:rsidP="00822644">
            <w:pPr>
              <w:pStyle w:val="Zkratky"/>
            </w:pPr>
          </w:p>
        </w:tc>
        <w:tc>
          <w:tcPr>
            <w:tcW w:w="6650" w:type="dxa"/>
          </w:tcPr>
          <w:p w14:paraId="2E3A9E34" w14:textId="77777777" w:rsidR="00CE638B" w:rsidRDefault="00CE638B" w:rsidP="00822644">
            <w:pPr>
              <w:pStyle w:val="Zkratky"/>
            </w:pPr>
          </w:p>
        </w:tc>
      </w:tr>
      <w:tr w:rsidR="00CE638B" w14:paraId="5D55CE10" w14:textId="77777777" w:rsidTr="00237E93">
        <w:tc>
          <w:tcPr>
            <w:tcW w:w="1843" w:type="dxa"/>
          </w:tcPr>
          <w:p w14:paraId="74483526" w14:textId="77777777" w:rsidR="00CE638B" w:rsidRDefault="00CE638B" w:rsidP="00822644">
            <w:pPr>
              <w:pStyle w:val="Zkratky"/>
            </w:pPr>
          </w:p>
        </w:tc>
        <w:tc>
          <w:tcPr>
            <w:tcW w:w="6650" w:type="dxa"/>
          </w:tcPr>
          <w:p w14:paraId="112BEDFD" w14:textId="77777777" w:rsidR="00CE638B" w:rsidRDefault="00CE638B" w:rsidP="00822644">
            <w:pPr>
              <w:pStyle w:val="Zkratky"/>
            </w:pPr>
          </w:p>
        </w:tc>
      </w:tr>
      <w:tr w:rsidR="00CE638B" w14:paraId="2923239C" w14:textId="77777777" w:rsidTr="00237E93">
        <w:tc>
          <w:tcPr>
            <w:tcW w:w="1843" w:type="dxa"/>
          </w:tcPr>
          <w:p w14:paraId="3FCF1CC5" w14:textId="77777777" w:rsidR="00CE638B" w:rsidRDefault="00CE638B" w:rsidP="00822644">
            <w:pPr>
              <w:pStyle w:val="Zkratky"/>
            </w:pPr>
          </w:p>
        </w:tc>
        <w:tc>
          <w:tcPr>
            <w:tcW w:w="6650" w:type="dxa"/>
          </w:tcPr>
          <w:p w14:paraId="078F8D0F" w14:textId="77777777" w:rsidR="00CE638B" w:rsidRDefault="00CE638B" w:rsidP="00822644">
            <w:pPr>
              <w:pStyle w:val="Zkratky"/>
            </w:pPr>
          </w:p>
        </w:tc>
      </w:tr>
      <w:tr w:rsidR="00CE638B" w14:paraId="006E78BA" w14:textId="77777777" w:rsidTr="00237E93">
        <w:tc>
          <w:tcPr>
            <w:tcW w:w="1843" w:type="dxa"/>
          </w:tcPr>
          <w:p w14:paraId="4419E320" w14:textId="77777777" w:rsidR="00CE638B" w:rsidRDefault="00CE638B" w:rsidP="00822644">
            <w:pPr>
              <w:pStyle w:val="Zkratky"/>
            </w:pPr>
          </w:p>
        </w:tc>
        <w:tc>
          <w:tcPr>
            <w:tcW w:w="6650" w:type="dxa"/>
          </w:tcPr>
          <w:p w14:paraId="302B1918" w14:textId="77777777" w:rsidR="00CE638B" w:rsidRDefault="00CE638B" w:rsidP="00822644">
            <w:pPr>
              <w:pStyle w:val="Zkratky"/>
            </w:pPr>
          </w:p>
        </w:tc>
      </w:tr>
      <w:tr w:rsidR="00CE638B" w14:paraId="14149CC0" w14:textId="77777777" w:rsidTr="00237E93">
        <w:tc>
          <w:tcPr>
            <w:tcW w:w="1843" w:type="dxa"/>
          </w:tcPr>
          <w:p w14:paraId="291A243B" w14:textId="77777777" w:rsidR="00CE638B" w:rsidRDefault="00CE638B" w:rsidP="00822644">
            <w:pPr>
              <w:pStyle w:val="Zkratky"/>
            </w:pPr>
          </w:p>
        </w:tc>
        <w:tc>
          <w:tcPr>
            <w:tcW w:w="6650" w:type="dxa"/>
          </w:tcPr>
          <w:p w14:paraId="6AECA8CC" w14:textId="77777777" w:rsidR="00CE638B" w:rsidRDefault="00CE638B" w:rsidP="00822644">
            <w:pPr>
              <w:pStyle w:val="Zkratky"/>
            </w:pPr>
          </w:p>
        </w:tc>
      </w:tr>
      <w:tr w:rsidR="00CE638B" w14:paraId="256622B3" w14:textId="77777777" w:rsidTr="00237E93">
        <w:tc>
          <w:tcPr>
            <w:tcW w:w="1843" w:type="dxa"/>
          </w:tcPr>
          <w:p w14:paraId="75CE2C91" w14:textId="77777777" w:rsidR="00CE638B" w:rsidRDefault="00CE638B" w:rsidP="00822644">
            <w:pPr>
              <w:pStyle w:val="Zkratky"/>
            </w:pPr>
          </w:p>
        </w:tc>
        <w:tc>
          <w:tcPr>
            <w:tcW w:w="6650" w:type="dxa"/>
          </w:tcPr>
          <w:p w14:paraId="0190A713" w14:textId="77777777" w:rsidR="00CE638B" w:rsidRDefault="00CE638B" w:rsidP="00822644">
            <w:pPr>
              <w:pStyle w:val="Zkratky"/>
            </w:pPr>
          </w:p>
        </w:tc>
      </w:tr>
      <w:tr w:rsidR="00CE638B" w14:paraId="10D5DCB8" w14:textId="77777777" w:rsidTr="00237E93">
        <w:tc>
          <w:tcPr>
            <w:tcW w:w="1843" w:type="dxa"/>
          </w:tcPr>
          <w:p w14:paraId="5A4DF99B" w14:textId="77777777" w:rsidR="00CE638B" w:rsidRDefault="00CE638B" w:rsidP="00822644">
            <w:pPr>
              <w:pStyle w:val="Zkratky"/>
            </w:pPr>
          </w:p>
        </w:tc>
        <w:tc>
          <w:tcPr>
            <w:tcW w:w="6650" w:type="dxa"/>
          </w:tcPr>
          <w:p w14:paraId="7C6D86B6" w14:textId="77777777" w:rsidR="00CE638B" w:rsidRDefault="00CE638B" w:rsidP="00822644">
            <w:pPr>
              <w:pStyle w:val="Zkratky"/>
            </w:pPr>
          </w:p>
        </w:tc>
      </w:tr>
      <w:tr w:rsidR="00CE638B" w14:paraId="79EA617A" w14:textId="77777777" w:rsidTr="00237E93">
        <w:tc>
          <w:tcPr>
            <w:tcW w:w="1843" w:type="dxa"/>
          </w:tcPr>
          <w:p w14:paraId="77814832" w14:textId="77777777" w:rsidR="00CE638B" w:rsidRDefault="00CE638B" w:rsidP="00822644">
            <w:pPr>
              <w:pStyle w:val="Zkratky"/>
            </w:pPr>
          </w:p>
        </w:tc>
        <w:tc>
          <w:tcPr>
            <w:tcW w:w="6650" w:type="dxa"/>
          </w:tcPr>
          <w:p w14:paraId="35BB9FB3" w14:textId="77777777" w:rsidR="00CE638B" w:rsidRDefault="00CE638B" w:rsidP="00822644">
            <w:pPr>
              <w:pStyle w:val="Zkratky"/>
            </w:pPr>
          </w:p>
        </w:tc>
      </w:tr>
      <w:tr w:rsidR="00CE638B" w14:paraId="01EA73C0" w14:textId="77777777" w:rsidTr="00237E93">
        <w:tc>
          <w:tcPr>
            <w:tcW w:w="1843" w:type="dxa"/>
          </w:tcPr>
          <w:p w14:paraId="2FAA8227" w14:textId="77777777" w:rsidR="00CE638B" w:rsidRDefault="00CE638B" w:rsidP="00822644">
            <w:pPr>
              <w:pStyle w:val="Zkratky"/>
            </w:pPr>
          </w:p>
        </w:tc>
        <w:tc>
          <w:tcPr>
            <w:tcW w:w="6650" w:type="dxa"/>
          </w:tcPr>
          <w:p w14:paraId="3B4FDD52" w14:textId="77777777" w:rsidR="00CE638B" w:rsidRDefault="00CE638B" w:rsidP="00822644">
            <w:pPr>
              <w:pStyle w:val="Zkratky"/>
            </w:pPr>
          </w:p>
        </w:tc>
      </w:tr>
      <w:tr w:rsidR="00CE638B" w14:paraId="52A3FD02" w14:textId="77777777" w:rsidTr="00237E93">
        <w:tc>
          <w:tcPr>
            <w:tcW w:w="1843" w:type="dxa"/>
          </w:tcPr>
          <w:p w14:paraId="1A6741E0" w14:textId="77777777" w:rsidR="00CE638B" w:rsidRDefault="00CE638B" w:rsidP="00822644">
            <w:pPr>
              <w:pStyle w:val="Zkratky"/>
            </w:pPr>
          </w:p>
        </w:tc>
        <w:tc>
          <w:tcPr>
            <w:tcW w:w="6650" w:type="dxa"/>
          </w:tcPr>
          <w:p w14:paraId="0656FFE7" w14:textId="77777777" w:rsidR="00CE638B" w:rsidRDefault="00CE638B" w:rsidP="00822644">
            <w:pPr>
              <w:pStyle w:val="Zkratky"/>
            </w:pPr>
          </w:p>
        </w:tc>
      </w:tr>
      <w:tr w:rsidR="00CE638B" w14:paraId="30D6F0E4" w14:textId="77777777" w:rsidTr="00237E93">
        <w:tc>
          <w:tcPr>
            <w:tcW w:w="1843" w:type="dxa"/>
          </w:tcPr>
          <w:p w14:paraId="782E297D" w14:textId="77777777" w:rsidR="00CE638B" w:rsidRDefault="00CE638B" w:rsidP="00822644">
            <w:pPr>
              <w:pStyle w:val="Zkratky"/>
            </w:pPr>
          </w:p>
        </w:tc>
        <w:tc>
          <w:tcPr>
            <w:tcW w:w="6650" w:type="dxa"/>
          </w:tcPr>
          <w:p w14:paraId="1DFA929A" w14:textId="77777777" w:rsidR="00CE638B" w:rsidRDefault="00CE638B" w:rsidP="00822644">
            <w:pPr>
              <w:pStyle w:val="Zkratky"/>
            </w:pPr>
          </w:p>
        </w:tc>
      </w:tr>
      <w:tr w:rsidR="00CE638B" w14:paraId="333347DF" w14:textId="77777777" w:rsidTr="00237E93">
        <w:tc>
          <w:tcPr>
            <w:tcW w:w="1843" w:type="dxa"/>
          </w:tcPr>
          <w:p w14:paraId="40E43797" w14:textId="77777777" w:rsidR="00CE638B" w:rsidRDefault="00CE638B" w:rsidP="00822644">
            <w:pPr>
              <w:pStyle w:val="Zkratky"/>
            </w:pPr>
          </w:p>
        </w:tc>
        <w:tc>
          <w:tcPr>
            <w:tcW w:w="6650" w:type="dxa"/>
          </w:tcPr>
          <w:p w14:paraId="0E3570C1" w14:textId="77777777" w:rsidR="00CE638B" w:rsidRDefault="00CE638B" w:rsidP="00822644">
            <w:pPr>
              <w:pStyle w:val="Zkratky"/>
            </w:pPr>
          </w:p>
        </w:tc>
      </w:tr>
      <w:tr w:rsidR="00CE638B" w14:paraId="461C7CAA" w14:textId="77777777" w:rsidTr="00237E93">
        <w:tc>
          <w:tcPr>
            <w:tcW w:w="1843" w:type="dxa"/>
          </w:tcPr>
          <w:p w14:paraId="515912D9" w14:textId="77777777" w:rsidR="00CE638B" w:rsidRDefault="00CE638B" w:rsidP="00822644">
            <w:pPr>
              <w:pStyle w:val="Zkratky"/>
            </w:pPr>
          </w:p>
        </w:tc>
        <w:tc>
          <w:tcPr>
            <w:tcW w:w="6650" w:type="dxa"/>
          </w:tcPr>
          <w:p w14:paraId="6134EAB1" w14:textId="77777777" w:rsidR="00CE638B" w:rsidRDefault="00CE638B" w:rsidP="00822644">
            <w:pPr>
              <w:pStyle w:val="Zkratky"/>
            </w:pPr>
          </w:p>
        </w:tc>
      </w:tr>
      <w:tr w:rsidR="00CE638B" w14:paraId="049A2E16" w14:textId="77777777" w:rsidTr="00237E93">
        <w:tc>
          <w:tcPr>
            <w:tcW w:w="1843" w:type="dxa"/>
          </w:tcPr>
          <w:p w14:paraId="4DE762F8" w14:textId="77777777" w:rsidR="00CE638B" w:rsidRDefault="00CE638B" w:rsidP="00822644">
            <w:pPr>
              <w:pStyle w:val="Zkratky"/>
            </w:pPr>
          </w:p>
        </w:tc>
        <w:tc>
          <w:tcPr>
            <w:tcW w:w="6650" w:type="dxa"/>
          </w:tcPr>
          <w:p w14:paraId="40CC9C6F" w14:textId="77777777" w:rsidR="00CE638B" w:rsidRDefault="00CE638B" w:rsidP="00822644">
            <w:pPr>
              <w:pStyle w:val="Zkratky"/>
            </w:pPr>
          </w:p>
        </w:tc>
      </w:tr>
      <w:tr w:rsidR="00CE638B" w14:paraId="73BB9470" w14:textId="77777777" w:rsidTr="00237E93">
        <w:tc>
          <w:tcPr>
            <w:tcW w:w="1843" w:type="dxa"/>
          </w:tcPr>
          <w:p w14:paraId="29E6BAB7" w14:textId="77777777" w:rsidR="00CE638B" w:rsidRDefault="00CE638B" w:rsidP="00822644">
            <w:pPr>
              <w:pStyle w:val="Zkratky"/>
            </w:pPr>
          </w:p>
        </w:tc>
        <w:tc>
          <w:tcPr>
            <w:tcW w:w="6650" w:type="dxa"/>
          </w:tcPr>
          <w:p w14:paraId="1395C537" w14:textId="77777777" w:rsidR="00CE638B" w:rsidRDefault="00CE638B" w:rsidP="00822644">
            <w:pPr>
              <w:pStyle w:val="Zkratky"/>
            </w:pPr>
          </w:p>
        </w:tc>
      </w:tr>
      <w:tr w:rsidR="00CE638B" w14:paraId="30C2205E" w14:textId="77777777" w:rsidTr="00237E93">
        <w:tc>
          <w:tcPr>
            <w:tcW w:w="1843" w:type="dxa"/>
          </w:tcPr>
          <w:p w14:paraId="7E3A7522" w14:textId="77777777" w:rsidR="00CE638B" w:rsidRDefault="00CE638B" w:rsidP="00822644">
            <w:pPr>
              <w:pStyle w:val="Zkratky"/>
            </w:pPr>
          </w:p>
        </w:tc>
        <w:tc>
          <w:tcPr>
            <w:tcW w:w="6650" w:type="dxa"/>
          </w:tcPr>
          <w:p w14:paraId="23ACA1A6" w14:textId="77777777" w:rsidR="00CE638B" w:rsidRDefault="00CE638B" w:rsidP="00822644">
            <w:pPr>
              <w:pStyle w:val="Zkratky"/>
            </w:pPr>
          </w:p>
        </w:tc>
      </w:tr>
      <w:tr w:rsidR="00CE638B" w14:paraId="49ECF9AE" w14:textId="77777777" w:rsidTr="00237E93">
        <w:tc>
          <w:tcPr>
            <w:tcW w:w="1843" w:type="dxa"/>
          </w:tcPr>
          <w:p w14:paraId="22607F6E" w14:textId="77777777" w:rsidR="00CE638B" w:rsidRDefault="00CE638B" w:rsidP="00822644">
            <w:pPr>
              <w:pStyle w:val="Zkratky"/>
            </w:pPr>
          </w:p>
        </w:tc>
        <w:tc>
          <w:tcPr>
            <w:tcW w:w="6650" w:type="dxa"/>
          </w:tcPr>
          <w:p w14:paraId="6B056B29" w14:textId="77777777" w:rsidR="00CE638B" w:rsidRDefault="00CE638B" w:rsidP="00822644">
            <w:pPr>
              <w:pStyle w:val="Zkratky"/>
            </w:pPr>
          </w:p>
        </w:tc>
      </w:tr>
      <w:tr w:rsidR="00CE638B" w14:paraId="352D4BE8" w14:textId="77777777" w:rsidTr="00237E93">
        <w:tc>
          <w:tcPr>
            <w:tcW w:w="1843" w:type="dxa"/>
          </w:tcPr>
          <w:p w14:paraId="233376BB" w14:textId="77777777" w:rsidR="00CE638B" w:rsidRDefault="00CE638B" w:rsidP="00822644">
            <w:pPr>
              <w:pStyle w:val="Zkratky"/>
            </w:pPr>
          </w:p>
        </w:tc>
        <w:tc>
          <w:tcPr>
            <w:tcW w:w="6650" w:type="dxa"/>
          </w:tcPr>
          <w:p w14:paraId="085EBAB4" w14:textId="77777777" w:rsidR="00CE638B" w:rsidRDefault="00CE638B" w:rsidP="00822644">
            <w:pPr>
              <w:pStyle w:val="Zkratky"/>
            </w:pPr>
          </w:p>
        </w:tc>
      </w:tr>
      <w:tr w:rsidR="00CE638B" w14:paraId="30056938" w14:textId="77777777" w:rsidTr="00237E93">
        <w:tc>
          <w:tcPr>
            <w:tcW w:w="1843" w:type="dxa"/>
          </w:tcPr>
          <w:p w14:paraId="25C5C5D2" w14:textId="77777777" w:rsidR="00CE638B" w:rsidRDefault="00CE638B" w:rsidP="00822644">
            <w:pPr>
              <w:pStyle w:val="Zkratky"/>
            </w:pPr>
          </w:p>
        </w:tc>
        <w:tc>
          <w:tcPr>
            <w:tcW w:w="6650" w:type="dxa"/>
          </w:tcPr>
          <w:p w14:paraId="2F42C828" w14:textId="77777777" w:rsidR="00CE638B" w:rsidRDefault="00CE638B" w:rsidP="00822644">
            <w:pPr>
              <w:pStyle w:val="Zkratky"/>
            </w:pPr>
          </w:p>
        </w:tc>
      </w:tr>
      <w:tr w:rsidR="00CE638B" w14:paraId="59C326CD" w14:textId="77777777" w:rsidTr="00237E93">
        <w:tc>
          <w:tcPr>
            <w:tcW w:w="1843" w:type="dxa"/>
          </w:tcPr>
          <w:p w14:paraId="5AA25625" w14:textId="77777777" w:rsidR="00CE638B" w:rsidRDefault="00CE638B" w:rsidP="00822644">
            <w:pPr>
              <w:pStyle w:val="Zkratky"/>
            </w:pPr>
          </w:p>
        </w:tc>
        <w:tc>
          <w:tcPr>
            <w:tcW w:w="6650" w:type="dxa"/>
          </w:tcPr>
          <w:p w14:paraId="20CFAA40" w14:textId="77777777" w:rsidR="00CE638B" w:rsidRDefault="00CE638B" w:rsidP="00822644">
            <w:pPr>
              <w:pStyle w:val="Zkratky"/>
            </w:pPr>
          </w:p>
        </w:tc>
      </w:tr>
      <w:tr w:rsidR="00CE638B" w14:paraId="29F8D1CC" w14:textId="77777777" w:rsidTr="00237E93">
        <w:tc>
          <w:tcPr>
            <w:tcW w:w="1843" w:type="dxa"/>
          </w:tcPr>
          <w:p w14:paraId="2EB4603D" w14:textId="77777777" w:rsidR="00CE638B" w:rsidRDefault="00CE638B" w:rsidP="00822644">
            <w:pPr>
              <w:pStyle w:val="Zkratky"/>
            </w:pPr>
          </w:p>
        </w:tc>
        <w:tc>
          <w:tcPr>
            <w:tcW w:w="6650" w:type="dxa"/>
          </w:tcPr>
          <w:p w14:paraId="58DCCEDD" w14:textId="77777777" w:rsidR="00CE638B" w:rsidRDefault="00CE638B" w:rsidP="00822644">
            <w:pPr>
              <w:pStyle w:val="Zkratky"/>
            </w:pPr>
          </w:p>
        </w:tc>
      </w:tr>
      <w:tr w:rsidR="00CE638B" w14:paraId="0F0D9C2A" w14:textId="77777777" w:rsidTr="00237E93">
        <w:tc>
          <w:tcPr>
            <w:tcW w:w="1843" w:type="dxa"/>
          </w:tcPr>
          <w:p w14:paraId="49954CF6" w14:textId="77777777" w:rsidR="00CE638B" w:rsidRDefault="00CE638B" w:rsidP="00822644">
            <w:pPr>
              <w:pStyle w:val="Zkratky"/>
            </w:pPr>
          </w:p>
        </w:tc>
        <w:tc>
          <w:tcPr>
            <w:tcW w:w="6650" w:type="dxa"/>
          </w:tcPr>
          <w:p w14:paraId="7FB648A3" w14:textId="77777777" w:rsidR="00CE638B" w:rsidRDefault="00CE638B" w:rsidP="00822644">
            <w:pPr>
              <w:pStyle w:val="Zkratky"/>
            </w:pPr>
          </w:p>
        </w:tc>
      </w:tr>
      <w:tr w:rsidR="00CE638B" w14:paraId="00785AD5" w14:textId="77777777" w:rsidTr="00237E93">
        <w:tc>
          <w:tcPr>
            <w:tcW w:w="1843" w:type="dxa"/>
          </w:tcPr>
          <w:p w14:paraId="182CAFFB" w14:textId="77777777" w:rsidR="00CE638B" w:rsidRDefault="00CE638B" w:rsidP="00822644">
            <w:pPr>
              <w:pStyle w:val="Zkratky"/>
            </w:pPr>
          </w:p>
        </w:tc>
        <w:tc>
          <w:tcPr>
            <w:tcW w:w="6650" w:type="dxa"/>
          </w:tcPr>
          <w:p w14:paraId="0567F6EB" w14:textId="77777777" w:rsidR="00CE638B" w:rsidRDefault="00CE638B" w:rsidP="00822644">
            <w:pPr>
              <w:pStyle w:val="Zkratky"/>
            </w:pPr>
          </w:p>
        </w:tc>
      </w:tr>
      <w:tr w:rsidR="00CE638B" w14:paraId="1FD66C02" w14:textId="77777777" w:rsidTr="00237E93">
        <w:tc>
          <w:tcPr>
            <w:tcW w:w="1843" w:type="dxa"/>
          </w:tcPr>
          <w:p w14:paraId="24415F78" w14:textId="77777777" w:rsidR="00CE638B" w:rsidRDefault="00CE638B" w:rsidP="00822644">
            <w:pPr>
              <w:pStyle w:val="Zkratky"/>
            </w:pPr>
          </w:p>
        </w:tc>
        <w:tc>
          <w:tcPr>
            <w:tcW w:w="6650" w:type="dxa"/>
          </w:tcPr>
          <w:p w14:paraId="7AF83A03" w14:textId="77777777" w:rsidR="00CE638B" w:rsidRDefault="00CE638B" w:rsidP="00822644">
            <w:pPr>
              <w:pStyle w:val="Zkratky"/>
            </w:pPr>
          </w:p>
        </w:tc>
      </w:tr>
      <w:tr w:rsidR="00CE638B" w14:paraId="0C58E6BB" w14:textId="77777777" w:rsidTr="00237E93">
        <w:tc>
          <w:tcPr>
            <w:tcW w:w="1843" w:type="dxa"/>
          </w:tcPr>
          <w:p w14:paraId="7FFA3B99" w14:textId="77777777" w:rsidR="00CE638B" w:rsidRDefault="00CE638B" w:rsidP="00822644">
            <w:pPr>
              <w:pStyle w:val="Zkratky"/>
            </w:pPr>
          </w:p>
        </w:tc>
        <w:tc>
          <w:tcPr>
            <w:tcW w:w="6650" w:type="dxa"/>
          </w:tcPr>
          <w:p w14:paraId="3DCD6999" w14:textId="77777777" w:rsidR="00CE638B" w:rsidRDefault="00CE638B" w:rsidP="00822644">
            <w:pPr>
              <w:pStyle w:val="Zkratky"/>
            </w:pPr>
          </w:p>
        </w:tc>
      </w:tr>
    </w:tbl>
    <w:p w14:paraId="499846BC" w14:textId="77777777" w:rsidR="004E1AD3" w:rsidRDefault="004E1AD3" w:rsidP="00822644">
      <w:pPr>
        <w:pStyle w:val="Zkratky"/>
      </w:pPr>
    </w:p>
    <w:p w14:paraId="71DE79FA" w14:textId="77777777" w:rsidR="00A41743" w:rsidRDefault="00A41743" w:rsidP="00822644">
      <w:pPr>
        <w:sectPr w:rsidR="00A41743" w:rsidSect="00D36567">
          <w:pgSz w:w="11906" w:h="16838"/>
          <w:pgMar w:top="1418" w:right="1418" w:bottom="1418" w:left="1418" w:header="709" w:footer="709" w:gutter="567"/>
          <w:cols w:space="708"/>
          <w:docGrid w:linePitch="360"/>
        </w:sectPr>
      </w:pPr>
    </w:p>
    <w:p w14:paraId="7EFA6A4C" w14:textId="77777777" w:rsidR="00A41743" w:rsidRDefault="00A41743" w:rsidP="00822644">
      <w:pPr>
        <w:pStyle w:val="Nadpisobsahu"/>
      </w:pPr>
      <w:r>
        <w:lastRenderedPageBreak/>
        <w:t xml:space="preserve">Seznam </w:t>
      </w:r>
      <w:r w:rsidRPr="001D03B5">
        <w:t>příloh</w:t>
      </w:r>
    </w:p>
    <w:p w14:paraId="67CCD6D3" w14:textId="77777777" w:rsidR="001C5F54" w:rsidRDefault="00AF32C3" w:rsidP="00822644">
      <w:pPr>
        <w:pStyle w:val="Obsah1"/>
        <w:rPr>
          <w:rFonts w:eastAsiaTheme="minorEastAsia"/>
          <w:noProof/>
          <w:sz w:val="22"/>
          <w:lang w:eastAsia="cs-CZ"/>
        </w:rPr>
      </w:pPr>
      <w:r>
        <w:fldChar w:fldCharType="begin"/>
      </w:r>
      <w:r>
        <w:instrText xml:space="preserve"> TOC \n \h \z \t "Nadpis příloha;1" </w:instrText>
      </w:r>
      <w:r>
        <w:fldChar w:fldCharType="separate"/>
      </w:r>
      <w:hyperlink w:anchor="_Toc20732280" w:history="1">
        <w:r w:rsidR="001C5F54" w:rsidRPr="009B0372">
          <w:rPr>
            <w:rStyle w:val="Hypertextovodkaz"/>
            <w:noProof/>
          </w:rPr>
          <w:t>Příloha 1</w:t>
        </w:r>
      </w:hyperlink>
    </w:p>
    <w:p w14:paraId="385A482D" w14:textId="77777777" w:rsidR="001C5F54" w:rsidRDefault="001C5F54" w:rsidP="00822644">
      <w:pPr>
        <w:pStyle w:val="Obsah1"/>
        <w:rPr>
          <w:rFonts w:eastAsiaTheme="minorEastAsia"/>
          <w:noProof/>
          <w:sz w:val="22"/>
          <w:lang w:eastAsia="cs-CZ"/>
        </w:rPr>
      </w:pPr>
      <w:hyperlink w:anchor="_Toc20732281" w:history="1">
        <w:r w:rsidRPr="009B0372">
          <w:rPr>
            <w:rStyle w:val="Hypertextovodkaz"/>
            <w:noProof/>
          </w:rPr>
          <w:t>Příloha 2</w:t>
        </w:r>
      </w:hyperlink>
    </w:p>
    <w:p w14:paraId="7A8FB2EC" w14:textId="77777777" w:rsidR="001C5F54" w:rsidRDefault="001C5F54" w:rsidP="00822644">
      <w:pPr>
        <w:pStyle w:val="Obsah1"/>
        <w:rPr>
          <w:rFonts w:eastAsiaTheme="minorEastAsia"/>
          <w:noProof/>
          <w:sz w:val="22"/>
          <w:lang w:eastAsia="cs-CZ"/>
        </w:rPr>
      </w:pPr>
      <w:hyperlink w:anchor="_Toc20732282" w:history="1">
        <w:r w:rsidRPr="009B0372">
          <w:rPr>
            <w:rStyle w:val="Hypertextovodkaz"/>
            <w:noProof/>
          </w:rPr>
          <w:t>Příloha 3</w:t>
        </w:r>
      </w:hyperlink>
    </w:p>
    <w:p w14:paraId="75CFF9FF" w14:textId="77777777" w:rsidR="001C5F54" w:rsidRDefault="001C5F54" w:rsidP="00822644">
      <w:pPr>
        <w:pStyle w:val="Obsah1"/>
        <w:rPr>
          <w:rFonts w:eastAsiaTheme="minorEastAsia"/>
          <w:noProof/>
          <w:sz w:val="22"/>
          <w:lang w:eastAsia="cs-CZ"/>
        </w:rPr>
      </w:pPr>
      <w:hyperlink w:anchor="_Toc20732283" w:history="1">
        <w:r w:rsidRPr="009B0372">
          <w:rPr>
            <w:rStyle w:val="Hypertextovodkaz"/>
            <w:noProof/>
          </w:rPr>
          <w:t>Příloha 4</w:t>
        </w:r>
      </w:hyperlink>
    </w:p>
    <w:p w14:paraId="46B6ABFD" w14:textId="77777777" w:rsidR="001C5F54" w:rsidRDefault="001C5F54" w:rsidP="00822644">
      <w:pPr>
        <w:pStyle w:val="Obsah1"/>
        <w:rPr>
          <w:rFonts w:eastAsiaTheme="minorEastAsia"/>
          <w:noProof/>
          <w:sz w:val="22"/>
          <w:lang w:eastAsia="cs-CZ"/>
        </w:rPr>
      </w:pPr>
      <w:hyperlink w:anchor="_Toc20732284" w:history="1">
        <w:r w:rsidRPr="009B0372">
          <w:rPr>
            <w:rStyle w:val="Hypertextovodkaz"/>
            <w:noProof/>
          </w:rPr>
          <w:t>Příloha 5</w:t>
        </w:r>
      </w:hyperlink>
    </w:p>
    <w:p w14:paraId="68F0E897" w14:textId="77777777" w:rsidR="00322FBC" w:rsidRPr="00322FBC" w:rsidRDefault="00AF32C3" w:rsidP="00822644">
      <w:r>
        <w:fldChar w:fldCharType="end"/>
      </w:r>
    </w:p>
    <w:p w14:paraId="7D17E755" w14:textId="77777777" w:rsidR="001A6444" w:rsidRDefault="001A6444" w:rsidP="00822644">
      <w:pPr>
        <w:sectPr w:rsidR="001A6444" w:rsidSect="00D36567">
          <w:footerReference w:type="default" r:id="rId38"/>
          <w:pgSz w:w="11906" w:h="16838"/>
          <w:pgMar w:top="1418" w:right="1418" w:bottom="1418" w:left="1418" w:header="709" w:footer="709" w:gutter="567"/>
          <w:cols w:space="708"/>
          <w:docGrid w:linePitch="360"/>
        </w:sectPr>
      </w:pPr>
    </w:p>
    <w:p w14:paraId="19129919" w14:textId="77777777" w:rsidR="001A6444" w:rsidRDefault="00322FBC" w:rsidP="00822644">
      <w:pPr>
        <w:pStyle w:val="Nadpisploha"/>
      </w:pPr>
      <w:bookmarkStart w:id="140" w:name="_Toc525301"/>
      <w:bookmarkStart w:id="141" w:name="_Toc525338"/>
      <w:bookmarkStart w:id="142" w:name="_Toc20732280"/>
      <w:r>
        <w:lastRenderedPageBreak/>
        <w:t>Příloha 1</w:t>
      </w:r>
      <w:bookmarkEnd w:id="140"/>
      <w:bookmarkEnd w:id="141"/>
      <w:bookmarkEnd w:id="142"/>
    </w:p>
    <w:p w14:paraId="7988193D" w14:textId="77777777" w:rsidR="00AF32C3" w:rsidRDefault="00AF32C3" w:rsidP="00822644"/>
    <w:p w14:paraId="753D2C19" w14:textId="77777777" w:rsidR="00322FBC" w:rsidRDefault="00322FBC" w:rsidP="00822644">
      <w:pPr>
        <w:sectPr w:rsidR="00322FBC" w:rsidSect="00AF32C3">
          <w:footerReference w:type="default" r:id="rId39"/>
          <w:pgSz w:w="11906" w:h="16838"/>
          <w:pgMar w:top="1418" w:right="1418" w:bottom="1418" w:left="1418" w:header="709" w:footer="709" w:gutter="567"/>
          <w:pgNumType w:start="1"/>
          <w:cols w:space="708"/>
          <w:docGrid w:linePitch="360"/>
        </w:sectPr>
      </w:pPr>
    </w:p>
    <w:p w14:paraId="46D1AD7F" w14:textId="77777777" w:rsidR="00322FBC" w:rsidRDefault="00322FBC" w:rsidP="00822644">
      <w:pPr>
        <w:pStyle w:val="Nadpisploha"/>
      </w:pPr>
      <w:bookmarkStart w:id="143" w:name="_Toc525302"/>
      <w:bookmarkStart w:id="144" w:name="_Toc525339"/>
      <w:bookmarkStart w:id="145" w:name="_Toc20732281"/>
      <w:r>
        <w:lastRenderedPageBreak/>
        <w:t>Příloha 2</w:t>
      </w:r>
      <w:bookmarkEnd w:id="143"/>
      <w:bookmarkEnd w:id="144"/>
      <w:bookmarkEnd w:id="145"/>
    </w:p>
    <w:p w14:paraId="74F9C90F" w14:textId="77777777" w:rsidR="009407AC" w:rsidRDefault="009407AC" w:rsidP="00822644"/>
    <w:p w14:paraId="2DA3422E" w14:textId="77777777" w:rsidR="00AF32C3" w:rsidRDefault="00AF32C3" w:rsidP="00822644">
      <w:pPr>
        <w:pStyle w:val="Nadpisploha"/>
        <w:sectPr w:rsidR="00AF32C3" w:rsidSect="00AF32C3">
          <w:footerReference w:type="default" r:id="rId40"/>
          <w:pgSz w:w="11906" w:h="16838"/>
          <w:pgMar w:top="1418" w:right="1418" w:bottom="1418" w:left="1418" w:header="709" w:footer="709" w:gutter="567"/>
          <w:pgNumType w:start="1"/>
          <w:cols w:space="708"/>
          <w:docGrid w:linePitch="360"/>
        </w:sectPr>
      </w:pPr>
    </w:p>
    <w:p w14:paraId="6B2EB0C1" w14:textId="77777777" w:rsidR="00AF32C3" w:rsidRDefault="00AF32C3" w:rsidP="00822644">
      <w:pPr>
        <w:pStyle w:val="Nadpisploha"/>
      </w:pPr>
      <w:bookmarkStart w:id="146" w:name="_Toc20732282"/>
      <w:r>
        <w:lastRenderedPageBreak/>
        <w:t>Příloha 3</w:t>
      </w:r>
      <w:bookmarkEnd w:id="146"/>
    </w:p>
    <w:p w14:paraId="793FD857" w14:textId="77777777" w:rsidR="00422017" w:rsidRDefault="00422017" w:rsidP="00822644"/>
    <w:p w14:paraId="215B881B" w14:textId="77777777" w:rsidR="00422017" w:rsidRDefault="00422017" w:rsidP="00822644">
      <w:pPr>
        <w:pStyle w:val="Nadpisploha"/>
        <w:sectPr w:rsidR="00422017" w:rsidSect="00AF32C3">
          <w:footerReference w:type="default" r:id="rId41"/>
          <w:pgSz w:w="11906" w:h="16838"/>
          <w:pgMar w:top="1418" w:right="1418" w:bottom="1418" w:left="1418" w:header="709" w:footer="709" w:gutter="567"/>
          <w:pgNumType w:start="1"/>
          <w:cols w:space="708"/>
          <w:docGrid w:linePitch="360"/>
        </w:sectPr>
      </w:pPr>
    </w:p>
    <w:p w14:paraId="4F812915" w14:textId="77777777" w:rsidR="00422017" w:rsidRDefault="00422017" w:rsidP="00822644">
      <w:pPr>
        <w:pStyle w:val="Nadpisploha"/>
      </w:pPr>
      <w:bookmarkStart w:id="147" w:name="_Toc20732283"/>
      <w:r>
        <w:lastRenderedPageBreak/>
        <w:t>Příloha 4</w:t>
      </w:r>
      <w:bookmarkEnd w:id="147"/>
    </w:p>
    <w:p w14:paraId="2911EA17" w14:textId="77777777" w:rsidR="00422017" w:rsidRDefault="00422017" w:rsidP="00822644"/>
    <w:p w14:paraId="2F4E3791" w14:textId="77777777" w:rsidR="00422017" w:rsidRDefault="00422017" w:rsidP="00822644">
      <w:pPr>
        <w:pStyle w:val="Nadpisploha"/>
        <w:sectPr w:rsidR="00422017" w:rsidSect="00AF32C3">
          <w:pgSz w:w="11906" w:h="16838"/>
          <w:pgMar w:top="1418" w:right="1418" w:bottom="1418" w:left="1418" w:header="709" w:footer="709" w:gutter="567"/>
          <w:pgNumType w:start="1"/>
          <w:cols w:space="708"/>
          <w:docGrid w:linePitch="360"/>
        </w:sectPr>
      </w:pPr>
    </w:p>
    <w:p w14:paraId="66B68CE4" w14:textId="77777777" w:rsidR="00422017" w:rsidRDefault="00422017" w:rsidP="00822644">
      <w:pPr>
        <w:pStyle w:val="Nadpisploha"/>
      </w:pPr>
      <w:bookmarkStart w:id="148" w:name="_Toc20732284"/>
      <w:r>
        <w:lastRenderedPageBreak/>
        <w:t>Příloha 5</w:t>
      </w:r>
      <w:bookmarkEnd w:id="148"/>
    </w:p>
    <w:p w14:paraId="0447F128" w14:textId="77777777" w:rsidR="00585BEB" w:rsidRPr="001A6444" w:rsidRDefault="00585BEB" w:rsidP="00822644"/>
    <w:sectPr w:rsidR="00585BEB" w:rsidRPr="001A6444" w:rsidSect="00AF32C3">
      <w:pgSz w:w="11906" w:h="16838"/>
      <w:pgMar w:top="1418" w:right="1418" w:bottom="1418" w:left="1418" w:header="709" w:footer="709" w:gutter="567"/>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Autor" w:initials="A">
    <w:p w14:paraId="623988EB" w14:textId="77777777" w:rsidR="00E42DA0" w:rsidRDefault="00E42DA0" w:rsidP="00822644">
      <w:pPr>
        <w:pStyle w:val="Textkomente"/>
      </w:pPr>
      <w:r>
        <w:rPr>
          <w:rStyle w:val="Odkaznakoment"/>
        </w:rPr>
        <w:annotationRef/>
      </w:r>
      <w:r>
        <w:t>2 zdroje se stále dávají do jedná závorky, jsou oddělené středníkem. Ten první zdroj špatně citujete – vy citujete název, cituje se autor nebo organizace.</w:t>
      </w:r>
    </w:p>
  </w:comment>
  <w:comment w:id="9" w:author="Autor" w:initials="A">
    <w:p w14:paraId="54467F5A" w14:textId="77777777" w:rsidR="00E42DA0" w:rsidRDefault="00E42DA0" w:rsidP="00822644">
      <w:pPr>
        <w:pStyle w:val="Textkomente"/>
      </w:pPr>
      <w:r>
        <w:rPr>
          <w:rStyle w:val="Odkaznakoment"/>
        </w:rPr>
        <w:annotationRef/>
      </w:r>
      <w:r>
        <w:t>A kde se objevují? Nebude to emerging ve smyslu nových dovedností?</w:t>
      </w:r>
    </w:p>
  </w:comment>
  <w:comment w:id="11" w:author="Autor" w:initials="A">
    <w:p w14:paraId="2F9093B0" w14:textId="77777777" w:rsidR="00E42DA0" w:rsidRDefault="00E42DA0" w:rsidP="00822644">
      <w:pPr>
        <w:pStyle w:val="Textkomente"/>
      </w:pPr>
      <w:r>
        <w:rPr>
          <w:rStyle w:val="Odkaznakoment"/>
        </w:rPr>
        <w:annotationRef/>
      </w:r>
      <w:r>
        <w:t>Hlavním cílem</w:t>
      </w:r>
    </w:p>
    <w:p w14:paraId="587E814E" w14:textId="77777777" w:rsidR="00E42DA0" w:rsidRDefault="00E42DA0" w:rsidP="00822644">
      <w:pPr>
        <w:pStyle w:val="Textkomente"/>
      </w:pPr>
    </w:p>
    <w:p w14:paraId="08337A49" w14:textId="77777777" w:rsidR="00E42DA0" w:rsidRDefault="00E42DA0" w:rsidP="00822644">
      <w:pPr>
        <w:pStyle w:val="Textkomente"/>
      </w:pPr>
      <w:r>
        <w:t>Nikde v odstavci nemáte ani zmínku o mzdové výnosnosti… (Tedy pokud jste ji z analýzy nakonec nevyhodil)</w:t>
      </w:r>
    </w:p>
  </w:comment>
  <w:comment w:id="13" w:author="Autor" w:initials="A">
    <w:p w14:paraId="39E6FA0B" w14:textId="77777777" w:rsidR="00E42DA0" w:rsidRDefault="00E42DA0" w:rsidP="00822644">
      <w:pPr>
        <w:pStyle w:val="Textkomente"/>
      </w:pPr>
      <w:r>
        <w:rPr>
          <w:rStyle w:val="Odkaznakoment"/>
        </w:rPr>
        <w:annotationRef/>
      </w:r>
      <w:r>
        <w:t>Tomu se ve skutečnosti zase tak moc nevěnujete – že bytste teoreticky uchopoval jinak AI. Ale ty přínosy empirické jsou dobré, klidně je rozšiřte.</w:t>
      </w:r>
    </w:p>
  </w:comment>
  <w:comment w:id="18" w:author="Autor" w:initials="A">
    <w:p w14:paraId="6D134253" w14:textId="77777777" w:rsidR="00E42DA0" w:rsidRDefault="00E42DA0" w:rsidP="00822644">
      <w:pPr>
        <w:pStyle w:val="Textkomente"/>
      </w:pPr>
      <w:r>
        <w:rPr>
          <w:rStyle w:val="Odkaznakoment"/>
        </w:rPr>
        <w:annotationRef/>
      </w:r>
      <w:r>
        <w:t>Pohrajte si více s textem (jeho obsahem, stylistikou a čtivostí). Např, tyto dvě věty:</w:t>
      </w:r>
    </w:p>
    <w:p w14:paraId="16E44B30" w14:textId="77777777" w:rsidR="00E42DA0" w:rsidRDefault="00E42DA0" w:rsidP="00822644">
      <w:pPr>
        <w:pStyle w:val="Textkomente"/>
        <w:numPr>
          <w:ilvl w:val="0"/>
          <w:numId w:val="18"/>
        </w:numPr>
      </w:pPr>
      <w:r>
        <w:t>Musel jsem je číst 2x, abych pochopil, že moc obsahu nemají…</w:t>
      </w:r>
    </w:p>
    <w:p w14:paraId="4F252C9B" w14:textId="77777777" w:rsidR="00E42DA0" w:rsidRDefault="00E42DA0" w:rsidP="00822644">
      <w:pPr>
        <w:pStyle w:val="Textkomente"/>
        <w:numPr>
          <w:ilvl w:val="0"/>
          <w:numId w:val="18"/>
        </w:numPr>
      </w:pPr>
      <w:r>
        <w:t>V první větě máte 2x slovo situace (někdy to je ok, někdy opakování slov vadí)</w:t>
      </w:r>
    </w:p>
    <w:p w14:paraId="602D0AAD" w14:textId="77777777" w:rsidR="00E42DA0" w:rsidRDefault="00E42DA0" w:rsidP="00822644">
      <w:pPr>
        <w:pStyle w:val="Textkomente"/>
        <w:numPr>
          <w:ilvl w:val="0"/>
          <w:numId w:val="18"/>
        </w:numPr>
      </w:pPr>
      <w:r>
        <w:t>Máte tam jeden překlep „spojení v těchto poznatků“</w:t>
      </w:r>
    </w:p>
    <w:p w14:paraId="3AFF7CEB" w14:textId="77777777" w:rsidR="00E42DA0" w:rsidRDefault="00E42DA0" w:rsidP="00822644">
      <w:pPr>
        <w:pStyle w:val="Textkomente"/>
      </w:pPr>
    </w:p>
    <w:p w14:paraId="766816B0" w14:textId="77777777" w:rsidR="00E42DA0" w:rsidRDefault="00E42DA0" w:rsidP="00822644">
      <w:pPr>
        <w:pStyle w:val="Textkomente"/>
      </w:pPr>
      <w:r>
        <w:t>Pokud použijete vlastní text a AI vám to upraví, není to problém!</w:t>
      </w:r>
    </w:p>
  </w:comment>
  <w:comment w:id="23" w:author="Autor" w:initials="A">
    <w:p w14:paraId="123B5D8B" w14:textId="77777777" w:rsidR="00E42DA0" w:rsidRDefault="00E42DA0" w:rsidP="00822644">
      <w:pPr>
        <w:pStyle w:val="Textkomente"/>
      </w:pPr>
      <w:r>
        <w:rPr>
          <w:rStyle w:val="Odkaznakoment"/>
        </w:rPr>
        <w:annotationRef/>
      </w:r>
      <w:r>
        <w:t>Napříč kulturami … i přes odlišné kultury</w:t>
      </w:r>
    </w:p>
  </w:comment>
  <w:comment w:id="24" w:author="Autor" w:initials="A">
    <w:p w14:paraId="0A805DDD" w14:textId="77777777" w:rsidR="00E42DA0" w:rsidRDefault="00E42DA0" w:rsidP="00822644">
      <w:pPr>
        <w:pStyle w:val="Textkomente"/>
      </w:pPr>
      <w:r>
        <w:rPr>
          <w:rStyle w:val="Odkaznakoment"/>
        </w:rPr>
        <w:annotationRef/>
      </w:r>
      <w:r>
        <w:t>Pozor, bavíte se v celé označené části spíše o ekonomickém růstu (růst GDP), ale pak skočíte na růst příjmů … a pak skočíte zpět k růstu ekonomickému skrze technologické změny.</w:t>
      </w:r>
    </w:p>
  </w:comment>
  <w:comment w:id="26" w:author="Autor" w:initials="A">
    <w:p w14:paraId="799D9BE2" w14:textId="77777777" w:rsidR="00E42DA0" w:rsidRDefault="00E42DA0" w:rsidP="00822644">
      <w:pPr>
        <w:pStyle w:val="Textkomente"/>
      </w:pPr>
      <w:r>
        <w:rPr>
          <w:rStyle w:val="Odkaznakoment"/>
        </w:rPr>
        <w:annotationRef/>
      </w:r>
      <w:r>
        <w:t>V teorii popisujete teoretická východiska, na kterých práce stojí ale vaší prací se zatím vůbec nezabýváte, takže se na ní ani neodvoláváte…</w:t>
      </w:r>
    </w:p>
  </w:comment>
  <w:comment w:id="34" w:author="Autor" w:initials="A">
    <w:p w14:paraId="2E721A93" w14:textId="77777777" w:rsidR="00E42DA0" w:rsidRDefault="00E42DA0" w:rsidP="00822644">
      <w:pPr>
        <w:pStyle w:val="Textkomente"/>
      </w:pPr>
      <w:r>
        <w:rPr>
          <w:rStyle w:val="Odkaznakoment"/>
        </w:rPr>
        <w:annotationRef/>
      </w:r>
      <w:r>
        <w:t>Tohle je sice do jisté míry správné tvrzení, ale pochopí jej pouze ten, kdo teorii lidského kapitálu zná.</w:t>
      </w:r>
    </w:p>
  </w:comment>
  <w:comment w:id="36" w:author="Autor" w:initials="A">
    <w:p w14:paraId="6A723B69" w14:textId="77777777" w:rsidR="00E42DA0" w:rsidRDefault="00E42DA0" w:rsidP="00822644">
      <w:pPr>
        <w:pStyle w:val="Textkomente"/>
      </w:pPr>
      <w:r>
        <w:rPr>
          <w:rStyle w:val="Odkaznakoment"/>
        </w:rPr>
        <w:annotationRef/>
      </w:r>
      <w:r>
        <w:t>Proč to tu je? Neříkám, že to tu nepatří, ale je to jedna věta, která nepatří ani k předchozí ani následné větě. Bude to mít nějaký další význam v práci? Navíc tu není žádná citace, o kterou byste se opřel.</w:t>
      </w:r>
    </w:p>
  </w:comment>
  <w:comment w:id="37" w:author="Autor" w:initials="A">
    <w:p w14:paraId="3B5E2C52" w14:textId="77777777" w:rsidR="00E42DA0" w:rsidRDefault="00E42DA0" w:rsidP="00822644">
      <w:pPr>
        <w:pStyle w:val="Textkomente"/>
      </w:pPr>
      <w:r>
        <w:rPr>
          <w:rStyle w:val="Odkaznakoment"/>
        </w:rPr>
        <w:annotationRef/>
      </w:r>
      <w:r>
        <w:t>Zůstávají významnou rolí – to by naznačovalo, že skills jsou rolí! Pozor na přesné vyjadřování.</w:t>
      </w:r>
    </w:p>
  </w:comment>
  <w:comment w:id="43" w:author="Autor" w:initials="A">
    <w:p w14:paraId="26D72553" w14:textId="77777777" w:rsidR="00E42DA0" w:rsidRDefault="00E42DA0" w:rsidP="00822644">
      <w:pPr>
        <w:pStyle w:val="Textkomente"/>
      </w:pPr>
      <w:r>
        <w:rPr>
          <w:rStyle w:val="Odkaznakoment"/>
        </w:rPr>
        <w:annotationRef/>
      </w:r>
      <w:r>
        <w:t>Kapitola 2 se jmenuje Teorie lidského kapitálu.</w:t>
      </w:r>
    </w:p>
    <w:p w14:paraId="26BFAB55" w14:textId="77777777" w:rsidR="00E42DA0" w:rsidRDefault="00E42DA0" w:rsidP="00822644">
      <w:pPr>
        <w:pStyle w:val="Textkomente"/>
      </w:pPr>
      <w:r>
        <w:t>Zkuste si ji přečíst a řekněte si, zda máte pocit, že máte dobrou znalost této teorie, resp. relevantních částí pro pochopení teoretického background významu AI dovednsotí na trhu práce. Co to je, jak to funguje, jak se to tvoří, jak to zastarává atd. (stále se bavím pouze o teoretickém ukotvení).</w:t>
      </w:r>
    </w:p>
  </w:comment>
  <w:comment w:id="53" w:author="Autor" w:initials="A">
    <w:p w14:paraId="221CAEFA" w14:textId="77777777" w:rsidR="00E42DA0" w:rsidRDefault="00E42DA0" w:rsidP="00822644">
      <w:pPr>
        <w:pStyle w:val="Textkomente"/>
      </w:pPr>
      <w:r>
        <w:rPr>
          <w:rStyle w:val="Odkaznakoment"/>
        </w:rPr>
        <w:annotationRef/>
      </w:r>
      <w:r>
        <w:t>Nepoužívejte primárně anglické pojmy… Většinou se používá český pojem a jeho vysvětlení, přičemž se anglická podoba přidá do závorky pro úplnost, jasnost)</w:t>
      </w:r>
    </w:p>
  </w:comment>
  <w:comment w:id="58" w:author="Autor" w:initials="A">
    <w:p w14:paraId="41717128" w14:textId="77777777" w:rsidR="00E42DA0" w:rsidRDefault="00E42DA0" w:rsidP="00822644">
      <w:pPr>
        <w:pStyle w:val="Textkomente"/>
      </w:pPr>
      <w:r>
        <w:rPr>
          <w:rStyle w:val="Odkaznakoment"/>
        </w:rPr>
        <w:annotationRef/>
      </w:r>
      <w:r>
        <w:t>Nesedí to česky</w:t>
      </w:r>
    </w:p>
  </w:comment>
  <w:comment w:id="61" w:author="Autor" w:initials="A">
    <w:p w14:paraId="380ED82F" w14:textId="77777777" w:rsidR="00E42DA0" w:rsidRDefault="00E42DA0" w:rsidP="00822644">
      <w:pPr>
        <w:pStyle w:val="Textkomente"/>
      </w:pPr>
      <w:r>
        <w:rPr>
          <w:rStyle w:val="Odkaznakoment"/>
        </w:rPr>
        <w:annotationRef/>
      </w:r>
      <w:r>
        <w:t>Z jakého pohledu exponované?</w:t>
      </w:r>
    </w:p>
  </w:comment>
  <w:comment w:id="63" w:author="Autor" w:initials="A">
    <w:p w14:paraId="2C8855F2" w14:textId="77777777" w:rsidR="00E42DA0" w:rsidRDefault="00E42DA0" w:rsidP="00822644">
      <w:pPr>
        <w:pStyle w:val="Textkomente"/>
      </w:pPr>
      <w:r>
        <w:rPr>
          <w:rStyle w:val="Odkaznakoment"/>
        </w:rPr>
        <w:annotationRef/>
      </w:r>
      <w:r>
        <w:t>???</w:t>
      </w:r>
    </w:p>
  </w:comment>
  <w:comment w:id="67" w:author="Autor" w:initials="A">
    <w:p w14:paraId="0555FAB6" w14:textId="77777777" w:rsidR="00E42DA0" w:rsidRDefault="00E42DA0" w:rsidP="00822644">
      <w:pPr>
        <w:pStyle w:val="Textkomente"/>
      </w:pPr>
      <w:r>
        <w:rPr>
          <w:rStyle w:val="Odkaznakoment"/>
        </w:rPr>
        <w:annotationRef/>
      </w:r>
      <w:r>
        <w:t>Pozor na ty anglické výrazy</w:t>
      </w:r>
    </w:p>
  </w:comment>
  <w:comment w:id="85" w:author="Autor" w:initials="A">
    <w:p w14:paraId="4E7FCAC5" w14:textId="77777777" w:rsidR="00E42DA0" w:rsidRDefault="00E42DA0" w:rsidP="00822644">
      <w:pPr>
        <w:pStyle w:val="Textkomente"/>
      </w:pPr>
      <w:r>
        <w:rPr>
          <w:rStyle w:val="Odkaznakoment"/>
        </w:rPr>
        <w:annotationRef/>
      </w:r>
      <w:r>
        <w:t>Symbol „and“ určitě nebude v souladu s citováním dle směrnice pro závěrečné práce….</w:t>
      </w:r>
    </w:p>
  </w:comment>
  <w:comment w:id="89" w:author="Autor" w:initials="A">
    <w:p w14:paraId="1792B951" w14:textId="77777777" w:rsidR="00E42DA0" w:rsidRDefault="00E42DA0" w:rsidP="00822644">
      <w:pPr>
        <w:pStyle w:val="Textkomente"/>
      </w:pPr>
      <w:r>
        <w:rPr>
          <w:rStyle w:val="Odkaznakoment"/>
        </w:rPr>
        <w:annotationRef/>
      </w:r>
      <w:r>
        <w:t>Pozor na ty citace… V textu se cituje jen jména a rok…</w:t>
      </w:r>
    </w:p>
  </w:comment>
  <w:comment w:id="93" w:author="Autor" w:initials="A">
    <w:p w14:paraId="72DC126B" w14:textId="77777777" w:rsidR="00E42DA0" w:rsidRDefault="00E42DA0" w:rsidP="00822644">
      <w:pPr>
        <w:pStyle w:val="Textkomente"/>
      </w:pPr>
      <w:r>
        <w:rPr>
          <w:rStyle w:val="Odkaznakoment"/>
        </w:rPr>
        <w:annotationRef/>
      </w:r>
      <w:r>
        <w:t xml:space="preserve">Tabulka má mít číslo, název. A v textu musí být odkaz na každou tabulku a každý obrázek v práci. </w:t>
      </w:r>
    </w:p>
  </w:comment>
  <w:comment w:id="100" w:author="Autor" w:initials="A">
    <w:p w14:paraId="7FBB8356" w14:textId="77777777" w:rsidR="00E42DA0" w:rsidRDefault="00E42DA0" w:rsidP="00822644">
      <w:pPr>
        <w:pStyle w:val="Textkomente"/>
      </w:pPr>
      <w:r>
        <w:rPr>
          <w:rStyle w:val="Odkaznakoment"/>
        </w:rPr>
        <w:annotationRef/>
      </w:r>
      <w:r>
        <w:t>Tady ještě o Vaší práci nemluvíte. To až v praktické části…</w:t>
      </w:r>
    </w:p>
    <w:p w14:paraId="57AA6CCE" w14:textId="77777777" w:rsidR="00E42DA0" w:rsidRDefault="00E42DA0" w:rsidP="00822644">
      <w:pPr>
        <w:pStyle w:val="Textkomente"/>
      </w:pPr>
      <w:r>
        <w:t>Teoretická část (přehled studií) by měl končit konstatováním research gap = co nevíme a měli bychom zjistit. Na základě této gap pak píšete praktickou část…</w:t>
      </w:r>
    </w:p>
  </w:comment>
  <w:comment w:id="113" w:author="Autor" w:initials="A">
    <w:p w14:paraId="0671FA4F" w14:textId="77777777" w:rsidR="00E42DA0" w:rsidRDefault="00E42DA0" w:rsidP="00822644">
      <w:pPr>
        <w:pStyle w:val="Textkomente"/>
      </w:pPr>
      <w:r>
        <w:rPr>
          <w:rStyle w:val="Odkaznakoment"/>
        </w:rPr>
        <w:annotationRef/>
      </w:r>
      <w:r>
        <w:t>Píšete poptávka, ale ukazujete mzdové determinanty… Začal bych opravdu tou potávkou.</w:t>
      </w:r>
    </w:p>
  </w:comment>
  <w:comment w:id="117" w:author="Autor" w:initials="A">
    <w:p w14:paraId="77E3FDA9" w14:textId="77777777" w:rsidR="000331D2" w:rsidRDefault="000331D2" w:rsidP="000331D2">
      <w:pPr>
        <w:pStyle w:val="Textkomente"/>
      </w:pPr>
      <w:r>
        <w:rPr>
          <w:rStyle w:val="Odkaznakoment"/>
        </w:rPr>
        <w:annotationRef/>
      </w:r>
      <w:r>
        <w:t>ln(mzda)</w:t>
      </w:r>
    </w:p>
    <w:p w14:paraId="00873FC9" w14:textId="77777777" w:rsidR="000331D2" w:rsidRDefault="000331D2" w:rsidP="000331D2">
      <w:pPr>
        <w:pStyle w:val="Textkomente"/>
      </w:pPr>
    </w:p>
    <w:p w14:paraId="5FA6B5CB" w14:textId="77777777" w:rsidR="000331D2" w:rsidRDefault="000331D2" w:rsidP="000331D2">
      <w:pPr>
        <w:pStyle w:val="Textkomente"/>
      </w:pPr>
      <w:r>
        <w:t xml:space="preserve">Mid, Missíng, None jsou v anglickém textu „baseline“ kategorie… Do tabulky se nepíší koeficienty tak, jak to uvádíte vy, ale píše se právě „baseline“. Do českého? Nevím, pohledejte :o)) </w:t>
      </w:r>
    </w:p>
    <w:p w14:paraId="19991A4C" w14:textId="77777777" w:rsidR="000331D2" w:rsidRDefault="000331D2" w:rsidP="000331D2">
      <w:pPr>
        <w:pStyle w:val="Textkomente"/>
      </w:pPr>
    </w:p>
    <w:p w14:paraId="2192839E" w14:textId="77777777" w:rsidR="000331D2" w:rsidRDefault="000331D2" w:rsidP="000331D2">
      <w:pPr>
        <w:pStyle w:val="Textkomente"/>
      </w:pPr>
      <w:r>
        <w:t>Ale rozhodně není dobrý nápad missing a none nastavovat jako baseline kategorie. Z pohledu statistiky to může dávat smysl, pokud jsou kategorie velké, ale nic Vám to neřekne z pohledu interpretace. Např. Inzeráty vyžadující semior experience nabízejí o 12% vyšší mzdy než inzeráty, které to neuvedly. Ale jaké to tedy jsou pozice? To nevíme, takže srovnávání nedává smsl…</w:t>
      </w:r>
    </w:p>
    <w:p w14:paraId="0CD00C1C" w14:textId="77777777" w:rsidR="000331D2" w:rsidRDefault="000331D2" w:rsidP="000331D2">
      <w:pPr>
        <w:pStyle w:val="Textkomente"/>
      </w:pPr>
    </w:p>
    <w:p w14:paraId="246D3B22" w14:textId="77777777" w:rsidR="000331D2" w:rsidRDefault="000331D2" w:rsidP="000331D2">
      <w:pPr>
        <w:pStyle w:val="Textkomente"/>
      </w:pPr>
      <w:r>
        <w:t>A navíc… z mého pohledu ignorujete jedny z nejzajímavějších proměnných: sklil cluster, job family Pokud jich je moc, stálo by to možná za samotné tabulky… nevím, ale rozhodně to je zajímavější než skutečnost, že platí víc za vysokoškolské než nižší vzdělání (to je jasné, to všichni ví). Jak platí jednotlivé skills nebo family, to se neví…</w:t>
      </w:r>
      <w:r>
        <w:br/>
      </w:r>
      <w:r>
        <w:br/>
        <w:t>můj návrh:</w:t>
      </w:r>
    </w:p>
    <w:p w14:paraId="0D823A3B" w14:textId="77777777" w:rsidR="000331D2" w:rsidRDefault="000331D2" w:rsidP="000331D2">
      <w:pPr>
        <w:pStyle w:val="Textkomente"/>
        <w:numPr>
          <w:ilvl w:val="0"/>
          <w:numId w:val="20"/>
        </w:numPr>
      </w:pPr>
      <w:r>
        <w:t xml:space="preserve"> Model B </w:t>
      </w:r>
    </w:p>
    <w:p w14:paraId="5800A9B9" w14:textId="77777777" w:rsidR="000331D2" w:rsidRDefault="000331D2" w:rsidP="000331D2">
      <w:pPr>
        <w:pStyle w:val="Textkomente"/>
        <w:numPr>
          <w:ilvl w:val="0"/>
          <w:numId w:val="20"/>
        </w:numPr>
      </w:pPr>
      <w:r>
        <w:t xml:space="preserve"> Model B + skills</w:t>
      </w:r>
    </w:p>
    <w:p w14:paraId="2C7BF234" w14:textId="77777777" w:rsidR="000331D2" w:rsidRDefault="000331D2" w:rsidP="000331D2">
      <w:pPr>
        <w:pStyle w:val="Textkomente"/>
        <w:numPr>
          <w:ilvl w:val="0"/>
          <w:numId w:val="20"/>
        </w:numPr>
      </w:pPr>
      <w:r>
        <w:t xml:space="preserve"> Model B + family jobs</w:t>
      </w:r>
    </w:p>
    <w:p w14:paraId="2A07801F" w14:textId="77777777" w:rsidR="000331D2" w:rsidRDefault="000331D2" w:rsidP="000331D2">
      <w:pPr>
        <w:pStyle w:val="Textkomente"/>
        <w:numPr>
          <w:ilvl w:val="0"/>
          <w:numId w:val="20"/>
        </w:numPr>
      </w:pPr>
      <w:r>
        <w:t xml:space="preserve"> Model B + skills + family jobs</w:t>
      </w:r>
    </w:p>
    <w:p w14:paraId="7CCAE6D2" w14:textId="77777777" w:rsidR="000331D2" w:rsidRDefault="000331D2" w:rsidP="000331D2">
      <w:pPr>
        <w:pStyle w:val="Textkomente"/>
      </w:pPr>
    </w:p>
    <w:p w14:paraId="0F060406" w14:textId="77777777" w:rsidR="000331D2" w:rsidRPr="00520C42" w:rsidRDefault="000331D2" w:rsidP="000331D2">
      <w:pPr>
        <w:pStyle w:val="Textkomente"/>
        <w:rPr>
          <w:lang w:val="en-US"/>
        </w:rPr>
      </w:pPr>
      <w:r>
        <w:t>Jak exportujete tabulku do wordu? Je na to příkaz outreg2 ve Statě…</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23988EB" w15:done="1"/>
  <w15:commentEx w15:paraId="54467F5A" w15:done="1"/>
  <w15:commentEx w15:paraId="08337A49" w15:done="1"/>
  <w15:commentEx w15:paraId="39E6FA0B" w15:done="1"/>
  <w15:commentEx w15:paraId="766816B0" w15:done="1"/>
  <w15:commentEx w15:paraId="123B5D8B" w15:done="1"/>
  <w15:commentEx w15:paraId="0A805DDD" w15:done="1"/>
  <w15:commentEx w15:paraId="799D9BE2" w15:done="1"/>
  <w15:commentEx w15:paraId="2E721A93" w15:done="1"/>
  <w15:commentEx w15:paraId="6A723B69" w15:done="1"/>
  <w15:commentEx w15:paraId="3B5E2C52" w15:done="1"/>
  <w15:commentEx w15:paraId="26BFAB55" w15:done="0"/>
  <w15:commentEx w15:paraId="221CAEFA" w15:done="1"/>
  <w15:commentEx w15:paraId="41717128" w15:done="1"/>
  <w15:commentEx w15:paraId="380ED82F" w15:done="1"/>
  <w15:commentEx w15:paraId="2C8855F2" w15:done="1"/>
  <w15:commentEx w15:paraId="0555FAB6" w15:done="1"/>
  <w15:commentEx w15:paraId="4E7FCAC5" w15:done="1"/>
  <w15:commentEx w15:paraId="1792B951" w15:done="1"/>
  <w15:commentEx w15:paraId="72DC126B" w15:done="1"/>
  <w15:commentEx w15:paraId="57AA6CCE" w15:done="1"/>
  <w15:commentEx w15:paraId="0671FA4F" w15:done="1"/>
  <w15:commentEx w15:paraId="0F060406"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23988EB" w16cid:durableId="2D7CF3D5"/>
  <w16cid:commentId w16cid:paraId="54467F5A" w16cid:durableId="2D7CF43A"/>
  <w16cid:commentId w16cid:paraId="08337A49" w16cid:durableId="2D7CF57B"/>
  <w16cid:commentId w16cid:paraId="39E6FA0B" w16cid:durableId="2D7CF616"/>
  <w16cid:commentId w16cid:paraId="766816B0" w16cid:durableId="2D7CF815"/>
  <w16cid:commentId w16cid:paraId="123B5D8B" w16cid:durableId="2D7CF8DB"/>
  <w16cid:commentId w16cid:paraId="0A805DDD" w16cid:durableId="2D7CF94D"/>
  <w16cid:commentId w16cid:paraId="799D9BE2" w16cid:durableId="2D7CF9FF"/>
  <w16cid:commentId w16cid:paraId="2E721A93" w16cid:durableId="2D7CFC5C"/>
  <w16cid:commentId w16cid:paraId="6A723B69" w16cid:durableId="2D7CFCD9"/>
  <w16cid:commentId w16cid:paraId="3B5E2C52" w16cid:durableId="2D7D07FE"/>
  <w16cid:commentId w16cid:paraId="26BFAB55" w16cid:durableId="2D7CFEA5"/>
  <w16cid:commentId w16cid:paraId="221CAEFA" w16cid:durableId="2D7D0178"/>
  <w16cid:commentId w16cid:paraId="41717128" w16cid:durableId="2D7D0225"/>
  <w16cid:commentId w16cid:paraId="380ED82F" w16cid:durableId="2D7D036E"/>
  <w16cid:commentId w16cid:paraId="2C8855F2" w16cid:durableId="2D7D03A1"/>
  <w16cid:commentId w16cid:paraId="0555FAB6" w16cid:durableId="2D7D074C"/>
  <w16cid:commentId w16cid:paraId="4E7FCAC5" w16cid:durableId="2D7D0A5B"/>
  <w16cid:commentId w16cid:paraId="1792B951" w16cid:durableId="2D7D0B0C"/>
  <w16cid:commentId w16cid:paraId="72DC126B" w16cid:durableId="2D7D0B4B"/>
  <w16cid:commentId w16cid:paraId="57AA6CCE" w16cid:durableId="2D7D0E25"/>
  <w16cid:commentId w16cid:paraId="0671FA4F" w16cid:durableId="2D865AC8"/>
  <w16cid:commentId w16cid:paraId="0F060406" w16cid:durableId="124EEAB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5538C" w14:textId="77777777" w:rsidR="00F77D1F" w:rsidRDefault="00F77D1F" w:rsidP="00822644">
      <w:r>
        <w:separator/>
      </w:r>
    </w:p>
  </w:endnote>
  <w:endnote w:type="continuationSeparator" w:id="0">
    <w:p w14:paraId="1C8AA40E" w14:textId="77777777" w:rsidR="00F77D1F" w:rsidRDefault="00F77D1F" w:rsidP="008226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EE"/>
    <w:family w:val="swiss"/>
    <w:pitch w:val="variable"/>
    <w:sig w:usb0="E0002EFF" w:usb1="C000785B" w:usb2="00000009" w:usb3="00000000" w:csb0="000001FF" w:csb1="00000000"/>
  </w:font>
  <w:font w:name="Cambria Math">
    <w:panose1 w:val="02040503050406030204"/>
    <w:charset w:val="EE"/>
    <w:family w:val="roman"/>
    <w:pitch w:val="variable"/>
    <w:sig w:usb0="E00006FF" w:usb1="420024FF" w:usb2="02000000" w:usb3="00000000" w:csb0="0000019F" w:csb1="00000000"/>
  </w:font>
  <w:font w:name="Cambria">
    <w:panose1 w:val="02040503050406030204"/>
    <w:charset w:val="EE"/>
    <w:family w:val="roman"/>
    <w:pitch w:val="variable"/>
    <w:sig w:usb0="E00006FF" w:usb1="420024FF" w:usb2="02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A5182" w14:textId="77777777" w:rsidR="0020411E" w:rsidRDefault="0020411E" w:rsidP="00822644">
    <w:pPr>
      <w:pStyle w:val="Zpat"/>
    </w:pPr>
    <w:r>
      <w:fldChar w:fldCharType="begin"/>
    </w:r>
    <w:r>
      <w:instrText>PAGE   \* MERGEFORMAT</w:instrText>
    </w:r>
    <w:r>
      <w:fldChar w:fldCharType="separate"/>
    </w:r>
    <w:r w:rsidR="00DA1FB4">
      <w:rPr>
        <w:noProof/>
      </w:rPr>
      <w:t>17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5D8D4" w14:textId="77777777" w:rsidR="0020411E" w:rsidRDefault="0020411E" w:rsidP="00822644">
    <w:pPr>
      <w:pStyle w:val="Zpa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66A3A" w14:textId="77777777" w:rsidR="00AF32C3" w:rsidRDefault="00AF32C3" w:rsidP="00822644">
    <w:pPr>
      <w:pStyle w:val="Zpat"/>
    </w:pPr>
    <w:r>
      <w:fldChar w:fldCharType="begin"/>
    </w:r>
    <w:r>
      <w:instrText>PAGE   \* MERGEFORMAT</w:instrText>
    </w:r>
    <w:r>
      <w:fldChar w:fldCharType="separate"/>
    </w:r>
    <w:r w:rsidR="00DA1FB4">
      <w:rPr>
        <w:noProof/>
      </w:rP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67599" w14:textId="77777777" w:rsidR="00AF32C3" w:rsidRDefault="00AF32C3" w:rsidP="00822644">
    <w:pPr>
      <w:pStyle w:val="Zpat"/>
    </w:pPr>
    <w:r>
      <w:fldChar w:fldCharType="begin"/>
    </w:r>
    <w:r>
      <w:instrText>PAGE   \* MERGEFORMAT</w:instrText>
    </w:r>
    <w:r>
      <w:fldChar w:fldCharType="separate"/>
    </w:r>
    <w:r w:rsidR="00DA1FB4">
      <w:rPr>
        <w:noProof/>
      </w:rP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F188F" w14:textId="77777777" w:rsidR="00AF32C3" w:rsidRDefault="00AF32C3" w:rsidP="00822644">
    <w:pPr>
      <w:pStyle w:val="Zpat"/>
    </w:pPr>
    <w:r>
      <w:fldChar w:fldCharType="begin"/>
    </w:r>
    <w:r>
      <w:instrText>PAGE   \* MERGEFORMAT</w:instrText>
    </w:r>
    <w:r>
      <w:fldChar w:fldCharType="separate"/>
    </w:r>
    <w:r w:rsidR="00DA1FB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2712C" w14:textId="77777777" w:rsidR="00F77D1F" w:rsidRDefault="00F77D1F" w:rsidP="00822644">
      <w:r>
        <w:separator/>
      </w:r>
    </w:p>
  </w:footnote>
  <w:footnote w:type="continuationSeparator" w:id="0">
    <w:p w14:paraId="78A709D5" w14:textId="77777777" w:rsidR="00F77D1F" w:rsidRDefault="00F77D1F" w:rsidP="008226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1FC52D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94E2484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946FBA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8B0BD8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6D2D01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548136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1463EE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354E88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BCCA562"/>
    <w:lvl w:ilvl="0">
      <w:start w:val="1"/>
      <w:numFmt w:val="decimal"/>
      <w:pStyle w:val="slovanseznam"/>
      <w:lvlText w:val="%1."/>
      <w:lvlJc w:val="left"/>
      <w:pPr>
        <w:tabs>
          <w:tab w:val="num" w:pos="360"/>
        </w:tabs>
        <w:ind w:left="360" w:hanging="360"/>
      </w:pPr>
    </w:lvl>
  </w:abstractNum>
  <w:abstractNum w:abstractNumId="9" w15:restartNumberingAfterBreak="0">
    <w:nsid w:val="FFFFFF89"/>
    <w:multiLevelType w:val="singleLevel"/>
    <w:tmpl w:val="B50C3594"/>
    <w:lvl w:ilvl="0">
      <w:start w:val="1"/>
      <w:numFmt w:val="bullet"/>
      <w:pStyle w:val="Seznamsodrkami"/>
      <w:lvlText w:val=""/>
      <w:lvlJc w:val="left"/>
      <w:pPr>
        <w:tabs>
          <w:tab w:val="num" w:pos="360"/>
        </w:tabs>
        <w:ind w:left="360" w:hanging="360"/>
      </w:pPr>
      <w:rPr>
        <w:rFonts w:ascii="Symbol" w:hAnsi="Symbol" w:hint="default"/>
      </w:rPr>
    </w:lvl>
  </w:abstractNum>
  <w:abstractNum w:abstractNumId="10" w15:restartNumberingAfterBreak="0">
    <w:nsid w:val="052454BC"/>
    <w:multiLevelType w:val="multilevel"/>
    <w:tmpl w:val="CC3CB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8043DD"/>
    <w:multiLevelType w:val="multilevel"/>
    <w:tmpl w:val="5CFE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EF7ED4"/>
    <w:multiLevelType w:val="hybridMultilevel"/>
    <w:tmpl w:val="B1186548"/>
    <w:lvl w:ilvl="0" w:tplc="41E6860C">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 w15:restartNumberingAfterBreak="0">
    <w:nsid w:val="13B718CF"/>
    <w:multiLevelType w:val="hybridMultilevel"/>
    <w:tmpl w:val="D9CAC288"/>
    <w:lvl w:ilvl="0" w:tplc="5928DE7E">
      <w:numFmt w:val="bullet"/>
      <w:lvlText w:val="-"/>
      <w:lvlJc w:val="left"/>
      <w:pPr>
        <w:tabs>
          <w:tab w:val="num" w:pos="360"/>
        </w:tabs>
        <w:ind w:left="340" w:hanging="340"/>
      </w:pPr>
      <w:rPr>
        <w:rFonts w:ascii="Times New Roman" w:eastAsia="Times New Roman" w:hAnsi="Times New Roman" w:cs="Times New Roman" w:hint="default"/>
      </w:rPr>
    </w:lvl>
    <w:lvl w:ilvl="1" w:tplc="04050003" w:tentative="1">
      <w:start w:val="1"/>
      <w:numFmt w:val="bullet"/>
      <w:lvlText w:val="o"/>
      <w:lvlJc w:val="left"/>
      <w:pPr>
        <w:tabs>
          <w:tab w:val="num" w:pos="1440"/>
        </w:tabs>
        <w:ind w:left="1440" w:hanging="360"/>
      </w:pPr>
      <w:rPr>
        <w:rFonts w:ascii="Courier New" w:hAnsi="Courier New" w:hint="default"/>
      </w:rPr>
    </w:lvl>
    <w:lvl w:ilvl="2" w:tplc="04050005" w:tentative="1">
      <w:start w:val="1"/>
      <w:numFmt w:val="bullet"/>
      <w:lvlText w:val=""/>
      <w:lvlJc w:val="left"/>
      <w:pPr>
        <w:tabs>
          <w:tab w:val="num" w:pos="2160"/>
        </w:tabs>
        <w:ind w:left="2160" w:hanging="360"/>
      </w:pPr>
      <w:rPr>
        <w:rFonts w:ascii="Wingdings" w:hAnsi="Wingdings" w:hint="default"/>
      </w:rPr>
    </w:lvl>
    <w:lvl w:ilvl="3" w:tplc="04050001" w:tentative="1">
      <w:start w:val="1"/>
      <w:numFmt w:val="bullet"/>
      <w:lvlText w:val=""/>
      <w:lvlJc w:val="left"/>
      <w:pPr>
        <w:tabs>
          <w:tab w:val="num" w:pos="2880"/>
        </w:tabs>
        <w:ind w:left="2880" w:hanging="360"/>
      </w:pPr>
      <w:rPr>
        <w:rFonts w:ascii="Symbol" w:hAnsi="Symbol" w:hint="default"/>
      </w:rPr>
    </w:lvl>
    <w:lvl w:ilvl="4" w:tplc="04050003" w:tentative="1">
      <w:start w:val="1"/>
      <w:numFmt w:val="bullet"/>
      <w:lvlText w:val="o"/>
      <w:lvlJc w:val="left"/>
      <w:pPr>
        <w:tabs>
          <w:tab w:val="num" w:pos="3600"/>
        </w:tabs>
        <w:ind w:left="3600" w:hanging="360"/>
      </w:pPr>
      <w:rPr>
        <w:rFonts w:ascii="Courier New" w:hAnsi="Courier New" w:hint="default"/>
      </w:rPr>
    </w:lvl>
    <w:lvl w:ilvl="5" w:tplc="04050005" w:tentative="1">
      <w:start w:val="1"/>
      <w:numFmt w:val="bullet"/>
      <w:lvlText w:val=""/>
      <w:lvlJc w:val="left"/>
      <w:pPr>
        <w:tabs>
          <w:tab w:val="num" w:pos="4320"/>
        </w:tabs>
        <w:ind w:left="4320" w:hanging="360"/>
      </w:pPr>
      <w:rPr>
        <w:rFonts w:ascii="Wingdings" w:hAnsi="Wingdings" w:hint="default"/>
      </w:rPr>
    </w:lvl>
    <w:lvl w:ilvl="6" w:tplc="04050001" w:tentative="1">
      <w:start w:val="1"/>
      <w:numFmt w:val="bullet"/>
      <w:lvlText w:val=""/>
      <w:lvlJc w:val="left"/>
      <w:pPr>
        <w:tabs>
          <w:tab w:val="num" w:pos="5040"/>
        </w:tabs>
        <w:ind w:left="5040" w:hanging="360"/>
      </w:pPr>
      <w:rPr>
        <w:rFonts w:ascii="Symbol" w:hAnsi="Symbol" w:hint="default"/>
      </w:rPr>
    </w:lvl>
    <w:lvl w:ilvl="7" w:tplc="04050003" w:tentative="1">
      <w:start w:val="1"/>
      <w:numFmt w:val="bullet"/>
      <w:lvlText w:val="o"/>
      <w:lvlJc w:val="left"/>
      <w:pPr>
        <w:tabs>
          <w:tab w:val="num" w:pos="5760"/>
        </w:tabs>
        <w:ind w:left="5760" w:hanging="360"/>
      </w:pPr>
      <w:rPr>
        <w:rFonts w:ascii="Courier New" w:hAnsi="Courier New" w:hint="default"/>
      </w:rPr>
    </w:lvl>
    <w:lvl w:ilvl="8" w:tplc="0405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631177B"/>
    <w:multiLevelType w:val="multilevel"/>
    <w:tmpl w:val="DC182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D27919"/>
    <w:multiLevelType w:val="multilevel"/>
    <w:tmpl w:val="F5A6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EB5A78"/>
    <w:multiLevelType w:val="multilevel"/>
    <w:tmpl w:val="CBE83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A91E5A"/>
    <w:multiLevelType w:val="multilevel"/>
    <w:tmpl w:val="198EA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8A3B5B"/>
    <w:multiLevelType w:val="hybridMultilevel"/>
    <w:tmpl w:val="A4B07E18"/>
    <w:lvl w:ilvl="0" w:tplc="CD98E94C">
      <w:start w:val="1"/>
      <w:numFmt w:val="decimal"/>
      <w:lvlText w:val="%1)"/>
      <w:lvlJc w:val="left"/>
      <w:pPr>
        <w:ind w:left="504" w:hanging="360"/>
      </w:pPr>
    </w:lvl>
    <w:lvl w:ilvl="1" w:tplc="04050019">
      <w:start w:val="1"/>
      <w:numFmt w:val="lowerLetter"/>
      <w:lvlText w:val="%2."/>
      <w:lvlJc w:val="left"/>
      <w:pPr>
        <w:ind w:left="1224" w:hanging="360"/>
      </w:pPr>
    </w:lvl>
    <w:lvl w:ilvl="2" w:tplc="0405001B">
      <w:start w:val="1"/>
      <w:numFmt w:val="lowerRoman"/>
      <w:lvlText w:val="%3."/>
      <w:lvlJc w:val="right"/>
      <w:pPr>
        <w:ind w:left="1944" w:hanging="180"/>
      </w:pPr>
    </w:lvl>
    <w:lvl w:ilvl="3" w:tplc="0405000F">
      <w:start w:val="1"/>
      <w:numFmt w:val="decimal"/>
      <w:lvlText w:val="%4."/>
      <w:lvlJc w:val="left"/>
      <w:pPr>
        <w:ind w:left="2664" w:hanging="360"/>
      </w:pPr>
    </w:lvl>
    <w:lvl w:ilvl="4" w:tplc="04050019">
      <w:start w:val="1"/>
      <w:numFmt w:val="lowerLetter"/>
      <w:lvlText w:val="%5."/>
      <w:lvlJc w:val="left"/>
      <w:pPr>
        <w:ind w:left="3384" w:hanging="360"/>
      </w:pPr>
    </w:lvl>
    <w:lvl w:ilvl="5" w:tplc="0405001B">
      <w:start w:val="1"/>
      <w:numFmt w:val="lowerRoman"/>
      <w:lvlText w:val="%6."/>
      <w:lvlJc w:val="right"/>
      <w:pPr>
        <w:ind w:left="4104" w:hanging="180"/>
      </w:pPr>
    </w:lvl>
    <w:lvl w:ilvl="6" w:tplc="0405000F">
      <w:start w:val="1"/>
      <w:numFmt w:val="decimal"/>
      <w:lvlText w:val="%7."/>
      <w:lvlJc w:val="left"/>
      <w:pPr>
        <w:ind w:left="4824" w:hanging="360"/>
      </w:pPr>
    </w:lvl>
    <w:lvl w:ilvl="7" w:tplc="04050019">
      <w:start w:val="1"/>
      <w:numFmt w:val="lowerLetter"/>
      <w:lvlText w:val="%8."/>
      <w:lvlJc w:val="left"/>
      <w:pPr>
        <w:ind w:left="5544" w:hanging="360"/>
      </w:pPr>
    </w:lvl>
    <w:lvl w:ilvl="8" w:tplc="0405001B">
      <w:start w:val="1"/>
      <w:numFmt w:val="lowerRoman"/>
      <w:lvlText w:val="%9."/>
      <w:lvlJc w:val="right"/>
      <w:pPr>
        <w:ind w:left="6264" w:hanging="180"/>
      </w:pPr>
    </w:lvl>
  </w:abstractNum>
  <w:abstractNum w:abstractNumId="19" w15:restartNumberingAfterBreak="0">
    <w:nsid w:val="34B37B31"/>
    <w:multiLevelType w:val="multilevel"/>
    <w:tmpl w:val="D8BE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621697"/>
    <w:multiLevelType w:val="multilevel"/>
    <w:tmpl w:val="C8E6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526C26"/>
    <w:multiLevelType w:val="multilevel"/>
    <w:tmpl w:val="8D2EB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987F15"/>
    <w:multiLevelType w:val="multilevel"/>
    <w:tmpl w:val="19BA7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7E1C34"/>
    <w:multiLevelType w:val="multilevel"/>
    <w:tmpl w:val="7D92E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4766947"/>
    <w:multiLevelType w:val="hybridMultilevel"/>
    <w:tmpl w:val="47C6DBD8"/>
    <w:lvl w:ilvl="0" w:tplc="0405000F">
      <w:start w:val="1"/>
      <w:numFmt w:val="decimal"/>
      <w:lvlText w:val="%1."/>
      <w:lvlJc w:val="left"/>
      <w:pPr>
        <w:ind w:left="1080" w:hanging="360"/>
      </w:p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25" w15:restartNumberingAfterBreak="0">
    <w:nsid w:val="67E32DAD"/>
    <w:multiLevelType w:val="multilevel"/>
    <w:tmpl w:val="04050025"/>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26" w15:restartNumberingAfterBreak="0">
    <w:nsid w:val="69221359"/>
    <w:multiLevelType w:val="hybridMultilevel"/>
    <w:tmpl w:val="81AC22F6"/>
    <w:lvl w:ilvl="0" w:tplc="B2CCCC48">
      <w:start w:val="2"/>
      <w:numFmt w:val="bullet"/>
      <w:lvlText w:val="-"/>
      <w:lvlJc w:val="left"/>
      <w:pPr>
        <w:ind w:left="504" w:hanging="360"/>
      </w:pPr>
      <w:rPr>
        <w:rFonts w:ascii="Times New Roman" w:eastAsiaTheme="minorHAnsi" w:hAnsi="Times New Roman" w:cs="Times New Roman" w:hint="default"/>
      </w:rPr>
    </w:lvl>
    <w:lvl w:ilvl="1" w:tplc="04050003" w:tentative="1">
      <w:start w:val="1"/>
      <w:numFmt w:val="bullet"/>
      <w:lvlText w:val="o"/>
      <w:lvlJc w:val="left"/>
      <w:pPr>
        <w:ind w:left="1224" w:hanging="360"/>
      </w:pPr>
      <w:rPr>
        <w:rFonts w:ascii="Courier New" w:hAnsi="Courier New" w:cs="Courier New" w:hint="default"/>
      </w:rPr>
    </w:lvl>
    <w:lvl w:ilvl="2" w:tplc="04050005" w:tentative="1">
      <w:start w:val="1"/>
      <w:numFmt w:val="bullet"/>
      <w:lvlText w:val=""/>
      <w:lvlJc w:val="left"/>
      <w:pPr>
        <w:ind w:left="1944" w:hanging="360"/>
      </w:pPr>
      <w:rPr>
        <w:rFonts w:ascii="Wingdings" w:hAnsi="Wingdings" w:hint="default"/>
      </w:rPr>
    </w:lvl>
    <w:lvl w:ilvl="3" w:tplc="04050001" w:tentative="1">
      <w:start w:val="1"/>
      <w:numFmt w:val="bullet"/>
      <w:lvlText w:val=""/>
      <w:lvlJc w:val="left"/>
      <w:pPr>
        <w:ind w:left="2664" w:hanging="360"/>
      </w:pPr>
      <w:rPr>
        <w:rFonts w:ascii="Symbol" w:hAnsi="Symbol" w:hint="default"/>
      </w:rPr>
    </w:lvl>
    <w:lvl w:ilvl="4" w:tplc="04050003" w:tentative="1">
      <w:start w:val="1"/>
      <w:numFmt w:val="bullet"/>
      <w:lvlText w:val="o"/>
      <w:lvlJc w:val="left"/>
      <w:pPr>
        <w:ind w:left="3384" w:hanging="360"/>
      </w:pPr>
      <w:rPr>
        <w:rFonts w:ascii="Courier New" w:hAnsi="Courier New" w:cs="Courier New" w:hint="default"/>
      </w:rPr>
    </w:lvl>
    <w:lvl w:ilvl="5" w:tplc="04050005" w:tentative="1">
      <w:start w:val="1"/>
      <w:numFmt w:val="bullet"/>
      <w:lvlText w:val=""/>
      <w:lvlJc w:val="left"/>
      <w:pPr>
        <w:ind w:left="4104" w:hanging="360"/>
      </w:pPr>
      <w:rPr>
        <w:rFonts w:ascii="Wingdings" w:hAnsi="Wingdings" w:hint="default"/>
      </w:rPr>
    </w:lvl>
    <w:lvl w:ilvl="6" w:tplc="04050001" w:tentative="1">
      <w:start w:val="1"/>
      <w:numFmt w:val="bullet"/>
      <w:lvlText w:val=""/>
      <w:lvlJc w:val="left"/>
      <w:pPr>
        <w:ind w:left="4824" w:hanging="360"/>
      </w:pPr>
      <w:rPr>
        <w:rFonts w:ascii="Symbol" w:hAnsi="Symbol" w:hint="default"/>
      </w:rPr>
    </w:lvl>
    <w:lvl w:ilvl="7" w:tplc="04050003" w:tentative="1">
      <w:start w:val="1"/>
      <w:numFmt w:val="bullet"/>
      <w:lvlText w:val="o"/>
      <w:lvlJc w:val="left"/>
      <w:pPr>
        <w:ind w:left="5544" w:hanging="360"/>
      </w:pPr>
      <w:rPr>
        <w:rFonts w:ascii="Courier New" w:hAnsi="Courier New" w:cs="Courier New" w:hint="default"/>
      </w:rPr>
    </w:lvl>
    <w:lvl w:ilvl="8" w:tplc="04050005" w:tentative="1">
      <w:start w:val="1"/>
      <w:numFmt w:val="bullet"/>
      <w:lvlText w:val=""/>
      <w:lvlJc w:val="left"/>
      <w:pPr>
        <w:ind w:left="6264" w:hanging="360"/>
      </w:pPr>
      <w:rPr>
        <w:rFonts w:ascii="Wingdings" w:hAnsi="Wingdings" w:hint="default"/>
      </w:rPr>
    </w:lvl>
  </w:abstractNum>
  <w:abstractNum w:abstractNumId="27" w15:restartNumberingAfterBreak="0">
    <w:nsid w:val="73350848"/>
    <w:multiLevelType w:val="hybridMultilevel"/>
    <w:tmpl w:val="DA326AF8"/>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8" w15:restartNumberingAfterBreak="0">
    <w:nsid w:val="76A44805"/>
    <w:multiLevelType w:val="hybridMultilevel"/>
    <w:tmpl w:val="4ED4729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9" w15:restartNumberingAfterBreak="0">
    <w:nsid w:val="7A0D1BDB"/>
    <w:multiLevelType w:val="multilevel"/>
    <w:tmpl w:val="D06C6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2091147">
    <w:abstractNumId w:val="8"/>
  </w:num>
  <w:num w:numId="2" w16cid:durableId="1957445919">
    <w:abstractNumId w:val="3"/>
  </w:num>
  <w:num w:numId="3" w16cid:durableId="1679696610">
    <w:abstractNumId w:val="2"/>
  </w:num>
  <w:num w:numId="4" w16cid:durableId="591662971">
    <w:abstractNumId w:val="1"/>
  </w:num>
  <w:num w:numId="5" w16cid:durableId="996567832">
    <w:abstractNumId w:val="0"/>
  </w:num>
  <w:num w:numId="6" w16cid:durableId="648361864">
    <w:abstractNumId w:val="9"/>
  </w:num>
  <w:num w:numId="7" w16cid:durableId="1208495493">
    <w:abstractNumId w:val="7"/>
  </w:num>
  <w:num w:numId="8" w16cid:durableId="429474959">
    <w:abstractNumId w:val="6"/>
  </w:num>
  <w:num w:numId="9" w16cid:durableId="728966219">
    <w:abstractNumId w:val="5"/>
  </w:num>
  <w:num w:numId="10" w16cid:durableId="717432340">
    <w:abstractNumId w:val="4"/>
  </w:num>
  <w:num w:numId="11" w16cid:durableId="2038307902">
    <w:abstractNumId w:val="28"/>
  </w:num>
  <w:num w:numId="12" w16cid:durableId="1820682427">
    <w:abstractNumId w:val="12"/>
  </w:num>
  <w:num w:numId="13" w16cid:durableId="1928076939">
    <w:abstractNumId w:val="25"/>
  </w:num>
  <w:num w:numId="14" w16cid:durableId="1599020824">
    <w:abstractNumId w:val="13"/>
  </w:num>
  <w:num w:numId="15" w16cid:durableId="443888155">
    <w:abstractNumId w:val="27"/>
  </w:num>
  <w:num w:numId="16" w16cid:durableId="53817081">
    <w:abstractNumId w:val="23"/>
  </w:num>
  <w:num w:numId="17" w16cid:durableId="891429535">
    <w:abstractNumId w:val="22"/>
  </w:num>
  <w:num w:numId="18" w16cid:durableId="691804932">
    <w:abstractNumId w:val="26"/>
  </w:num>
  <w:num w:numId="19" w16cid:durableId="8981503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61290556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54823243">
    <w:abstractNumId w:val="29"/>
  </w:num>
  <w:num w:numId="22" w16cid:durableId="503934298">
    <w:abstractNumId w:val="11"/>
  </w:num>
  <w:num w:numId="23" w16cid:durableId="934048015">
    <w:abstractNumId w:val="21"/>
  </w:num>
  <w:num w:numId="24" w16cid:durableId="1912962816">
    <w:abstractNumId w:val="10"/>
  </w:num>
  <w:num w:numId="25" w16cid:durableId="511990508">
    <w:abstractNumId w:val="16"/>
  </w:num>
  <w:num w:numId="26" w16cid:durableId="2097048001">
    <w:abstractNumId w:val="20"/>
  </w:num>
  <w:num w:numId="27" w16cid:durableId="1537621992">
    <w:abstractNumId w:val="17"/>
  </w:num>
  <w:num w:numId="28" w16cid:durableId="1428697420">
    <w:abstractNumId w:val="19"/>
  </w:num>
  <w:num w:numId="29" w16cid:durableId="669601018">
    <w:abstractNumId w:val="15"/>
  </w:num>
  <w:num w:numId="30" w16cid:durableId="684328585">
    <w:abstractNumId w:val="14"/>
  </w:num>
  <w:num w:numId="31" w16cid:durableId="749892338">
    <w:abstractNumId w:val="18"/>
  </w:num>
  <w:num w:numId="32" w16cid:durableId="155334300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removePersonalInformation/>
  <w:removeDateAndTime/>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5D44"/>
    <w:rsid w:val="00001700"/>
    <w:rsid w:val="0000624E"/>
    <w:rsid w:val="00011F5A"/>
    <w:rsid w:val="000122FA"/>
    <w:rsid w:val="00012D79"/>
    <w:rsid w:val="00015329"/>
    <w:rsid w:val="00016CE4"/>
    <w:rsid w:val="000233B6"/>
    <w:rsid w:val="00031751"/>
    <w:rsid w:val="000331D2"/>
    <w:rsid w:val="0003387C"/>
    <w:rsid w:val="00042BE0"/>
    <w:rsid w:val="00052E3F"/>
    <w:rsid w:val="00062114"/>
    <w:rsid w:val="00065A28"/>
    <w:rsid w:val="0008398F"/>
    <w:rsid w:val="000A3E4C"/>
    <w:rsid w:val="000B18B7"/>
    <w:rsid w:val="000B32AB"/>
    <w:rsid w:val="000B4713"/>
    <w:rsid w:val="000C3777"/>
    <w:rsid w:val="000C4A5D"/>
    <w:rsid w:val="000D0419"/>
    <w:rsid w:val="000D58F1"/>
    <w:rsid w:val="000E4CA0"/>
    <w:rsid w:val="000E69BB"/>
    <w:rsid w:val="000F2F18"/>
    <w:rsid w:val="000F6006"/>
    <w:rsid w:val="000F7253"/>
    <w:rsid w:val="00103431"/>
    <w:rsid w:val="00105FB0"/>
    <w:rsid w:val="00110D58"/>
    <w:rsid w:val="00111748"/>
    <w:rsid w:val="001149F4"/>
    <w:rsid w:val="001151C9"/>
    <w:rsid w:val="00115B1D"/>
    <w:rsid w:val="00117360"/>
    <w:rsid w:val="001205ED"/>
    <w:rsid w:val="00123154"/>
    <w:rsid w:val="0012438A"/>
    <w:rsid w:val="00124740"/>
    <w:rsid w:val="001252C4"/>
    <w:rsid w:val="00127DA7"/>
    <w:rsid w:val="00130228"/>
    <w:rsid w:val="001309F2"/>
    <w:rsid w:val="0013517F"/>
    <w:rsid w:val="00136201"/>
    <w:rsid w:val="00137261"/>
    <w:rsid w:val="001526CF"/>
    <w:rsid w:val="0015384A"/>
    <w:rsid w:val="001550EF"/>
    <w:rsid w:val="00171BA9"/>
    <w:rsid w:val="00177A14"/>
    <w:rsid w:val="00180F97"/>
    <w:rsid w:val="00185D44"/>
    <w:rsid w:val="00186E42"/>
    <w:rsid w:val="00195822"/>
    <w:rsid w:val="00195CAA"/>
    <w:rsid w:val="001A6444"/>
    <w:rsid w:val="001B30DB"/>
    <w:rsid w:val="001B39C5"/>
    <w:rsid w:val="001B5B53"/>
    <w:rsid w:val="001C0025"/>
    <w:rsid w:val="001C5F54"/>
    <w:rsid w:val="001D03B5"/>
    <w:rsid w:val="001D4F6A"/>
    <w:rsid w:val="001D748C"/>
    <w:rsid w:val="001F0B74"/>
    <w:rsid w:val="001F29E2"/>
    <w:rsid w:val="0020206D"/>
    <w:rsid w:val="002023BC"/>
    <w:rsid w:val="0020411E"/>
    <w:rsid w:val="0020595B"/>
    <w:rsid w:val="00206610"/>
    <w:rsid w:val="002066A6"/>
    <w:rsid w:val="00213026"/>
    <w:rsid w:val="002138EC"/>
    <w:rsid w:val="002209FE"/>
    <w:rsid w:val="00237E93"/>
    <w:rsid w:val="002444C7"/>
    <w:rsid w:val="00244A40"/>
    <w:rsid w:val="0025495C"/>
    <w:rsid w:val="00255E51"/>
    <w:rsid w:val="00266D6D"/>
    <w:rsid w:val="00267AC7"/>
    <w:rsid w:val="00273D72"/>
    <w:rsid w:val="00282B6B"/>
    <w:rsid w:val="002847C6"/>
    <w:rsid w:val="00285025"/>
    <w:rsid w:val="0028504E"/>
    <w:rsid w:val="0029431B"/>
    <w:rsid w:val="00297007"/>
    <w:rsid w:val="002978E4"/>
    <w:rsid w:val="002B2B64"/>
    <w:rsid w:val="002C12E6"/>
    <w:rsid w:val="002C4E5B"/>
    <w:rsid w:val="002D15D6"/>
    <w:rsid w:val="002D2B58"/>
    <w:rsid w:val="002D6678"/>
    <w:rsid w:val="002E0F98"/>
    <w:rsid w:val="002E4A8D"/>
    <w:rsid w:val="002E7F50"/>
    <w:rsid w:val="002F7F85"/>
    <w:rsid w:val="003022BB"/>
    <w:rsid w:val="0030603E"/>
    <w:rsid w:val="00310522"/>
    <w:rsid w:val="00313304"/>
    <w:rsid w:val="00322BEA"/>
    <w:rsid w:val="00322FBC"/>
    <w:rsid w:val="0032684D"/>
    <w:rsid w:val="003366E8"/>
    <w:rsid w:val="003370F3"/>
    <w:rsid w:val="0034429B"/>
    <w:rsid w:val="003445E9"/>
    <w:rsid w:val="00346001"/>
    <w:rsid w:val="00346FE4"/>
    <w:rsid w:val="00351B85"/>
    <w:rsid w:val="0035581E"/>
    <w:rsid w:val="003570FD"/>
    <w:rsid w:val="003742F5"/>
    <w:rsid w:val="00374D09"/>
    <w:rsid w:val="00375787"/>
    <w:rsid w:val="0038175F"/>
    <w:rsid w:val="00381D76"/>
    <w:rsid w:val="003872D0"/>
    <w:rsid w:val="00390EFC"/>
    <w:rsid w:val="003B090B"/>
    <w:rsid w:val="003C2D4C"/>
    <w:rsid w:val="003C7589"/>
    <w:rsid w:val="003D632B"/>
    <w:rsid w:val="003E55B7"/>
    <w:rsid w:val="003E6373"/>
    <w:rsid w:val="003E67B7"/>
    <w:rsid w:val="003E6E18"/>
    <w:rsid w:val="003F1D7F"/>
    <w:rsid w:val="003F55CD"/>
    <w:rsid w:val="00400057"/>
    <w:rsid w:val="00420D96"/>
    <w:rsid w:val="00422017"/>
    <w:rsid w:val="00424529"/>
    <w:rsid w:val="0042633D"/>
    <w:rsid w:val="00430979"/>
    <w:rsid w:val="00434AD5"/>
    <w:rsid w:val="00436299"/>
    <w:rsid w:val="004437DC"/>
    <w:rsid w:val="00446FA6"/>
    <w:rsid w:val="004477C6"/>
    <w:rsid w:val="00466C04"/>
    <w:rsid w:val="0047338B"/>
    <w:rsid w:val="00475ED3"/>
    <w:rsid w:val="004804A1"/>
    <w:rsid w:val="004818D6"/>
    <w:rsid w:val="00484DD2"/>
    <w:rsid w:val="004859E5"/>
    <w:rsid w:val="004A0949"/>
    <w:rsid w:val="004A68B4"/>
    <w:rsid w:val="004B523E"/>
    <w:rsid w:val="004C17A2"/>
    <w:rsid w:val="004D0366"/>
    <w:rsid w:val="004E1AD3"/>
    <w:rsid w:val="004F2BB2"/>
    <w:rsid w:val="004F5141"/>
    <w:rsid w:val="004F5E10"/>
    <w:rsid w:val="005045B0"/>
    <w:rsid w:val="00516336"/>
    <w:rsid w:val="0051692B"/>
    <w:rsid w:val="00526796"/>
    <w:rsid w:val="00527F41"/>
    <w:rsid w:val="0053276F"/>
    <w:rsid w:val="0053671B"/>
    <w:rsid w:val="0053749C"/>
    <w:rsid w:val="005410A8"/>
    <w:rsid w:val="00550603"/>
    <w:rsid w:val="00551789"/>
    <w:rsid w:val="0055610E"/>
    <w:rsid w:val="005565AE"/>
    <w:rsid w:val="00557709"/>
    <w:rsid w:val="0057610D"/>
    <w:rsid w:val="00576938"/>
    <w:rsid w:val="005850AC"/>
    <w:rsid w:val="00585BEB"/>
    <w:rsid w:val="00586BB6"/>
    <w:rsid w:val="00586BFF"/>
    <w:rsid w:val="00591C05"/>
    <w:rsid w:val="005A18B7"/>
    <w:rsid w:val="005A7F3E"/>
    <w:rsid w:val="005B2E9B"/>
    <w:rsid w:val="005C10CB"/>
    <w:rsid w:val="005C40A4"/>
    <w:rsid w:val="005D153A"/>
    <w:rsid w:val="005D6DB2"/>
    <w:rsid w:val="005E3AFD"/>
    <w:rsid w:val="005F0247"/>
    <w:rsid w:val="005F4527"/>
    <w:rsid w:val="005F58DA"/>
    <w:rsid w:val="0060197A"/>
    <w:rsid w:val="006027F5"/>
    <w:rsid w:val="00603BF9"/>
    <w:rsid w:val="00606423"/>
    <w:rsid w:val="0061002C"/>
    <w:rsid w:val="006162CE"/>
    <w:rsid w:val="00621664"/>
    <w:rsid w:val="00624D08"/>
    <w:rsid w:val="00634321"/>
    <w:rsid w:val="006370B2"/>
    <w:rsid w:val="00642C50"/>
    <w:rsid w:val="00646DD4"/>
    <w:rsid w:val="00650396"/>
    <w:rsid w:val="006543A4"/>
    <w:rsid w:val="00654ECB"/>
    <w:rsid w:val="00661713"/>
    <w:rsid w:val="006637CE"/>
    <w:rsid w:val="00667CF6"/>
    <w:rsid w:val="00672008"/>
    <w:rsid w:val="00684C2A"/>
    <w:rsid w:val="006941A5"/>
    <w:rsid w:val="00694B10"/>
    <w:rsid w:val="006A254E"/>
    <w:rsid w:val="006B0CD4"/>
    <w:rsid w:val="006D4666"/>
    <w:rsid w:val="006D598A"/>
    <w:rsid w:val="006D6C5A"/>
    <w:rsid w:val="006E0578"/>
    <w:rsid w:val="006E0BDA"/>
    <w:rsid w:val="006E3695"/>
    <w:rsid w:val="006E5BDC"/>
    <w:rsid w:val="006E7E16"/>
    <w:rsid w:val="006F3666"/>
    <w:rsid w:val="006F4FBB"/>
    <w:rsid w:val="00705859"/>
    <w:rsid w:val="007074D7"/>
    <w:rsid w:val="00711EB0"/>
    <w:rsid w:val="00712AFC"/>
    <w:rsid w:val="00715CC5"/>
    <w:rsid w:val="00720AAD"/>
    <w:rsid w:val="00721243"/>
    <w:rsid w:val="007212E3"/>
    <w:rsid w:val="00721546"/>
    <w:rsid w:val="00726AAE"/>
    <w:rsid w:val="00726D55"/>
    <w:rsid w:val="0073584A"/>
    <w:rsid w:val="00741625"/>
    <w:rsid w:val="00742A2E"/>
    <w:rsid w:val="007438E5"/>
    <w:rsid w:val="0074450A"/>
    <w:rsid w:val="00744F2E"/>
    <w:rsid w:val="00753141"/>
    <w:rsid w:val="00780FF4"/>
    <w:rsid w:val="007820F0"/>
    <w:rsid w:val="00791291"/>
    <w:rsid w:val="007A020A"/>
    <w:rsid w:val="007A780F"/>
    <w:rsid w:val="007B002C"/>
    <w:rsid w:val="007B4164"/>
    <w:rsid w:val="007B5486"/>
    <w:rsid w:val="007D473C"/>
    <w:rsid w:val="007E4018"/>
    <w:rsid w:val="007F136B"/>
    <w:rsid w:val="00803467"/>
    <w:rsid w:val="0081444C"/>
    <w:rsid w:val="00822644"/>
    <w:rsid w:val="0082268A"/>
    <w:rsid w:val="00825EC7"/>
    <w:rsid w:val="00832C95"/>
    <w:rsid w:val="00842BC9"/>
    <w:rsid w:val="00846A6C"/>
    <w:rsid w:val="00853288"/>
    <w:rsid w:val="00854E34"/>
    <w:rsid w:val="0086753A"/>
    <w:rsid w:val="008A3D56"/>
    <w:rsid w:val="008B6B60"/>
    <w:rsid w:val="008C2A17"/>
    <w:rsid w:val="008D1972"/>
    <w:rsid w:val="008D7F9A"/>
    <w:rsid w:val="008E2A4E"/>
    <w:rsid w:val="008E7F00"/>
    <w:rsid w:val="008F000A"/>
    <w:rsid w:val="008F1E48"/>
    <w:rsid w:val="008F7FF2"/>
    <w:rsid w:val="00901228"/>
    <w:rsid w:val="00901C00"/>
    <w:rsid w:val="0090546E"/>
    <w:rsid w:val="00906BC7"/>
    <w:rsid w:val="0090736E"/>
    <w:rsid w:val="009127F0"/>
    <w:rsid w:val="009213DD"/>
    <w:rsid w:val="0092140D"/>
    <w:rsid w:val="00923EED"/>
    <w:rsid w:val="0092600F"/>
    <w:rsid w:val="0093156D"/>
    <w:rsid w:val="00933327"/>
    <w:rsid w:val="0093487A"/>
    <w:rsid w:val="009407AC"/>
    <w:rsid w:val="009508E4"/>
    <w:rsid w:val="00960FCC"/>
    <w:rsid w:val="0096261C"/>
    <w:rsid w:val="00963D78"/>
    <w:rsid w:val="0097707B"/>
    <w:rsid w:val="00981A1D"/>
    <w:rsid w:val="00982001"/>
    <w:rsid w:val="009839B0"/>
    <w:rsid w:val="00995EF6"/>
    <w:rsid w:val="0099663F"/>
    <w:rsid w:val="00996A75"/>
    <w:rsid w:val="009975C8"/>
    <w:rsid w:val="009B6A84"/>
    <w:rsid w:val="009B75D2"/>
    <w:rsid w:val="009C26EF"/>
    <w:rsid w:val="009D2A97"/>
    <w:rsid w:val="009E3B8E"/>
    <w:rsid w:val="009F3A39"/>
    <w:rsid w:val="009F3B5C"/>
    <w:rsid w:val="009F57D7"/>
    <w:rsid w:val="00A01207"/>
    <w:rsid w:val="00A229CF"/>
    <w:rsid w:val="00A22B07"/>
    <w:rsid w:val="00A30698"/>
    <w:rsid w:val="00A3200D"/>
    <w:rsid w:val="00A36CE6"/>
    <w:rsid w:val="00A41148"/>
    <w:rsid w:val="00A41743"/>
    <w:rsid w:val="00A45FA0"/>
    <w:rsid w:val="00A617E7"/>
    <w:rsid w:val="00A71353"/>
    <w:rsid w:val="00A82F3D"/>
    <w:rsid w:val="00A84896"/>
    <w:rsid w:val="00A93B4C"/>
    <w:rsid w:val="00A9630C"/>
    <w:rsid w:val="00A97B6E"/>
    <w:rsid w:val="00AA3ED9"/>
    <w:rsid w:val="00AA6AAB"/>
    <w:rsid w:val="00AB12BF"/>
    <w:rsid w:val="00AC0843"/>
    <w:rsid w:val="00AC420F"/>
    <w:rsid w:val="00AD2508"/>
    <w:rsid w:val="00AE1ACD"/>
    <w:rsid w:val="00AE4B97"/>
    <w:rsid w:val="00AE5130"/>
    <w:rsid w:val="00AF32C3"/>
    <w:rsid w:val="00AF7D7B"/>
    <w:rsid w:val="00B07B21"/>
    <w:rsid w:val="00B10F1E"/>
    <w:rsid w:val="00B1174F"/>
    <w:rsid w:val="00B1363B"/>
    <w:rsid w:val="00B27BDA"/>
    <w:rsid w:val="00B378C5"/>
    <w:rsid w:val="00B41582"/>
    <w:rsid w:val="00B50196"/>
    <w:rsid w:val="00B517AB"/>
    <w:rsid w:val="00B51AE9"/>
    <w:rsid w:val="00B56DDC"/>
    <w:rsid w:val="00B57F25"/>
    <w:rsid w:val="00B73B5C"/>
    <w:rsid w:val="00B76B76"/>
    <w:rsid w:val="00B82E73"/>
    <w:rsid w:val="00B83995"/>
    <w:rsid w:val="00B85F2D"/>
    <w:rsid w:val="00B8657E"/>
    <w:rsid w:val="00B86A2D"/>
    <w:rsid w:val="00B9203A"/>
    <w:rsid w:val="00BA1AAA"/>
    <w:rsid w:val="00BB148F"/>
    <w:rsid w:val="00BC063E"/>
    <w:rsid w:val="00BD5154"/>
    <w:rsid w:val="00BE3169"/>
    <w:rsid w:val="00BE6F61"/>
    <w:rsid w:val="00BF1E12"/>
    <w:rsid w:val="00BF65F0"/>
    <w:rsid w:val="00C00C23"/>
    <w:rsid w:val="00C00D27"/>
    <w:rsid w:val="00C00D71"/>
    <w:rsid w:val="00C0409F"/>
    <w:rsid w:val="00C05CBD"/>
    <w:rsid w:val="00C144F1"/>
    <w:rsid w:val="00C23D5F"/>
    <w:rsid w:val="00C3203F"/>
    <w:rsid w:val="00C33366"/>
    <w:rsid w:val="00C34B92"/>
    <w:rsid w:val="00C366F6"/>
    <w:rsid w:val="00C56054"/>
    <w:rsid w:val="00C56A1B"/>
    <w:rsid w:val="00C56A64"/>
    <w:rsid w:val="00C60906"/>
    <w:rsid w:val="00C613D9"/>
    <w:rsid w:val="00C62EA0"/>
    <w:rsid w:val="00C65930"/>
    <w:rsid w:val="00C71496"/>
    <w:rsid w:val="00C71A3B"/>
    <w:rsid w:val="00C72EA1"/>
    <w:rsid w:val="00C731E0"/>
    <w:rsid w:val="00C74F44"/>
    <w:rsid w:val="00C8272B"/>
    <w:rsid w:val="00C83284"/>
    <w:rsid w:val="00C86A6C"/>
    <w:rsid w:val="00CA53B4"/>
    <w:rsid w:val="00CB18F3"/>
    <w:rsid w:val="00CB4037"/>
    <w:rsid w:val="00CC272C"/>
    <w:rsid w:val="00CC39F2"/>
    <w:rsid w:val="00CC493B"/>
    <w:rsid w:val="00CC73FF"/>
    <w:rsid w:val="00CC7B04"/>
    <w:rsid w:val="00CD04FC"/>
    <w:rsid w:val="00CD638A"/>
    <w:rsid w:val="00CE35AC"/>
    <w:rsid w:val="00CE41A0"/>
    <w:rsid w:val="00CE4929"/>
    <w:rsid w:val="00CE638B"/>
    <w:rsid w:val="00CF184B"/>
    <w:rsid w:val="00CF1D86"/>
    <w:rsid w:val="00CF2BF5"/>
    <w:rsid w:val="00D02B5B"/>
    <w:rsid w:val="00D129A4"/>
    <w:rsid w:val="00D14F43"/>
    <w:rsid w:val="00D3276D"/>
    <w:rsid w:val="00D3538C"/>
    <w:rsid w:val="00D36567"/>
    <w:rsid w:val="00D43B1B"/>
    <w:rsid w:val="00D5397A"/>
    <w:rsid w:val="00D57C58"/>
    <w:rsid w:val="00D647ED"/>
    <w:rsid w:val="00D64C85"/>
    <w:rsid w:val="00D67317"/>
    <w:rsid w:val="00D86EAF"/>
    <w:rsid w:val="00D92A3F"/>
    <w:rsid w:val="00D94AFF"/>
    <w:rsid w:val="00D96684"/>
    <w:rsid w:val="00D97F1A"/>
    <w:rsid w:val="00DA1FB4"/>
    <w:rsid w:val="00DA575B"/>
    <w:rsid w:val="00DA6559"/>
    <w:rsid w:val="00DB0AEA"/>
    <w:rsid w:val="00DC24B7"/>
    <w:rsid w:val="00DC2643"/>
    <w:rsid w:val="00DE0117"/>
    <w:rsid w:val="00E14912"/>
    <w:rsid w:val="00E24811"/>
    <w:rsid w:val="00E26A1F"/>
    <w:rsid w:val="00E33275"/>
    <w:rsid w:val="00E4252B"/>
    <w:rsid w:val="00E42DA0"/>
    <w:rsid w:val="00E43F7D"/>
    <w:rsid w:val="00E43FEF"/>
    <w:rsid w:val="00E510D0"/>
    <w:rsid w:val="00E60BB0"/>
    <w:rsid w:val="00E649C7"/>
    <w:rsid w:val="00E64C6F"/>
    <w:rsid w:val="00E65FA0"/>
    <w:rsid w:val="00E6719D"/>
    <w:rsid w:val="00E7096F"/>
    <w:rsid w:val="00E806FB"/>
    <w:rsid w:val="00E93D4A"/>
    <w:rsid w:val="00EA5138"/>
    <w:rsid w:val="00EA5B69"/>
    <w:rsid w:val="00EC12CE"/>
    <w:rsid w:val="00EC304B"/>
    <w:rsid w:val="00EC4928"/>
    <w:rsid w:val="00ED1DCC"/>
    <w:rsid w:val="00ED2913"/>
    <w:rsid w:val="00ED4323"/>
    <w:rsid w:val="00ED720D"/>
    <w:rsid w:val="00ED7516"/>
    <w:rsid w:val="00EF3F91"/>
    <w:rsid w:val="00F0005C"/>
    <w:rsid w:val="00F00C33"/>
    <w:rsid w:val="00F05D40"/>
    <w:rsid w:val="00F061FB"/>
    <w:rsid w:val="00F32CE3"/>
    <w:rsid w:val="00F35F60"/>
    <w:rsid w:val="00F43F63"/>
    <w:rsid w:val="00F4461D"/>
    <w:rsid w:val="00F52694"/>
    <w:rsid w:val="00F63CBB"/>
    <w:rsid w:val="00F640EC"/>
    <w:rsid w:val="00F71750"/>
    <w:rsid w:val="00F718F1"/>
    <w:rsid w:val="00F71F8B"/>
    <w:rsid w:val="00F77D1F"/>
    <w:rsid w:val="00F877A6"/>
    <w:rsid w:val="00F930DB"/>
    <w:rsid w:val="00F936AA"/>
    <w:rsid w:val="00F95B35"/>
    <w:rsid w:val="00F96427"/>
    <w:rsid w:val="00F97BD6"/>
    <w:rsid w:val="00FA2BC1"/>
    <w:rsid w:val="00FB086C"/>
    <w:rsid w:val="00FB340D"/>
    <w:rsid w:val="00FC2970"/>
    <w:rsid w:val="00FC33AA"/>
    <w:rsid w:val="00FC5CE6"/>
    <w:rsid w:val="00FD0DDE"/>
    <w:rsid w:val="00FD10D5"/>
    <w:rsid w:val="00FD42FA"/>
    <w:rsid w:val="00FD47B3"/>
    <w:rsid w:val="00FD67A1"/>
    <w:rsid w:val="00FD69E8"/>
    <w:rsid w:val="00FE1AB8"/>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0601A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822644"/>
    <w:pPr>
      <w:spacing w:line="360" w:lineRule="auto"/>
      <w:ind w:firstLine="709"/>
      <w:jc w:val="both"/>
    </w:pPr>
    <w:rPr>
      <w:sz w:val="24"/>
    </w:rPr>
  </w:style>
  <w:style w:type="paragraph" w:styleId="Nadpis1">
    <w:name w:val="heading 1"/>
    <w:basedOn w:val="Normln"/>
    <w:next w:val="Zkladntext"/>
    <w:link w:val="Nadpis1Char"/>
    <w:uiPriority w:val="9"/>
    <w:qFormat/>
    <w:rsid w:val="003570FD"/>
    <w:pPr>
      <w:keepNext/>
      <w:keepLines/>
      <w:pageBreakBefore/>
      <w:numPr>
        <w:numId w:val="13"/>
      </w:numPr>
      <w:spacing w:before="240" w:after="240"/>
      <w:ind w:left="431" w:hanging="431"/>
      <w:outlineLvl w:val="0"/>
    </w:pPr>
    <w:rPr>
      <w:rFonts w:asciiTheme="majorHAnsi" w:eastAsiaTheme="majorEastAsia" w:hAnsiTheme="majorHAnsi" w:cstheme="majorBidi"/>
      <w:b/>
      <w:sz w:val="32"/>
      <w:szCs w:val="32"/>
    </w:rPr>
  </w:style>
  <w:style w:type="paragraph" w:styleId="Nadpis2">
    <w:name w:val="heading 2"/>
    <w:basedOn w:val="Normln"/>
    <w:next w:val="Zkladntext"/>
    <w:link w:val="Nadpis2Char"/>
    <w:uiPriority w:val="9"/>
    <w:unhideWhenUsed/>
    <w:qFormat/>
    <w:rsid w:val="003570FD"/>
    <w:pPr>
      <w:keepNext/>
      <w:keepLines/>
      <w:numPr>
        <w:ilvl w:val="1"/>
        <w:numId w:val="13"/>
      </w:numPr>
      <w:spacing w:before="40" w:after="240"/>
      <w:ind w:left="578" w:hanging="578"/>
      <w:outlineLvl w:val="1"/>
    </w:pPr>
    <w:rPr>
      <w:rFonts w:asciiTheme="majorHAnsi" w:eastAsiaTheme="majorEastAsia" w:hAnsiTheme="majorHAnsi" w:cstheme="majorBidi"/>
      <w:b/>
      <w:sz w:val="28"/>
      <w:szCs w:val="26"/>
    </w:rPr>
  </w:style>
  <w:style w:type="paragraph" w:styleId="Nadpis3">
    <w:name w:val="heading 3"/>
    <w:basedOn w:val="Normln"/>
    <w:next w:val="Zkladntext"/>
    <w:link w:val="Nadpis3Char"/>
    <w:uiPriority w:val="9"/>
    <w:unhideWhenUsed/>
    <w:qFormat/>
    <w:rsid w:val="003570FD"/>
    <w:pPr>
      <w:keepNext/>
      <w:keepLines/>
      <w:numPr>
        <w:ilvl w:val="2"/>
        <w:numId w:val="13"/>
      </w:numPr>
      <w:spacing w:before="40" w:after="240"/>
      <w:outlineLvl w:val="2"/>
    </w:pPr>
    <w:rPr>
      <w:rFonts w:asciiTheme="majorHAnsi" w:eastAsiaTheme="majorEastAsia" w:hAnsiTheme="majorHAnsi" w:cstheme="majorBidi"/>
      <w:b/>
      <w:color w:val="000000" w:themeColor="accent1" w:themeShade="7F"/>
      <w:szCs w:val="24"/>
    </w:rPr>
  </w:style>
  <w:style w:type="paragraph" w:styleId="Nadpis4">
    <w:name w:val="heading 4"/>
    <w:basedOn w:val="Normln"/>
    <w:next w:val="Normln"/>
    <w:link w:val="Nadpis4Char"/>
    <w:uiPriority w:val="9"/>
    <w:semiHidden/>
    <w:unhideWhenUsed/>
    <w:qFormat/>
    <w:rsid w:val="00726AAE"/>
    <w:pPr>
      <w:keepNext/>
      <w:keepLines/>
      <w:numPr>
        <w:ilvl w:val="3"/>
        <w:numId w:val="13"/>
      </w:numPr>
      <w:spacing w:before="40"/>
      <w:outlineLvl w:val="3"/>
    </w:pPr>
    <w:rPr>
      <w:rFonts w:ascii="Times New Roman" w:eastAsiaTheme="majorEastAsia" w:hAnsi="Times New Roman" w:cstheme="majorBidi"/>
      <w:i/>
      <w:iCs/>
      <w:color w:val="000000" w:themeColor="accent1" w:themeShade="BF"/>
    </w:rPr>
  </w:style>
  <w:style w:type="paragraph" w:styleId="Nadpis5">
    <w:name w:val="heading 5"/>
    <w:basedOn w:val="Normln"/>
    <w:next w:val="Zkladntext"/>
    <w:link w:val="Nadpis5Char"/>
    <w:uiPriority w:val="9"/>
    <w:semiHidden/>
    <w:unhideWhenUsed/>
    <w:qFormat/>
    <w:rsid w:val="00711EB0"/>
    <w:pPr>
      <w:keepNext/>
      <w:keepLines/>
      <w:numPr>
        <w:ilvl w:val="4"/>
        <w:numId w:val="13"/>
      </w:numPr>
      <w:spacing w:before="40"/>
      <w:outlineLvl w:val="4"/>
    </w:pPr>
    <w:rPr>
      <w:rFonts w:asciiTheme="majorHAnsi" w:eastAsiaTheme="majorEastAsia" w:hAnsiTheme="majorHAnsi" w:cstheme="majorBidi"/>
      <w:color w:val="000000" w:themeColor="accent1" w:themeShade="BF"/>
    </w:rPr>
  </w:style>
  <w:style w:type="paragraph" w:styleId="Nadpis6">
    <w:name w:val="heading 6"/>
    <w:basedOn w:val="Normln"/>
    <w:next w:val="Zkladntext"/>
    <w:link w:val="Nadpis6Char"/>
    <w:uiPriority w:val="9"/>
    <w:semiHidden/>
    <w:unhideWhenUsed/>
    <w:qFormat/>
    <w:rsid w:val="00711EB0"/>
    <w:pPr>
      <w:keepNext/>
      <w:keepLines/>
      <w:numPr>
        <w:ilvl w:val="5"/>
        <w:numId w:val="13"/>
      </w:numPr>
      <w:spacing w:before="40"/>
      <w:outlineLvl w:val="5"/>
    </w:pPr>
    <w:rPr>
      <w:rFonts w:asciiTheme="majorHAnsi" w:eastAsiaTheme="majorEastAsia" w:hAnsiTheme="majorHAnsi" w:cstheme="majorBidi"/>
      <w:color w:val="000000" w:themeColor="accent1" w:themeShade="7F"/>
    </w:rPr>
  </w:style>
  <w:style w:type="paragraph" w:styleId="Nadpis7">
    <w:name w:val="heading 7"/>
    <w:basedOn w:val="Normln"/>
    <w:next w:val="Zkladntext"/>
    <w:link w:val="Nadpis7Char"/>
    <w:uiPriority w:val="9"/>
    <w:semiHidden/>
    <w:unhideWhenUsed/>
    <w:qFormat/>
    <w:rsid w:val="00711EB0"/>
    <w:pPr>
      <w:keepNext/>
      <w:keepLines/>
      <w:numPr>
        <w:ilvl w:val="6"/>
        <w:numId w:val="13"/>
      </w:numPr>
      <w:spacing w:before="40"/>
      <w:outlineLvl w:val="6"/>
    </w:pPr>
    <w:rPr>
      <w:rFonts w:asciiTheme="majorHAnsi" w:eastAsiaTheme="majorEastAsia" w:hAnsiTheme="majorHAnsi" w:cstheme="majorBidi"/>
      <w:i/>
      <w:iCs/>
      <w:color w:val="000000" w:themeColor="accent1" w:themeShade="7F"/>
    </w:rPr>
  </w:style>
  <w:style w:type="paragraph" w:styleId="Nadpis8">
    <w:name w:val="heading 8"/>
    <w:basedOn w:val="Normln"/>
    <w:next w:val="Zkladntext"/>
    <w:link w:val="Nadpis8Char"/>
    <w:uiPriority w:val="9"/>
    <w:semiHidden/>
    <w:unhideWhenUsed/>
    <w:qFormat/>
    <w:rsid w:val="00711EB0"/>
    <w:pPr>
      <w:keepNext/>
      <w:keepLines/>
      <w:numPr>
        <w:ilvl w:val="7"/>
        <w:numId w:val="13"/>
      </w:numPr>
      <w:spacing w:before="40"/>
      <w:outlineLvl w:val="7"/>
    </w:pPr>
    <w:rPr>
      <w:rFonts w:asciiTheme="majorHAnsi" w:eastAsiaTheme="majorEastAsia" w:hAnsiTheme="majorHAnsi" w:cstheme="majorBidi"/>
      <w:color w:val="272727" w:themeColor="text1" w:themeTint="D8"/>
      <w:sz w:val="21"/>
      <w:szCs w:val="21"/>
    </w:rPr>
  </w:style>
  <w:style w:type="paragraph" w:styleId="Nadpis9">
    <w:name w:val="heading 9"/>
    <w:basedOn w:val="Normln"/>
    <w:next w:val="Zkladntext"/>
    <w:link w:val="Nadpis9Char"/>
    <w:uiPriority w:val="9"/>
    <w:semiHidden/>
    <w:unhideWhenUsed/>
    <w:qFormat/>
    <w:rsid w:val="00711EB0"/>
    <w:pPr>
      <w:keepNext/>
      <w:keepLines/>
      <w:numPr>
        <w:ilvl w:val="8"/>
        <w:numId w:val="1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kladntext">
    <w:name w:val="Body Text"/>
    <w:basedOn w:val="Normln"/>
    <w:link w:val="ZkladntextChar"/>
    <w:uiPriority w:val="99"/>
    <w:unhideWhenUsed/>
    <w:qFormat/>
    <w:rsid w:val="00110D58"/>
    <w:pPr>
      <w:ind w:firstLine="0"/>
    </w:pPr>
  </w:style>
  <w:style w:type="character" w:customStyle="1" w:styleId="ZkladntextChar">
    <w:name w:val="Základní text Char"/>
    <w:basedOn w:val="Standardnpsmoodstavce"/>
    <w:link w:val="Zkladntext"/>
    <w:uiPriority w:val="99"/>
    <w:rsid w:val="00110D58"/>
    <w:rPr>
      <w:sz w:val="24"/>
    </w:rPr>
  </w:style>
  <w:style w:type="paragraph" w:customStyle="1" w:styleId="Titulnlistnzvy">
    <w:name w:val="Titulní list názvy"/>
    <w:basedOn w:val="Normln"/>
    <w:qFormat/>
    <w:rsid w:val="00822644"/>
    <w:pPr>
      <w:ind w:firstLine="0"/>
      <w:jc w:val="center"/>
    </w:pPr>
  </w:style>
  <w:style w:type="paragraph" w:customStyle="1" w:styleId="Titulnlistjmna">
    <w:name w:val="Titulní list jména"/>
    <w:basedOn w:val="Normln"/>
    <w:qFormat/>
    <w:rsid w:val="00BD5154"/>
    <w:pPr>
      <w:tabs>
        <w:tab w:val="left" w:pos="3402"/>
      </w:tabs>
    </w:pPr>
  </w:style>
  <w:style w:type="paragraph" w:styleId="Seznamsodrkami">
    <w:name w:val="List Bullet"/>
    <w:basedOn w:val="Zkladntext"/>
    <w:uiPriority w:val="99"/>
    <w:unhideWhenUsed/>
    <w:qFormat/>
    <w:rsid w:val="00726AAE"/>
    <w:pPr>
      <w:numPr>
        <w:numId w:val="6"/>
      </w:numPr>
      <w:ind w:left="697" w:hanging="357"/>
      <w:contextualSpacing/>
    </w:pPr>
  </w:style>
  <w:style w:type="paragraph" w:styleId="Odstavecseseznamem">
    <w:name w:val="List Paragraph"/>
    <w:basedOn w:val="Normln"/>
    <w:uiPriority w:val="34"/>
    <w:qFormat/>
    <w:rsid w:val="00F718F1"/>
    <w:pPr>
      <w:ind w:left="720"/>
      <w:contextualSpacing/>
    </w:pPr>
  </w:style>
  <w:style w:type="character" w:customStyle="1" w:styleId="Nadpis1Char">
    <w:name w:val="Nadpis 1 Char"/>
    <w:basedOn w:val="Standardnpsmoodstavce"/>
    <w:link w:val="Nadpis1"/>
    <w:uiPriority w:val="9"/>
    <w:rsid w:val="003570FD"/>
    <w:rPr>
      <w:rFonts w:asciiTheme="majorHAnsi" w:eastAsiaTheme="majorEastAsia" w:hAnsiTheme="majorHAnsi" w:cstheme="majorBidi"/>
      <w:b/>
      <w:sz w:val="32"/>
      <w:szCs w:val="32"/>
    </w:rPr>
  </w:style>
  <w:style w:type="paragraph" w:styleId="Nadpisobsahu">
    <w:name w:val="TOC Heading"/>
    <w:basedOn w:val="Nadpis1"/>
    <w:next w:val="Normln"/>
    <w:uiPriority w:val="39"/>
    <w:unhideWhenUsed/>
    <w:qFormat/>
    <w:rsid w:val="00322FBC"/>
    <w:pPr>
      <w:numPr>
        <w:numId w:val="0"/>
      </w:numPr>
      <w:outlineLvl w:val="9"/>
    </w:pPr>
  </w:style>
  <w:style w:type="character" w:customStyle="1" w:styleId="Nadpis2Char">
    <w:name w:val="Nadpis 2 Char"/>
    <w:basedOn w:val="Standardnpsmoodstavce"/>
    <w:link w:val="Nadpis2"/>
    <w:uiPriority w:val="9"/>
    <w:rsid w:val="003570FD"/>
    <w:rPr>
      <w:rFonts w:asciiTheme="majorHAnsi" w:eastAsiaTheme="majorEastAsia" w:hAnsiTheme="majorHAnsi" w:cstheme="majorBidi"/>
      <w:b/>
      <w:sz w:val="28"/>
      <w:szCs w:val="26"/>
    </w:rPr>
  </w:style>
  <w:style w:type="character" w:customStyle="1" w:styleId="Nadpis3Char">
    <w:name w:val="Nadpis 3 Char"/>
    <w:basedOn w:val="Standardnpsmoodstavce"/>
    <w:link w:val="Nadpis3"/>
    <w:uiPriority w:val="9"/>
    <w:rsid w:val="003570FD"/>
    <w:rPr>
      <w:rFonts w:asciiTheme="majorHAnsi" w:eastAsiaTheme="majorEastAsia" w:hAnsiTheme="majorHAnsi" w:cstheme="majorBidi"/>
      <w:b/>
      <w:color w:val="000000" w:themeColor="accent1" w:themeShade="7F"/>
      <w:sz w:val="24"/>
      <w:szCs w:val="24"/>
    </w:rPr>
  </w:style>
  <w:style w:type="character" w:customStyle="1" w:styleId="Nadpis4Char">
    <w:name w:val="Nadpis 4 Char"/>
    <w:basedOn w:val="Standardnpsmoodstavce"/>
    <w:link w:val="Nadpis4"/>
    <w:uiPriority w:val="9"/>
    <w:semiHidden/>
    <w:rsid w:val="00726AAE"/>
    <w:rPr>
      <w:rFonts w:ascii="Times New Roman" w:eastAsiaTheme="majorEastAsia" w:hAnsi="Times New Roman" w:cstheme="majorBidi"/>
      <w:i/>
      <w:iCs/>
      <w:color w:val="000000" w:themeColor="accent1" w:themeShade="BF"/>
      <w:sz w:val="24"/>
    </w:rPr>
  </w:style>
  <w:style w:type="character" w:customStyle="1" w:styleId="Nadpis5Char">
    <w:name w:val="Nadpis 5 Char"/>
    <w:basedOn w:val="Standardnpsmoodstavce"/>
    <w:link w:val="Nadpis5"/>
    <w:uiPriority w:val="9"/>
    <w:semiHidden/>
    <w:rsid w:val="00711EB0"/>
    <w:rPr>
      <w:rFonts w:asciiTheme="majorHAnsi" w:eastAsiaTheme="majorEastAsia" w:hAnsiTheme="majorHAnsi" w:cstheme="majorBidi"/>
      <w:color w:val="000000" w:themeColor="accent1" w:themeShade="BF"/>
      <w:sz w:val="24"/>
    </w:rPr>
  </w:style>
  <w:style w:type="character" w:customStyle="1" w:styleId="Nadpis6Char">
    <w:name w:val="Nadpis 6 Char"/>
    <w:basedOn w:val="Standardnpsmoodstavce"/>
    <w:link w:val="Nadpis6"/>
    <w:uiPriority w:val="9"/>
    <w:semiHidden/>
    <w:rsid w:val="00711EB0"/>
    <w:rPr>
      <w:rFonts w:asciiTheme="majorHAnsi" w:eastAsiaTheme="majorEastAsia" w:hAnsiTheme="majorHAnsi" w:cstheme="majorBidi"/>
      <w:color w:val="000000" w:themeColor="accent1" w:themeShade="7F"/>
      <w:sz w:val="24"/>
    </w:rPr>
  </w:style>
  <w:style w:type="character" w:customStyle="1" w:styleId="Nadpis7Char">
    <w:name w:val="Nadpis 7 Char"/>
    <w:basedOn w:val="Standardnpsmoodstavce"/>
    <w:link w:val="Nadpis7"/>
    <w:uiPriority w:val="9"/>
    <w:semiHidden/>
    <w:rsid w:val="00711EB0"/>
    <w:rPr>
      <w:rFonts w:asciiTheme="majorHAnsi" w:eastAsiaTheme="majorEastAsia" w:hAnsiTheme="majorHAnsi" w:cstheme="majorBidi"/>
      <w:i/>
      <w:iCs/>
      <w:color w:val="000000" w:themeColor="accent1" w:themeShade="7F"/>
      <w:sz w:val="24"/>
    </w:rPr>
  </w:style>
  <w:style w:type="character" w:customStyle="1" w:styleId="Nadpis8Char">
    <w:name w:val="Nadpis 8 Char"/>
    <w:basedOn w:val="Standardnpsmoodstavce"/>
    <w:link w:val="Nadpis8"/>
    <w:uiPriority w:val="9"/>
    <w:semiHidden/>
    <w:rsid w:val="00711EB0"/>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Standardnpsmoodstavce"/>
    <w:link w:val="Nadpis9"/>
    <w:uiPriority w:val="9"/>
    <w:semiHidden/>
    <w:rsid w:val="00711EB0"/>
    <w:rPr>
      <w:rFonts w:asciiTheme="majorHAnsi" w:eastAsiaTheme="majorEastAsia" w:hAnsiTheme="majorHAnsi" w:cstheme="majorBidi"/>
      <w:i/>
      <w:iCs/>
      <w:color w:val="272727" w:themeColor="text1" w:themeTint="D8"/>
      <w:sz w:val="21"/>
      <w:szCs w:val="21"/>
    </w:rPr>
  </w:style>
  <w:style w:type="paragraph" w:customStyle="1" w:styleId="Nadpisbezsla">
    <w:name w:val="Nadpis bez čísla"/>
    <w:basedOn w:val="Nadpis1"/>
    <w:rsid w:val="006370B2"/>
    <w:pPr>
      <w:numPr>
        <w:numId w:val="0"/>
      </w:numPr>
    </w:pPr>
  </w:style>
  <w:style w:type="paragraph" w:styleId="Obsah1">
    <w:name w:val="toc 1"/>
    <w:basedOn w:val="Normln"/>
    <w:next w:val="Normln"/>
    <w:autoRedefine/>
    <w:uiPriority w:val="39"/>
    <w:unhideWhenUsed/>
    <w:rsid w:val="0020411E"/>
    <w:pPr>
      <w:spacing w:after="100"/>
    </w:pPr>
  </w:style>
  <w:style w:type="paragraph" w:styleId="Obsah2">
    <w:name w:val="toc 2"/>
    <w:basedOn w:val="Normln"/>
    <w:next w:val="Normln"/>
    <w:autoRedefine/>
    <w:uiPriority w:val="39"/>
    <w:unhideWhenUsed/>
    <w:rsid w:val="0020411E"/>
    <w:pPr>
      <w:spacing w:after="100"/>
      <w:ind w:left="240"/>
    </w:pPr>
  </w:style>
  <w:style w:type="character" w:styleId="Hypertextovodkaz">
    <w:name w:val="Hyperlink"/>
    <w:basedOn w:val="Standardnpsmoodstavce"/>
    <w:uiPriority w:val="99"/>
    <w:unhideWhenUsed/>
    <w:rsid w:val="0020411E"/>
    <w:rPr>
      <w:color w:val="0563C1" w:themeColor="hyperlink"/>
      <w:u w:val="single"/>
    </w:rPr>
  </w:style>
  <w:style w:type="paragraph" w:styleId="Zhlav">
    <w:name w:val="header"/>
    <w:basedOn w:val="Normln"/>
    <w:link w:val="ZhlavChar"/>
    <w:uiPriority w:val="99"/>
    <w:unhideWhenUsed/>
    <w:rsid w:val="0020411E"/>
    <w:pPr>
      <w:tabs>
        <w:tab w:val="center" w:pos="4536"/>
        <w:tab w:val="right" w:pos="9072"/>
      </w:tabs>
    </w:pPr>
  </w:style>
  <w:style w:type="character" w:customStyle="1" w:styleId="ZhlavChar">
    <w:name w:val="Záhlaví Char"/>
    <w:basedOn w:val="Standardnpsmoodstavce"/>
    <w:link w:val="Zhlav"/>
    <w:uiPriority w:val="99"/>
    <w:rsid w:val="0020411E"/>
    <w:rPr>
      <w:sz w:val="24"/>
    </w:rPr>
  </w:style>
  <w:style w:type="paragraph" w:styleId="Zpat">
    <w:name w:val="footer"/>
    <w:basedOn w:val="Normln"/>
    <w:link w:val="ZpatChar"/>
    <w:uiPriority w:val="99"/>
    <w:unhideWhenUsed/>
    <w:rsid w:val="0020411E"/>
    <w:pPr>
      <w:tabs>
        <w:tab w:val="center" w:pos="4536"/>
        <w:tab w:val="right" w:pos="9072"/>
      </w:tabs>
    </w:pPr>
  </w:style>
  <w:style w:type="character" w:customStyle="1" w:styleId="ZpatChar">
    <w:name w:val="Zápatí Char"/>
    <w:basedOn w:val="Standardnpsmoodstavce"/>
    <w:link w:val="Zpat"/>
    <w:uiPriority w:val="99"/>
    <w:rsid w:val="0020411E"/>
    <w:rPr>
      <w:sz w:val="24"/>
    </w:rPr>
  </w:style>
  <w:style w:type="character" w:styleId="Zstupntext">
    <w:name w:val="Placeholder Text"/>
    <w:basedOn w:val="Standardnpsmoodstavce"/>
    <w:uiPriority w:val="99"/>
    <w:semiHidden/>
    <w:rsid w:val="00F936AA"/>
    <w:rPr>
      <w:color w:val="808080"/>
    </w:rPr>
  </w:style>
  <w:style w:type="paragraph" w:styleId="Titulek">
    <w:name w:val="caption"/>
    <w:basedOn w:val="Normln"/>
    <w:next w:val="Normln"/>
    <w:uiPriority w:val="35"/>
    <w:unhideWhenUsed/>
    <w:qFormat/>
    <w:rsid w:val="00726AAE"/>
    <w:pPr>
      <w:spacing w:after="200"/>
    </w:pPr>
    <w:rPr>
      <w:i/>
      <w:iCs/>
      <w:szCs w:val="18"/>
    </w:rPr>
  </w:style>
  <w:style w:type="paragraph" w:customStyle="1" w:styleId="Nadpisploha">
    <w:name w:val="Nadpis příloha"/>
    <w:basedOn w:val="Nadpisbezsla"/>
    <w:qFormat/>
    <w:rsid w:val="00322FBC"/>
  </w:style>
  <w:style w:type="paragraph" w:customStyle="1" w:styleId="Nzeveskynavodnstran">
    <w:name w:val="Název česky na úvodní straně"/>
    <w:basedOn w:val="Normln"/>
    <w:rsid w:val="009F57D7"/>
    <w:pPr>
      <w:jc w:val="center"/>
    </w:pPr>
  </w:style>
  <w:style w:type="paragraph" w:customStyle="1" w:styleId="Nzevanglickynavodnstran">
    <w:name w:val="Název anglicky na úvodní straně"/>
    <w:basedOn w:val="Normln"/>
    <w:rsid w:val="009F57D7"/>
    <w:pPr>
      <w:jc w:val="center"/>
    </w:pPr>
    <w:rPr>
      <w:lang w:val="en-GB"/>
    </w:rPr>
  </w:style>
  <w:style w:type="character" w:customStyle="1" w:styleId="Nzevkatedry">
    <w:name w:val="Název katedry"/>
    <w:basedOn w:val="Standardnpsmoodstavce"/>
    <w:uiPriority w:val="1"/>
    <w:qFormat/>
    <w:rsid w:val="00780FF4"/>
    <w:rPr>
      <w:caps/>
      <w:smallCaps w:val="0"/>
    </w:rPr>
  </w:style>
  <w:style w:type="paragraph" w:customStyle="1" w:styleId="Seznampouitliteratury">
    <w:name w:val="Seznam použité literatury"/>
    <w:basedOn w:val="Normln"/>
    <w:rsid w:val="00484DD2"/>
    <w:pPr>
      <w:spacing w:after="240"/>
    </w:pPr>
  </w:style>
  <w:style w:type="paragraph" w:styleId="slovanseznam">
    <w:name w:val="List Number"/>
    <w:basedOn w:val="Zkladntext"/>
    <w:uiPriority w:val="99"/>
    <w:unhideWhenUsed/>
    <w:qFormat/>
    <w:rsid w:val="004E1AD3"/>
    <w:pPr>
      <w:numPr>
        <w:numId w:val="1"/>
      </w:numPr>
      <w:ind w:left="697" w:hanging="357"/>
      <w:contextualSpacing/>
    </w:pPr>
  </w:style>
  <w:style w:type="paragraph" w:styleId="Obsah3">
    <w:name w:val="toc 3"/>
    <w:basedOn w:val="Normln"/>
    <w:next w:val="Normln"/>
    <w:autoRedefine/>
    <w:uiPriority w:val="39"/>
    <w:unhideWhenUsed/>
    <w:rsid w:val="00B85F2D"/>
    <w:pPr>
      <w:spacing w:after="100"/>
      <w:ind w:left="480"/>
    </w:pPr>
  </w:style>
  <w:style w:type="paragraph" w:customStyle="1" w:styleId="Zkratky">
    <w:name w:val="Zkratky"/>
    <w:basedOn w:val="Normln"/>
    <w:qFormat/>
    <w:rsid w:val="004E1AD3"/>
  </w:style>
  <w:style w:type="table" w:styleId="Mkatabulky">
    <w:name w:val="Table Grid"/>
    <w:basedOn w:val="Normlntabulka"/>
    <w:uiPriority w:val="39"/>
    <w:rsid w:val="00237E9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Zkladntextodsazen2">
    <w:name w:val="Body Text Indent 2"/>
    <w:basedOn w:val="Normln"/>
    <w:link w:val="Zkladntextodsazen2Char"/>
    <w:uiPriority w:val="99"/>
    <w:unhideWhenUsed/>
    <w:rsid w:val="006E3695"/>
    <w:pPr>
      <w:spacing w:line="480" w:lineRule="auto"/>
      <w:ind w:left="283"/>
    </w:pPr>
    <w:rPr>
      <w:rFonts w:ascii="Times New Roman" w:eastAsia="Times New Roman" w:hAnsi="Times New Roman" w:cs="Times New Roman"/>
      <w:szCs w:val="24"/>
      <w:lang w:eastAsia="cs-CZ"/>
    </w:rPr>
  </w:style>
  <w:style w:type="character" w:customStyle="1" w:styleId="Zkladntextodsazen2Char">
    <w:name w:val="Základní text odsazený 2 Char"/>
    <w:basedOn w:val="Standardnpsmoodstavce"/>
    <w:link w:val="Zkladntextodsazen2"/>
    <w:uiPriority w:val="99"/>
    <w:rsid w:val="006E3695"/>
    <w:rPr>
      <w:rFonts w:ascii="Times New Roman" w:eastAsia="Times New Roman" w:hAnsi="Times New Roman" w:cs="Times New Roman"/>
      <w:sz w:val="24"/>
      <w:szCs w:val="24"/>
      <w:lang w:eastAsia="cs-CZ"/>
    </w:rPr>
  </w:style>
  <w:style w:type="character" w:styleId="Siln">
    <w:name w:val="Strong"/>
    <w:basedOn w:val="Standardnpsmoodstavce"/>
    <w:uiPriority w:val="22"/>
    <w:qFormat/>
    <w:rsid w:val="00E42DA0"/>
    <w:rPr>
      <w:b/>
      <w:bCs/>
    </w:rPr>
  </w:style>
  <w:style w:type="character" w:styleId="Odkaznakoment">
    <w:name w:val="annotation reference"/>
    <w:basedOn w:val="Standardnpsmoodstavce"/>
    <w:uiPriority w:val="99"/>
    <w:semiHidden/>
    <w:unhideWhenUsed/>
    <w:rsid w:val="00E42DA0"/>
    <w:rPr>
      <w:sz w:val="16"/>
      <w:szCs w:val="16"/>
    </w:rPr>
  </w:style>
  <w:style w:type="paragraph" w:styleId="Textkomente">
    <w:name w:val="annotation text"/>
    <w:basedOn w:val="Normln"/>
    <w:link w:val="TextkomenteChar"/>
    <w:uiPriority w:val="99"/>
    <w:unhideWhenUsed/>
    <w:rsid w:val="00E42DA0"/>
    <w:pPr>
      <w:ind w:left="144"/>
    </w:pPr>
    <w:rPr>
      <w:sz w:val="20"/>
      <w:szCs w:val="20"/>
    </w:rPr>
  </w:style>
  <w:style w:type="character" w:customStyle="1" w:styleId="TextkomenteChar">
    <w:name w:val="Text komentáře Char"/>
    <w:basedOn w:val="Standardnpsmoodstavce"/>
    <w:link w:val="Textkomente"/>
    <w:uiPriority w:val="99"/>
    <w:rsid w:val="00E42DA0"/>
    <w:rPr>
      <w:sz w:val="20"/>
      <w:szCs w:val="20"/>
    </w:rPr>
  </w:style>
  <w:style w:type="paragraph" w:styleId="Normlnweb">
    <w:name w:val="Normal (Web)"/>
    <w:basedOn w:val="Normln"/>
    <w:uiPriority w:val="99"/>
    <w:unhideWhenUsed/>
    <w:rsid w:val="00E42DA0"/>
    <w:pPr>
      <w:spacing w:before="100" w:beforeAutospacing="1" w:after="100" w:afterAutospacing="1"/>
      <w:ind w:left="144"/>
    </w:pPr>
    <w:rPr>
      <w:rFonts w:ascii="Times New Roman" w:eastAsia="Times New Roman" w:hAnsi="Times New Roman" w:cs="Times New Roman"/>
      <w:szCs w:val="24"/>
      <w:lang w:val="en-US"/>
    </w:rPr>
  </w:style>
  <w:style w:type="character" w:styleId="Nevyeenzmnka">
    <w:name w:val="Unresolved Mention"/>
    <w:basedOn w:val="Standardnpsmoodstavce"/>
    <w:uiPriority w:val="99"/>
    <w:semiHidden/>
    <w:unhideWhenUsed/>
    <w:rsid w:val="00E42DA0"/>
    <w:rPr>
      <w:color w:val="605E5C"/>
      <w:shd w:val="clear" w:color="auto" w:fill="E1DFDD"/>
    </w:rPr>
  </w:style>
  <w:style w:type="paragraph" w:styleId="Nzev">
    <w:name w:val="Title"/>
    <w:basedOn w:val="Normln"/>
    <w:next w:val="Normln"/>
    <w:link w:val="NzevChar"/>
    <w:uiPriority w:val="10"/>
    <w:qFormat/>
    <w:rsid w:val="002066A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2066A6"/>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110D58"/>
    <w:pPr>
      <w:numPr>
        <w:ilvl w:val="1"/>
      </w:numPr>
      <w:spacing w:after="160"/>
      <w:ind w:firstLine="709"/>
    </w:pPr>
    <w:rPr>
      <w:rFonts w:eastAsiaTheme="minorEastAsia"/>
      <w:color w:val="5A5A5A" w:themeColor="text1" w:themeTint="A5"/>
      <w:spacing w:val="15"/>
      <w:sz w:val="22"/>
    </w:rPr>
  </w:style>
  <w:style w:type="character" w:customStyle="1" w:styleId="PodnadpisChar">
    <w:name w:val="Podnadpis Char"/>
    <w:basedOn w:val="Standardnpsmoodstavce"/>
    <w:link w:val="Podnadpis"/>
    <w:uiPriority w:val="11"/>
    <w:rsid w:val="00110D58"/>
    <w:rPr>
      <w:rFonts w:eastAsiaTheme="minorEastAsia"/>
      <w:color w:val="5A5A5A" w:themeColor="text1" w:themeTint="A5"/>
      <w:spacing w:val="15"/>
    </w:rPr>
  </w:style>
  <w:style w:type="paragraph" w:styleId="Citt">
    <w:name w:val="Quote"/>
    <w:basedOn w:val="Normln"/>
    <w:next w:val="Normln"/>
    <w:link w:val="CittChar"/>
    <w:uiPriority w:val="29"/>
    <w:qFormat/>
    <w:rsid w:val="00110D58"/>
    <w:pPr>
      <w:spacing w:before="200" w:after="160"/>
      <w:ind w:left="864" w:right="864"/>
      <w:jc w:val="center"/>
    </w:pPr>
    <w:rPr>
      <w:i/>
      <w:iCs/>
      <w:color w:val="404040" w:themeColor="text1" w:themeTint="BF"/>
    </w:rPr>
  </w:style>
  <w:style w:type="character" w:customStyle="1" w:styleId="CittChar">
    <w:name w:val="Citát Char"/>
    <w:basedOn w:val="Standardnpsmoodstavce"/>
    <w:link w:val="Citt"/>
    <w:uiPriority w:val="29"/>
    <w:rsid w:val="00110D58"/>
    <w:rPr>
      <w:i/>
      <w:iCs/>
      <w:color w:val="404040" w:themeColor="text1" w:themeTint="BF"/>
      <w:sz w:val="24"/>
    </w:rPr>
  </w:style>
  <w:style w:type="character" w:styleId="Nzevknihy">
    <w:name w:val="Book Title"/>
    <w:basedOn w:val="Standardnpsmoodstavce"/>
    <w:uiPriority w:val="33"/>
    <w:qFormat/>
    <w:rsid w:val="00110D58"/>
    <w:rPr>
      <w:b/>
      <w:bCs/>
      <w:i/>
      <w:iCs/>
      <w:spacing w:val="5"/>
    </w:rPr>
  </w:style>
  <w:style w:type="character" w:customStyle="1" w:styleId="apple-converted-space">
    <w:name w:val="apple-converted-space"/>
    <w:basedOn w:val="Standardnpsmoodstavce"/>
    <w:rsid w:val="00B82E73"/>
  </w:style>
  <w:style w:type="character" w:customStyle="1" w:styleId="s1">
    <w:name w:val="s1"/>
    <w:basedOn w:val="Standardnpsmoodstavce"/>
    <w:rsid w:val="00B82E73"/>
  </w:style>
  <w:style w:type="character" w:customStyle="1" w:styleId="s2">
    <w:name w:val="s2"/>
    <w:basedOn w:val="Standardnpsmoodstavce"/>
    <w:rsid w:val="00B82E73"/>
  </w:style>
  <w:style w:type="paragraph" w:customStyle="1" w:styleId="font-claude-response-body">
    <w:name w:val="font-claude-response-body"/>
    <w:basedOn w:val="Normln"/>
    <w:rsid w:val="00213026"/>
    <w:pPr>
      <w:spacing w:before="100" w:beforeAutospacing="1" w:after="100" w:afterAutospacing="1" w:line="240" w:lineRule="auto"/>
      <w:ind w:firstLine="0"/>
      <w:jc w:val="left"/>
    </w:pPr>
    <w:rPr>
      <w:rFonts w:ascii="Times New Roman" w:eastAsia="Times New Roman" w:hAnsi="Times New Roman" w:cs="Times New Roman"/>
      <w:szCs w:val="24"/>
      <w:lang w:val="cs-US" w:eastAsia="cs-CZ"/>
    </w:rPr>
  </w:style>
  <w:style w:type="character" w:styleId="Zdraznn">
    <w:name w:val="Emphasis"/>
    <w:basedOn w:val="Standardnpsmoodstavce"/>
    <w:uiPriority w:val="20"/>
    <w:qFormat/>
    <w:rsid w:val="00213026"/>
    <w:rPr>
      <w:i/>
      <w:iCs/>
    </w:rPr>
  </w:style>
  <w:style w:type="character" w:styleId="Sledovanodkaz">
    <w:name w:val="FollowedHyperlink"/>
    <w:basedOn w:val="Standardnpsmoodstavce"/>
    <w:uiPriority w:val="99"/>
    <w:semiHidden/>
    <w:unhideWhenUsed/>
    <w:rsid w:val="004C17A2"/>
    <w:rPr>
      <w:color w:val="954F72" w:themeColor="followedHyperlink"/>
      <w:u w:val="single"/>
    </w:rPr>
  </w:style>
  <w:style w:type="paragraph" w:styleId="Revize">
    <w:name w:val="Revision"/>
    <w:hidden/>
    <w:uiPriority w:val="99"/>
    <w:semiHidden/>
    <w:rsid w:val="00846A6C"/>
    <w:pPr>
      <w:spacing w:after="0"/>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0062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doi.org/10.1086/705716" TargetMode="External"/><Relationship Id="rId26" Type="http://schemas.openxmlformats.org/officeDocument/2006/relationships/hyperlink" Target="https://www.oxfordmartin.ox.ac.uk/downloads/academic/The_Future_of_Employment.pdf" TargetMode="External"/><Relationship Id="rId39" Type="http://schemas.openxmlformats.org/officeDocument/2006/relationships/footer" Target="footer3.xml"/><Relationship Id="rId21" Type="http://schemas.openxmlformats.org/officeDocument/2006/relationships/hyperlink" Target="https://doi.org/10.1257/jep.29.3.3" TargetMode="External"/><Relationship Id="rId34" Type="http://schemas.openxmlformats.org/officeDocument/2006/relationships/hyperlink" Target="https://doi.org/10.1787/eedfee77-en"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sciencedirect.com/science/chapter/handbook/abs/pii/S0169721811024105" TargetMode="External"/><Relationship Id="rId20" Type="http://schemas.openxmlformats.org/officeDocument/2006/relationships/hyperlink" Target="https://doi.org/10.1787/5jlz9h56dvq7-en" TargetMode="External"/><Relationship Id="rId29" Type="http://schemas.openxmlformats.org/officeDocument/2006/relationships/hyperlink" Target="https://www.mckinsey.com/capabilities/quantumblack/our-insights/the-state-of-ai-in-2023-generative-ais-breakout-year" TargetMode="External"/><Relationship Id="rId41"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hyperlink" Target="https://arxiv.org/abs/2303.10130" TargetMode="External"/><Relationship Id="rId32" Type="http://schemas.openxmlformats.org/officeDocument/2006/relationships/hyperlink" Target="https://www.mmcventures.com/wp-content/uploads/2019/02/The-State-of-AI-2019-Divergence.pdf" TargetMode="External"/><Relationship Id="rId37" Type="http://schemas.openxmlformats.org/officeDocument/2006/relationships/hyperlink" Target="https://www.weforum.org/publications/the-future-of-jobs-report-2025/" TargetMode="External"/><Relationship Id="rId40"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hyperlink" Target="https://arxiv.org/abs/2312.11942" TargetMode="External"/><Relationship Id="rId28" Type="http://schemas.openxmlformats.org/officeDocument/2006/relationships/hyperlink" Target="https://www.aeaweb.org/articles?id=10.1257/aer.96.3.461" TargetMode="External"/><Relationship Id="rId36" Type="http://schemas.openxmlformats.org/officeDocument/2006/relationships/hyperlink" Target="https://ourworldindata.org/brief-history-of-ai" TargetMode="External"/><Relationship Id="rId10" Type="http://schemas.microsoft.com/office/2011/relationships/commentsExtended" Target="commentsExtended.xml"/><Relationship Id="rId19" Type="http://schemas.openxmlformats.org/officeDocument/2006/relationships/hyperlink" Target="https://www.researchgate.net/publication/393665208_Predicting_AI_job_market_dynamics_a_data_mining_approach_to_machine_learning_career_trends_on_glassdoor" TargetMode="External"/><Relationship Id="rId31" Type="http://schemas.openxmlformats.org/officeDocument/2006/relationships/hyperlink" Target="https://www.mckinsey.com/capabilities/quantumblack/our-insights/the-state-of-ai" TargetMode="Externa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4.png"/><Relationship Id="rId22" Type="http://schemas.openxmlformats.org/officeDocument/2006/relationships/hyperlink" Target="https://economics.mit.edu/sites/default/files/publications/The%20Changing%20Task%20Composition%20of%20the%20US%20Labor%20M.pdf" TargetMode="External"/><Relationship Id="rId27" Type="http://schemas.openxmlformats.org/officeDocument/2006/relationships/hyperlink" Target="https://link.springer.com/" TargetMode="External"/><Relationship Id="rId30" Type="http://schemas.openxmlformats.org/officeDocument/2006/relationships/hyperlink" Target="https://www.mckinsey.com/capabilities/quantumblack/our-insights/the-state-of-ai-2024" TargetMode="External"/><Relationship Id="rId35" Type="http://schemas.openxmlformats.org/officeDocument/2006/relationships/hyperlink" Target="https://doi.org/10.1787/08785bba-en" TargetMode="Externa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yperlink" Target="https://doi.org/10.1086/718327" TargetMode="External"/><Relationship Id="rId25" Type="http://schemas.openxmlformats.org/officeDocument/2006/relationships/hyperlink" Target="https://www.sciencedirect.com/science/article/pii/S0048733325001143" TargetMode="External"/><Relationship Id="rId33" Type="http://schemas.openxmlformats.org/officeDocument/2006/relationships/hyperlink" Target="https://doi.org/10.1787/5jlz9h56dvq7-en" TargetMode="External"/><Relationship Id="rId38"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ru53\AppData\Local\Temp\MicrosoftEdgeDownloads\b8c961ac-1f06-4312-b1d6-2c6a56d14f43\Zaverecna+Prace.dotx" TargetMode="External"/></Relationships>
</file>

<file path=word/theme/theme1.xml><?xml version="1.0" encoding="utf-8"?>
<a:theme xmlns:a="http://schemas.openxmlformats.org/drawingml/2006/main" name="Motiv Office">
  <a:themeElements>
    <a:clrScheme name="ZaverecnaPrace">
      <a:dk1>
        <a:sysClr val="windowText" lastClr="000000"/>
      </a:dk1>
      <a:lt1>
        <a:sysClr val="window" lastClr="FFFFFF"/>
      </a:lt1>
      <a:dk2>
        <a:srgbClr val="44546A"/>
      </a:dk2>
      <a:lt2>
        <a:srgbClr val="E7E6E6"/>
      </a:lt2>
      <a:accent1>
        <a:srgbClr val="000000"/>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rial-Times New Roman">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první prvek a datum" Version="1987"/>
</file>

<file path=customXml/itemProps1.xml><?xml version="1.0" encoding="utf-8"?>
<ds:datastoreItem xmlns:ds="http://schemas.openxmlformats.org/officeDocument/2006/customXml" ds:itemID="{03CEF21B-18AB-42C0-8D8D-C200EAC2A0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C:\Users\kru53\AppData\Local\Temp\MicrosoftEdgeDownloads\b8c961ac-1f06-4312-b1d6-2c6a56d14f43\Zaverecna+Prace.dotx</Template>
  <TotalTime>0</TotalTime>
  <Pages>63</Pages>
  <Words>16016</Words>
  <Characters>94501</Characters>
  <Application>Microsoft Office Word</Application>
  <DocSecurity>0</DocSecurity>
  <Lines>787</Lines>
  <Paragraphs>220</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110297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2026-04-19T16:23:00Z</dcterms:created>
  <dcterms:modified xsi:type="dcterms:W3CDTF">2026-04-19T20:11:00Z</dcterms:modified>
</cp:coreProperties>
</file>