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Pr="00E861E3" w:rsidRDefault="00D36567" w:rsidP="00BD5154">
      <w:pPr>
        <w:pStyle w:val="Titulnlistnzvy"/>
      </w:pPr>
      <w:r w:rsidRPr="00E861E3">
        <w:t>VYSOKÁ ŠKOLA BÁŇSKÁ – TECHNICKÁ UNIVERZITA OSTRAVA</w:t>
      </w:r>
    </w:p>
    <w:p w14:paraId="15C4E169" w14:textId="77777777" w:rsidR="00D36567" w:rsidRPr="00E861E3" w:rsidRDefault="00D36567" w:rsidP="00BD5154">
      <w:pPr>
        <w:pStyle w:val="Titulnlistnzvy"/>
      </w:pPr>
      <w:r w:rsidRPr="00E861E3">
        <w:t>EKONOMICKÁ FAKULTA</w:t>
      </w:r>
    </w:p>
    <w:p w14:paraId="3D083E3B" w14:textId="77777777" w:rsidR="00BD5154" w:rsidRPr="00E861E3" w:rsidRDefault="00BD5154" w:rsidP="00BD5154">
      <w:pPr>
        <w:jc w:val="center"/>
      </w:pPr>
    </w:p>
    <w:p w14:paraId="0048230C" w14:textId="77777777" w:rsidR="00606423" w:rsidRPr="00E861E3" w:rsidRDefault="00606423" w:rsidP="00BD5154">
      <w:pPr>
        <w:jc w:val="center"/>
      </w:pPr>
      <w:bookmarkStart w:id="0" w:name="_Hlk29904654"/>
      <w:r w:rsidRPr="00E861E3">
        <w:rPr>
          <w:rFonts w:cstheme="minorHAnsi"/>
          <w:noProof/>
          <w:sz w:val="22"/>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Pr="00E861E3" w:rsidRDefault="0099663F" w:rsidP="00BD5154">
      <w:pPr>
        <w:jc w:val="center"/>
      </w:pPr>
    </w:p>
    <w:p w14:paraId="2C4CF25C" w14:textId="54134EFD" w:rsidR="00D36567" w:rsidRPr="00E861E3" w:rsidRDefault="00D36567" w:rsidP="00BD5154">
      <w:pPr>
        <w:pStyle w:val="Titulnlistnzvy"/>
      </w:pPr>
      <w:r w:rsidRPr="00E861E3">
        <w:t xml:space="preserve">KATEDRA </w:t>
      </w:r>
      <w:r w:rsidR="00143056" w:rsidRPr="00E861E3">
        <w:rPr>
          <w:rStyle w:val="Nzevkatedry"/>
        </w:rPr>
        <w:t>EKONOMIE</w:t>
      </w:r>
    </w:p>
    <w:p w14:paraId="1EFA779C" w14:textId="77777777" w:rsidR="00BD5154" w:rsidRPr="00E861E3" w:rsidRDefault="00BD5154" w:rsidP="00BD5154">
      <w:pPr>
        <w:jc w:val="center"/>
      </w:pPr>
    </w:p>
    <w:p w14:paraId="09CB5A64" w14:textId="77777777" w:rsidR="00BD5154" w:rsidRPr="00E861E3" w:rsidRDefault="00BD5154" w:rsidP="00BD5154">
      <w:pPr>
        <w:jc w:val="center"/>
      </w:pPr>
    </w:p>
    <w:p w14:paraId="59576314" w14:textId="77777777" w:rsidR="0099663F" w:rsidRPr="00E861E3" w:rsidRDefault="0099663F" w:rsidP="00BD5154">
      <w:pPr>
        <w:jc w:val="center"/>
      </w:pPr>
    </w:p>
    <w:p w14:paraId="06544100" w14:textId="77777777" w:rsidR="00BD5154" w:rsidRPr="00E861E3" w:rsidRDefault="00BD5154" w:rsidP="0063706B">
      <w:pPr>
        <w:ind w:left="0"/>
      </w:pPr>
    </w:p>
    <w:p w14:paraId="694E598A" w14:textId="63B20BF0" w:rsidR="00D36567" w:rsidRPr="00E861E3" w:rsidRDefault="00143056" w:rsidP="009F57D7">
      <w:pPr>
        <w:pStyle w:val="Nzeveskynavodnstran"/>
      </w:pPr>
      <w:r w:rsidRPr="00E861E3">
        <w:t>Poptávka po dovednostech v oblasti umělé inteligence v inzerátech IT pozic</w:t>
      </w:r>
    </w:p>
    <w:p w14:paraId="7DCDFA57" w14:textId="1F8AB3F6" w:rsidR="00D36567" w:rsidRPr="00E861E3" w:rsidRDefault="00143056" w:rsidP="009F57D7">
      <w:pPr>
        <w:pStyle w:val="Nzevanglickynavodnstran"/>
        <w:rPr>
          <w:lang w:val="cs-CZ"/>
        </w:rPr>
      </w:pPr>
      <w:r w:rsidRPr="00E861E3">
        <w:rPr>
          <w:lang w:val="cs-CZ"/>
        </w:rPr>
        <w:t>Demand for Artificial Intelligence Skills in IT Job Postings</w:t>
      </w:r>
    </w:p>
    <w:p w14:paraId="6209DB6E" w14:textId="77777777" w:rsidR="00BD5154" w:rsidRPr="00E861E3" w:rsidRDefault="00BD5154" w:rsidP="00BD5154">
      <w:pPr>
        <w:jc w:val="center"/>
      </w:pPr>
    </w:p>
    <w:p w14:paraId="2F3406AB" w14:textId="77777777" w:rsidR="00BD5154" w:rsidRPr="00E861E3" w:rsidRDefault="00BD5154" w:rsidP="00BD5154">
      <w:pPr>
        <w:jc w:val="center"/>
      </w:pPr>
    </w:p>
    <w:p w14:paraId="79F0A3B0" w14:textId="77777777" w:rsidR="00BD5154" w:rsidRPr="00E861E3" w:rsidRDefault="00BD5154" w:rsidP="00BD5154">
      <w:pPr>
        <w:jc w:val="center"/>
      </w:pPr>
    </w:p>
    <w:p w14:paraId="1FC4816A" w14:textId="77777777" w:rsidR="00BD5154" w:rsidRPr="00E861E3" w:rsidRDefault="00BD5154" w:rsidP="00BD5154">
      <w:pPr>
        <w:jc w:val="center"/>
      </w:pPr>
    </w:p>
    <w:p w14:paraId="50A57754" w14:textId="77777777" w:rsidR="00BD5154" w:rsidRPr="00E861E3" w:rsidRDefault="00BD5154" w:rsidP="00BD5154">
      <w:pPr>
        <w:jc w:val="center"/>
      </w:pPr>
    </w:p>
    <w:p w14:paraId="76DFB7B7" w14:textId="77777777" w:rsidR="00BD5154" w:rsidRPr="00E861E3" w:rsidRDefault="00BD5154" w:rsidP="00BD5154">
      <w:pPr>
        <w:jc w:val="center"/>
      </w:pPr>
    </w:p>
    <w:p w14:paraId="7F97DE63" w14:textId="3F22BB98" w:rsidR="00D36567" w:rsidRPr="00E861E3" w:rsidRDefault="00BD5154" w:rsidP="00011F5A">
      <w:pPr>
        <w:pStyle w:val="Titulnlistjmna"/>
        <w:tabs>
          <w:tab w:val="clear" w:pos="3402"/>
          <w:tab w:val="left" w:pos="3544"/>
        </w:tabs>
      </w:pPr>
      <w:r w:rsidRPr="00E861E3">
        <w:t>Student:</w:t>
      </w:r>
      <w:r w:rsidRPr="00E861E3">
        <w:tab/>
      </w:r>
      <w:r w:rsidR="00143056" w:rsidRPr="00E861E3">
        <w:t xml:space="preserve">Bc. </w:t>
      </w:r>
      <w:r w:rsidR="00D36567" w:rsidRPr="00E861E3">
        <w:t>Ja</w:t>
      </w:r>
      <w:r w:rsidR="00143056" w:rsidRPr="00E861E3">
        <w:t>kub Murcek</w:t>
      </w:r>
    </w:p>
    <w:p w14:paraId="003B865D" w14:textId="48E6E2D2" w:rsidR="00D36567" w:rsidRPr="00E861E3" w:rsidRDefault="00D36567" w:rsidP="00011F5A">
      <w:pPr>
        <w:pStyle w:val="Titulnlistjmna"/>
        <w:tabs>
          <w:tab w:val="clear" w:pos="3402"/>
          <w:tab w:val="left" w:pos="3544"/>
        </w:tabs>
      </w:pPr>
      <w:r w:rsidRPr="00E861E3">
        <w:t xml:space="preserve">Vedoucí </w:t>
      </w:r>
      <w:r w:rsidR="00375787" w:rsidRPr="00E861E3">
        <w:t>diplomové</w:t>
      </w:r>
      <w:r w:rsidRPr="00E861E3">
        <w:t xml:space="preserve"> práce:</w:t>
      </w:r>
      <w:r w:rsidR="00BD5154" w:rsidRPr="00E861E3">
        <w:tab/>
      </w:r>
      <w:r w:rsidR="00143056" w:rsidRPr="00E861E3">
        <w:t>doc. Ing. Jiří Balcar, Ph.D., MBA</w:t>
      </w:r>
    </w:p>
    <w:p w14:paraId="069E3DC9" w14:textId="77777777" w:rsidR="00BD5154" w:rsidRPr="00E861E3" w:rsidRDefault="00BD5154" w:rsidP="00D36567"/>
    <w:p w14:paraId="7FB4EAA2" w14:textId="77777777" w:rsidR="00AE4B97" w:rsidRPr="00E861E3" w:rsidRDefault="00AE4B97" w:rsidP="00D36567"/>
    <w:p w14:paraId="5A9A5447" w14:textId="77777777" w:rsidR="00BD5154" w:rsidRPr="00E861E3" w:rsidRDefault="00BD5154" w:rsidP="00D36567"/>
    <w:p w14:paraId="6DA0126A" w14:textId="6EFFBE3C" w:rsidR="00F95B35" w:rsidRPr="00E861E3" w:rsidRDefault="00D36567" w:rsidP="00BD5154">
      <w:pPr>
        <w:pStyle w:val="Titulnlistnzvy"/>
      </w:pPr>
      <w:r w:rsidRPr="00E861E3">
        <w:t xml:space="preserve">Ostrava </w:t>
      </w:r>
      <w:r w:rsidR="00143056" w:rsidRPr="00E861E3">
        <w:rPr>
          <w:rStyle w:val="Nzevkatedry"/>
        </w:rPr>
        <w:t>2026</w:t>
      </w:r>
    </w:p>
    <w:p w14:paraId="30EF588E" w14:textId="77777777" w:rsidR="00AE4B97" w:rsidRPr="00E861E3" w:rsidRDefault="00AE4B97" w:rsidP="00AE4B97">
      <w:pPr>
        <w:sectPr w:rsidR="00AE4B97" w:rsidRPr="00E861E3" w:rsidSect="00D36567">
          <w:pgSz w:w="11906" w:h="16838"/>
          <w:pgMar w:top="1418" w:right="1418" w:bottom="1418" w:left="1418" w:header="709" w:footer="709" w:gutter="567"/>
          <w:cols w:space="708"/>
          <w:docGrid w:linePitch="360"/>
        </w:sectPr>
      </w:pPr>
    </w:p>
    <w:p w14:paraId="692516BA" w14:textId="77777777" w:rsidR="00A41743" w:rsidRPr="00E861E3" w:rsidRDefault="00A41743">
      <w:pPr>
        <w:pStyle w:val="Nadpis1"/>
        <w:pPrChange w:id="1" w:author="Jakub Murcek" w:date="2026-04-06T10:07:00Z">
          <w:pPr>
            <w:pStyle w:val="Nadpisobsahu"/>
          </w:pPr>
        </w:pPrChange>
      </w:pPr>
      <w:bookmarkStart w:id="2" w:name="_Toc226761430"/>
      <w:commentRangeStart w:id="3"/>
      <w:r w:rsidRPr="00E861E3">
        <w:lastRenderedPageBreak/>
        <w:t>Obsah</w:t>
      </w:r>
      <w:bookmarkEnd w:id="2"/>
      <w:commentRangeEnd w:id="3"/>
      <w:r w:rsidR="00E02D6A" w:rsidRPr="00E861E3">
        <w:rPr>
          <w:rStyle w:val="Odkaznakoment"/>
          <w:sz w:val="32"/>
          <w:szCs w:val="32"/>
        </w:rPr>
        <w:commentReference w:id="3"/>
      </w:r>
    </w:p>
    <w:p w14:paraId="0DBD4B41" w14:textId="12551AAD" w:rsidR="00CE1F8B" w:rsidRDefault="00AB12BF">
      <w:pPr>
        <w:pStyle w:val="Obsah1"/>
        <w:tabs>
          <w:tab w:val="left" w:pos="720"/>
          <w:tab w:val="right" w:leader="dot" w:pos="8493"/>
        </w:tabs>
        <w:rPr>
          <w:rFonts w:eastAsiaTheme="minorEastAsia"/>
          <w:noProof/>
          <w:kern w:val="2"/>
          <w:szCs w:val="24"/>
          <w:lang w:eastAsia="cs-CZ"/>
          <w14:ligatures w14:val="standardContextual"/>
        </w:rPr>
      </w:pPr>
      <w:r w:rsidRPr="00E861E3">
        <w:fldChar w:fldCharType="begin"/>
      </w:r>
      <w:r w:rsidRPr="00E861E3">
        <w:instrText xml:space="preserve"> TOC \o "2-3" \h \z \t "Nadpis 1;1;Nadpis bez čísla;1" </w:instrText>
      </w:r>
      <w:r w:rsidRPr="00E861E3">
        <w:fldChar w:fldCharType="separate"/>
      </w:r>
      <w:hyperlink w:anchor="_Toc226761430" w:history="1">
        <w:r w:rsidR="00CE1F8B" w:rsidRPr="00253156">
          <w:rPr>
            <w:rStyle w:val="Hypertextovodkaz"/>
            <w:noProof/>
          </w:rPr>
          <w:t>1</w:t>
        </w:r>
        <w:r w:rsidR="00CE1F8B">
          <w:rPr>
            <w:rFonts w:eastAsiaTheme="minorEastAsia"/>
            <w:noProof/>
            <w:kern w:val="2"/>
            <w:szCs w:val="24"/>
            <w:lang w:eastAsia="cs-CZ"/>
            <w14:ligatures w14:val="standardContextual"/>
          </w:rPr>
          <w:tab/>
        </w:r>
        <w:r w:rsidR="00CE1F8B" w:rsidRPr="00253156">
          <w:rPr>
            <w:rStyle w:val="Hypertextovodkaz"/>
            <w:noProof/>
          </w:rPr>
          <w:t>Obsah</w:t>
        </w:r>
        <w:r w:rsidR="00CE1F8B">
          <w:rPr>
            <w:noProof/>
            <w:webHidden/>
          </w:rPr>
          <w:tab/>
        </w:r>
        <w:r w:rsidR="00CE1F8B">
          <w:rPr>
            <w:noProof/>
            <w:webHidden/>
          </w:rPr>
          <w:fldChar w:fldCharType="begin"/>
        </w:r>
        <w:r w:rsidR="00CE1F8B">
          <w:rPr>
            <w:noProof/>
            <w:webHidden/>
          </w:rPr>
          <w:instrText xml:space="preserve"> PAGEREF _Toc226761430 \h </w:instrText>
        </w:r>
        <w:r w:rsidR="00CE1F8B">
          <w:rPr>
            <w:noProof/>
            <w:webHidden/>
          </w:rPr>
        </w:r>
        <w:r w:rsidR="00CE1F8B">
          <w:rPr>
            <w:noProof/>
            <w:webHidden/>
          </w:rPr>
          <w:fldChar w:fldCharType="separate"/>
        </w:r>
        <w:r w:rsidR="00CE1F8B">
          <w:rPr>
            <w:noProof/>
            <w:webHidden/>
          </w:rPr>
          <w:t>2</w:t>
        </w:r>
        <w:r w:rsidR="00CE1F8B">
          <w:rPr>
            <w:noProof/>
            <w:webHidden/>
          </w:rPr>
          <w:fldChar w:fldCharType="end"/>
        </w:r>
      </w:hyperlink>
    </w:p>
    <w:p w14:paraId="31FCBDF4" w14:textId="564604E5" w:rsidR="00CE1F8B" w:rsidRDefault="00CE1F8B">
      <w:pPr>
        <w:pStyle w:val="Obsah1"/>
        <w:tabs>
          <w:tab w:val="left" w:pos="720"/>
          <w:tab w:val="right" w:leader="dot" w:pos="8493"/>
        </w:tabs>
        <w:rPr>
          <w:rFonts w:eastAsiaTheme="minorEastAsia"/>
          <w:noProof/>
          <w:kern w:val="2"/>
          <w:szCs w:val="24"/>
          <w:lang w:eastAsia="cs-CZ"/>
          <w14:ligatures w14:val="standardContextual"/>
        </w:rPr>
      </w:pPr>
      <w:hyperlink w:anchor="_Toc226761431" w:history="1">
        <w:r w:rsidRPr="00253156">
          <w:rPr>
            <w:rStyle w:val="Hypertextovodkaz"/>
            <w:noProof/>
          </w:rPr>
          <w:t>2</w:t>
        </w:r>
        <w:r>
          <w:rPr>
            <w:rFonts w:eastAsiaTheme="minorEastAsia"/>
            <w:noProof/>
            <w:kern w:val="2"/>
            <w:szCs w:val="24"/>
            <w:lang w:eastAsia="cs-CZ"/>
            <w14:ligatures w14:val="standardContextual"/>
          </w:rPr>
          <w:tab/>
        </w:r>
        <w:r w:rsidRPr="00253156">
          <w:rPr>
            <w:rStyle w:val="Hypertextovodkaz"/>
            <w:noProof/>
          </w:rPr>
          <w:t>Výsledky analýzy</w:t>
        </w:r>
        <w:r>
          <w:rPr>
            <w:noProof/>
            <w:webHidden/>
          </w:rPr>
          <w:tab/>
        </w:r>
        <w:r>
          <w:rPr>
            <w:noProof/>
            <w:webHidden/>
          </w:rPr>
          <w:fldChar w:fldCharType="begin"/>
        </w:r>
        <w:r>
          <w:rPr>
            <w:noProof/>
            <w:webHidden/>
          </w:rPr>
          <w:instrText xml:space="preserve"> PAGEREF _Toc226761431 \h </w:instrText>
        </w:r>
        <w:r>
          <w:rPr>
            <w:noProof/>
            <w:webHidden/>
          </w:rPr>
        </w:r>
        <w:r>
          <w:rPr>
            <w:noProof/>
            <w:webHidden/>
          </w:rPr>
          <w:fldChar w:fldCharType="separate"/>
        </w:r>
        <w:r>
          <w:rPr>
            <w:noProof/>
            <w:webHidden/>
          </w:rPr>
          <w:t>3</w:t>
        </w:r>
        <w:r>
          <w:rPr>
            <w:noProof/>
            <w:webHidden/>
          </w:rPr>
          <w:fldChar w:fldCharType="end"/>
        </w:r>
      </w:hyperlink>
    </w:p>
    <w:p w14:paraId="480FFC1A" w14:textId="6942BC40" w:rsidR="00CE1F8B" w:rsidRDefault="00CE1F8B">
      <w:pPr>
        <w:pStyle w:val="Obsah2"/>
        <w:tabs>
          <w:tab w:val="left" w:pos="960"/>
          <w:tab w:val="right" w:leader="dot" w:pos="8493"/>
        </w:tabs>
        <w:rPr>
          <w:rFonts w:eastAsiaTheme="minorEastAsia"/>
          <w:noProof/>
          <w:kern w:val="2"/>
          <w:szCs w:val="24"/>
          <w:lang w:eastAsia="cs-CZ"/>
          <w14:ligatures w14:val="standardContextual"/>
        </w:rPr>
      </w:pPr>
      <w:hyperlink w:anchor="_Toc226761432" w:history="1">
        <w:r w:rsidRPr="00253156">
          <w:rPr>
            <w:rStyle w:val="Hypertextovodkaz"/>
            <w:noProof/>
          </w:rPr>
          <w:t>2.1</w:t>
        </w:r>
        <w:r>
          <w:rPr>
            <w:rFonts w:eastAsiaTheme="minorEastAsia"/>
            <w:noProof/>
            <w:kern w:val="2"/>
            <w:szCs w:val="24"/>
            <w:lang w:eastAsia="cs-CZ"/>
            <w14:ligatures w14:val="standardContextual"/>
          </w:rPr>
          <w:tab/>
        </w:r>
        <w:r w:rsidRPr="00253156">
          <w:rPr>
            <w:rStyle w:val="Hypertextovodkaz"/>
            <w:noProof/>
          </w:rPr>
          <w:t>Deskriptivní statistika</w:t>
        </w:r>
        <w:r>
          <w:rPr>
            <w:noProof/>
            <w:webHidden/>
          </w:rPr>
          <w:tab/>
        </w:r>
        <w:r>
          <w:rPr>
            <w:noProof/>
            <w:webHidden/>
          </w:rPr>
          <w:fldChar w:fldCharType="begin"/>
        </w:r>
        <w:r>
          <w:rPr>
            <w:noProof/>
            <w:webHidden/>
          </w:rPr>
          <w:instrText xml:space="preserve"> PAGEREF _Toc226761432 \h </w:instrText>
        </w:r>
        <w:r>
          <w:rPr>
            <w:noProof/>
            <w:webHidden/>
          </w:rPr>
        </w:r>
        <w:r>
          <w:rPr>
            <w:noProof/>
            <w:webHidden/>
          </w:rPr>
          <w:fldChar w:fldCharType="separate"/>
        </w:r>
        <w:r>
          <w:rPr>
            <w:noProof/>
            <w:webHidden/>
          </w:rPr>
          <w:t>3</w:t>
        </w:r>
        <w:r>
          <w:rPr>
            <w:noProof/>
            <w:webHidden/>
          </w:rPr>
          <w:fldChar w:fldCharType="end"/>
        </w:r>
      </w:hyperlink>
    </w:p>
    <w:p w14:paraId="28474FB5" w14:textId="7AF18AAE" w:rsidR="00CE1F8B" w:rsidRDefault="00CE1F8B">
      <w:pPr>
        <w:pStyle w:val="Obsah2"/>
        <w:tabs>
          <w:tab w:val="left" w:pos="960"/>
          <w:tab w:val="right" w:leader="dot" w:pos="8493"/>
        </w:tabs>
        <w:rPr>
          <w:rFonts w:eastAsiaTheme="minorEastAsia"/>
          <w:noProof/>
          <w:kern w:val="2"/>
          <w:szCs w:val="24"/>
          <w:lang w:eastAsia="cs-CZ"/>
          <w14:ligatures w14:val="standardContextual"/>
        </w:rPr>
      </w:pPr>
      <w:hyperlink w:anchor="_Toc226761433" w:history="1">
        <w:r w:rsidRPr="00253156">
          <w:rPr>
            <w:rStyle w:val="Hypertextovodkaz"/>
            <w:noProof/>
          </w:rPr>
          <w:t>2.2</w:t>
        </w:r>
        <w:r>
          <w:rPr>
            <w:rFonts w:eastAsiaTheme="minorEastAsia"/>
            <w:noProof/>
            <w:kern w:val="2"/>
            <w:szCs w:val="24"/>
            <w:lang w:eastAsia="cs-CZ"/>
            <w14:ligatures w14:val="standardContextual"/>
          </w:rPr>
          <w:tab/>
        </w:r>
        <w:r w:rsidRPr="00253156">
          <w:rPr>
            <w:rStyle w:val="Hypertextovodkaz"/>
            <w:noProof/>
          </w:rPr>
          <w:t>Statistické testy</w:t>
        </w:r>
        <w:r>
          <w:rPr>
            <w:noProof/>
            <w:webHidden/>
          </w:rPr>
          <w:tab/>
        </w:r>
        <w:r>
          <w:rPr>
            <w:noProof/>
            <w:webHidden/>
          </w:rPr>
          <w:fldChar w:fldCharType="begin"/>
        </w:r>
        <w:r>
          <w:rPr>
            <w:noProof/>
            <w:webHidden/>
          </w:rPr>
          <w:instrText xml:space="preserve"> PAGEREF _Toc226761433 \h </w:instrText>
        </w:r>
        <w:r>
          <w:rPr>
            <w:noProof/>
            <w:webHidden/>
          </w:rPr>
        </w:r>
        <w:r>
          <w:rPr>
            <w:noProof/>
            <w:webHidden/>
          </w:rPr>
          <w:fldChar w:fldCharType="separate"/>
        </w:r>
        <w:r>
          <w:rPr>
            <w:noProof/>
            <w:webHidden/>
          </w:rPr>
          <w:t>6</w:t>
        </w:r>
        <w:r>
          <w:rPr>
            <w:noProof/>
            <w:webHidden/>
          </w:rPr>
          <w:fldChar w:fldCharType="end"/>
        </w:r>
      </w:hyperlink>
    </w:p>
    <w:p w14:paraId="52C9998F" w14:textId="14F89D12" w:rsidR="00CE1F8B" w:rsidRDefault="00CE1F8B">
      <w:pPr>
        <w:pStyle w:val="Obsah2"/>
        <w:tabs>
          <w:tab w:val="left" w:pos="960"/>
          <w:tab w:val="right" w:leader="dot" w:pos="8493"/>
        </w:tabs>
        <w:rPr>
          <w:rFonts w:eastAsiaTheme="minorEastAsia"/>
          <w:noProof/>
          <w:kern w:val="2"/>
          <w:szCs w:val="24"/>
          <w:lang w:eastAsia="cs-CZ"/>
          <w14:ligatures w14:val="standardContextual"/>
        </w:rPr>
      </w:pPr>
      <w:hyperlink w:anchor="_Toc226761434" w:history="1">
        <w:r w:rsidRPr="00253156">
          <w:rPr>
            <w:rStyle w:val="Hypertextovodkaz"/>
            <w:noProof/>
          </w:rPr>
          <w:t>2.3</w:t>
        </w:r>
        <w:r>
          <w:rPr>
            <w:rFonts w:eastAsiaTheme="minorEastAsia"/>
            <w:noProof/>
            <w:kern w:val="2"/>
            <w:szCs w:val="24"/>
            <w:lang w:eastAsia="cs-CZ"/>
            <w14:ligatures w14:val="standardContextual"/>
          </w:rPr>
          <w:tab/>
        </w:r>
        <w:r w:rsidRPr="00253156">
          <w:rPr>
            <w:rStyle w:val="Hypertextovodkaz"/>
            <w:noProof/>
          </w:rPr>
          <w:t>AI prémie na platu (OLS regresní analýza)</w:t>
        </w:r>
        <w:r>
          <w:rPr>
            <w:noProof/>
            <w:webHidden/>
          </w:rPr>
          <w:tab/>
        </w:r>
        <w:r>
          <w:rPr>
            <w:noProof/>
            <w:webHidden/>
          </w:rPr>
          <w:fldChar w:fldCharType="begin"/>
        </w:r>
        <w:r>
          <w:rPr>
            <w:noProof/>
            <w:webHidden/>
          </w:rPr>
          <w:instrText xml:space="preserve"> PAGEREF _Toc226761434 \h </w:instrText>
        </w:r>
        <w:r>
          <w:rPr>
            <w:noProof/>
            <w:webHidden/>
          </w:rPr>
        </w:r>
        <w:r>
          <w:rPr>
            <w:noProof/>
            <w:webHidden/>
          </w:rPr>
          <w:fldChar w:fldCharType="separate"/>
        </w:r>
        <w:r>
          <w:rPr>
            <w:noProof/>
            <w:webHidden/>
          </w:rPr>
          <w:t>6</w:t>
        </w:r>
        <w:r>
          <w:rPr>
            <w:noProof/>
            <w:webHidden/>
          </w:rPr>
          <w:fldChar w:fldCharType="end"/>
        </w:r>
      </w:hyperlink>
    </w:p>
    <w:p w14:paraId="1B14F5BE" w14:textId="6201FA4D"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35" w:history="1">
        <w:r w:rsidRPr="00253156">
          <w:rPr>
            <w:rStyle w:val="Hypertextovodkaz"/>
            <w:noProof/>
          </w:rPr>
          <w:t>Model A: základní model (firemní profil)</w:t>
        </w:r>
        <w:r>
          <w:rPr>
            <w:noProof/>
            <w:webHidden/>
          </w:rPr>
          <w:tab/>
        </w:r>
        <w:r>
          <w:rPr>
            <w:noProof/>
            <w:webHidden/>
          </w:rPr>
          <w:fldChar w:fldCharType="begin"/>
        </w:r>
        <w:r>
          <w:rPr>
            <w:noProof/>
            <w:webHidden/>
          </w:rPr>
          <w:instrText xml:space="preserve"> PAGEREF _Toc226761435 \h </w:instrText>
        </w:r>
        <w:r>
          <w:rPr>
            <w:noProof/>
            <w:webHidden/>
          </w:rPr>
        </w:r>
        <w:r>
          <w:rPr>
            <w:noProof/>
            <w:webHidden/>
          </w:rPr>
          <w:fldChar w:fldCharType="separate"/>
        </w:r>
        <w:r>
          <w:rPr>
            <w:noProof/>
            <w:webHidden/>
          </w:rPr>
          <w:t>7</w:t>
        </w:r>
        <w:r>
          <w:rPr>
            <w:noProof/>
            <w:webHidden/>
          </w:rPr>
          <w:fldChar w:fldCharType="end"/>
        </w:r>
      </w:hyperlink>
    </w:p>
    <w:p w14:paraId="0E2437FE" w14:textId="022F4ED9"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36" w:history="1">
        <w:r w:rsidRPr="00253156">
          <w:rPr>
            <w:rStyle w:val="Hypertextovodkaz"/>
            <w:noProof/>
          </w:rPr>
          <w:t>Model B: rozšířený model (lidský kapitál)</w:t>
        </w:r>
        <w:r>
          <w:rPr>
            <w:noProof/>
            <w:webHidden/>
          </w:rPr>
          <w:tab/>
        </w:r>
        <w:r>
          <w:rPr>
            <w:noProof/>
            <w:webHidden/>
          </w:rPr>
          <w:fldChar w:fldCharType="begin"/>
        </w:r>
        <w:r>
          <w:rPr>
            <w:noProof/>
            <w:webHidden/>
          </w:rPr>
          <w:instrText xml:space="preserve"> PAGEREF _Toc226761436 \h </w:instrText>
        </w:r>
        <w:r>
          <w:rPr>
            <w:noProof/>
            <w:webHidden/>
          </w:rPr>
        </w:r>
        <w:r>
          <w:rPr>
            <w:noProof/>
            <w:webHidden/>
          </w:rPr>
          <w:fldChar w:fldCharType="separate"/>
        </w:r>
        <w:r>
          <w:rPr>
            <w:noProof/>
            <w:webHidden/>
          </w:rPr>
          <w:t>7</w:t>
        </w:r>
        <w:r>
          <w:rPr>
            <w:noProof/>
            <w:webHidden/>
          </w:rPr>
          <w:fldChar w:fldCharType="end"/>
        </w:r>
      </w:hyperlink>
    </w:p>
    <w:p w14:paraId="1E84C712" w14:textId="07BE1C4B"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37" w:history="1">
        <w:r w:rsidRPr="00253156">
          <w:rPr>
            <w:rStyle w:val="Hypertextovodkaz"/>
            <w:noProof/>
          </w:rPr>
          <w:t>Model C: Kompletní model</w:t>
        </w:r>
        <w:r>
          <w:rPr>
            <w:noProof/>
            <w:webHidden/>
          </w:rPr>
          <w:tab/>
        </w:r>
        <w:r>
          <w:rPr>
            <w:noProof/>
            <w:webHidden/>
          </w:rPr>
          <w:fldChar w:fldCharType="begin"/>
        </w:r>
        <w:r>
          <w:rPr>
            <w:noProof/>
            <w:webHidden/>
          </w:rPr>
          <w:instrText xml:space="preserve"> PAGEREF _Toc226761437 \h </w:instrText>
        </w:r>
        <w:r>
          <w:rPr>
            <w:noProof/>
            <w:webHidden/>
          </w:rPr>
        </w:r>
        <w:r>
          <w:rPr>
            <w:noProof/>
            <w:webHidden/>
          </w:rPr>
          <w:fldChar w:fldCharType="separate"/>
        </w:r>
        <w:r>
          <w:rPr>
            <w:noProof/>
            <w:webHidden/>
          </w:rPr>
          <w:t>9</w:t>
        </w:r>
        <w:r>
          <w:rPr>
            <w:noProof/>
            <w:webHidden/>
          </w:rPr>
          <w:fldChar w:fldCharType="end"/>
        </w:r>
      </w:hyperlink>
    </w:p>
    <w:p w14:paraId="66D5AF11" w14:textId="563F164A"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38" w:history="1">
        <w:r w:rsidRPr="00253156">
          <w:rPr>
            <w:rStyle w:val="Hypertextovodkaz"/>
            <w:noProof/>
          </w:rPr>
          <w:t>Determinanty mzdy</w:t>
        </w:r>
        <w:r>
          <w:rPr>
            <w:noProof/>
            <w:webHidden/>
          </w:rPr>
          <w:tab/>
        </w:r>
        <w:r>
          <w:rPr>
            <w:noProof/>
            <w:webHidden/>
          </w:rPr>
          <w:fldChar w:fldCharType="begin"/>
        </w:r>
        <w:r>
          <w:rPr>
            <w:noProof/>
            <w:webHidden/>
          </w:rPr>
          <w:instrText xml:space="preserve"> PAGEREF _Toc226761438 \h </w:instrText>
        </w:r>
        <w:r>
          <w:rPr>
            <w:noProof/>
            <w:webHidden/>
          </w:rPr>
        </w:r>
        <w:r>
          <w:rPr>
            <w:noProof/>
            <w:webHidden/>
          </w:rPr>
          <w:fldChar w:fldCharType="separate"/>
        </w:r>
        <w:r>
          <w:rPr>
            <w:noProof/>
            <w:webHidden/>
          </w:rPr>
          <w:t>9</w:t>
        </w:r>
        <w:r>
          <w:rPr>
            <w:noProof/>
            <w:webHidden/>
          </w:rPr>
          <w:fldChar w:fldCharType="end"/>
        </w:r>
      </w:hyperlink>
    </w:p>
    <w:p w14:paraId="2EA9FB7D" w14:textId="34C84650"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39" w:history="1">
        <w:r w:rsidRPr="00253156">
          <w:rPr>
            <w:rStyle w:val="Hypertextovodkaz"/>
            <w:noProof/>
          </w:rPr>
          <w:t>Mincerova specifikace (kontinuální zkušenost)</w:t>
        </w:r>
        <w:r>
          <w:rPr>
            <w:noProof/>
            <w:webHidden/>
          </w:rPr>
          <w:tab/>
        </w:r>
        <w:r>
          <w:rPr>
            <w:noProof/>
            <w:webHidden/>
          </w:rPr>
          <w:fldChar w:fldCharType="begin"/>
        </w:r>
        <w:r>
          <w:rPr>
            <w:noProof/>
            <w:webHidden/>
          </w:rPr>
          <w:instrText xml:space="preserve"> PAGEREF _Toc226761439 \h </w:instrText>
        </w:r>
        <w:r>
          <w:rPr>
            <w:noProof/>
            <w:webHidden/>
          </w:rPr>
        </w:r>
        <w:r>
          <w:rPr>
            <w:noProof/>
            <w:webHidden/>
          </w:rPr>
          <w:fldChar w:fldCharType="separate"/>
        </w:r>
        <w:r>
          <w:rPr>
            <w:noProof/>
            <w:webHidden/>
          </w:rPr>
          <w:t>10</w:t>
        </w:r>
        <w:r>
          <w:rPr>
            <w:noProof/>
            <w:webHidden/>
          </w:rPr>
          <w:fldChar w:fldCharType="end"/>
        </w:r>
      </w:hyperlink>
    </w:p>
    <w:p w14:paraId="4A21BBDB" w14:textId="270644B3"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40" w:history="1">
        <w:r w:rsidRPr="00253156">
          <w:rPr>
            <w:rStyle w:val="Hypertextovodkaz"/>
            <w:noProof/>
          </w:rPr>
          <w:t>Test mediace skrz profesní skupinu</w:t>
        </w:r>
        <w:r>
          <w:rPr>
            <w:noProof/>
            <w:webHidden/>
          </w:rPr>
          <w:tab/>
        </w:r>
        <w:r>
          <w:rPr>
            <w:noProof/>
            <w:webHidden/>
          </w:rPr>
          <w:fldChar w:fldCharType="begin"/>
        </w:r>
        <w:r>
          <w:rPr>
            <w:noProof/>
            <w:webHidden/>
          </w:rPr>
          <w:instrText xml:space="preserve"> PAGEREF _Toc226761440 \h </w:instrText>
        </w:r>
        <w:r>
          <w:rPr>
            <w:noProof/>
            <w:webHidden/>
          </w:rPr>
        </w:r>
        <w:r>
          <w:rPr>
            <w:noProof/>
            <w:webHidden/>
          </w:rPr>
          <w:fldChar w:fldCharType="separate"/>
        </w:r>
        <w:r>
          <w:rPr>
            <w:noProof/>
            <w:webHidden/>
          </w:rPr>
          <w:t>10</w:t>
        </w:r>
        <w:r>
          <w:rPr>
            <w:noProof/>
            <w:webHidden/>
          </w:rPr>
          <w:fldChar w:fldCharType="end"/>
        </w:r>
      </w:hyperlink>
    </w:p>
    <w:p w14:paraId="0B30AB69" w14:textId="594DEF35" w:rsidR="00CE1F8B" w:rsidRDefault="00CE1F8B">
      <w:pPr>
        <w:pStyle w:val="Obsah3"/>
        <w:tabs>
          <w:tab w:val="right" w:leader="dot" w:pos="8493"/>
        </w:tabs>
        <w:rPr>
          <w:rFonts w:eastAsiaTheme="minorEastAsia"/>
          <w:noProof/>
          <w:kern w:val="2"/>
          <w:szCs w:val="24"/>
          <w:lang w:eastAsia="cs-CZ"/>
          <w14:ligatures w14:val="standardContextual"/>
        </w:rPr>
      </w:pPr>
      <w:hyperlink w:anchor="_Toc226761441" w:history="1">
        <w:r w:rsidRPr="00253156">
          <w:rPr>
            <w:rStyle w:val="Hypertextovodkaz"/>
            <w:noProof/>
          </w:rPr>
          <w:t>Testování cirkularity</w:t>
        </w:r>
        <w:r>
          <w:rPr>
            <w:noProof/>
            <w:webHidden/>
          </w:rPr>
          <w:tab/>
        </w:r>
        <w:r>
          <w:rPr>
            <w:noProof/>
            <w:webHidden/>
          </w:rPr>
          <w:fldChar w:fldCharType="begin"/>
        </w:r>
        <w:r>
          <w:rPr>
            <w:noProof/>
            <w:webHidden/>
          </w:rPr>
          <w:instrText xml:space="preserve"> PAGEREF _Toc226761441 \h </w:instrText>
        </w:r>
        <w:r>
          <w:rPr>
            <w:noProof/>
            <w:webHidden/>
          </w:rPr>
        </w:r>
        <w:r>
          <w:rPr>
            <w:noProof/>
            <w:webHidden/>
          </w:rPr>
          <w:fldChar w:fldCharType="separate"/>
        </w:r>
        <w:r>
          <w:rPr>
            <w:noProof/>
            <w:webHidden/>
          </w:rPr>
          <w:t>10</w:t>
        </w:r>
        <w:r>
          <w:rPr>
            <w:noProof/>
            <w:webHidden/>
          </w:rPr>
          <w:fldChar w:fldCharType="end"/>
        </w:r>
      </w:hyperlink>
    </w:p>
    <w:p w14:paraId="652C8F5E" w14:textId="7FCB773E" w:rsidR="00CE1F8B" w:rsidRDefault="00CE1F8B">
      <w:pPr>
        <w:pStyle w:val="Obsah1"/>
        <w:tabs>
          <w:tab w:val="left" w:pos="720"/>
          <w:tab w:val="right" w:leader="dot" w:pos="8493"/>
        </w:tabs>
        <w:rPr>
          <w:rFonts w:eastAsiaTheme="minorEastAsia"/>
          <w:noProof/>
          <w:kern w:val="2"/>
          <w:szCs w:val="24"/>
          <w:lang w:eastAsia="cs-CZ"/>
          <w14:ligatures w14:val="standardContextual"/>
        </w:rPr>
      </w:pPr>
      <w:hyperlink w:anchor="_Toc226761442" w:history="1">
        <w:r w:rsidRPr="00253156">
          <w:rPr>
            <w:rStyle w:val="Hypertextovodkaz"/>
            <w:noProof/>
          </w:rPr>
          <w:t>3</w:t>
        </w:r>
        <w:r>
          <w:rPr>
            <w:rFonts w:eastAsiaTheme="minorEastAsia"/>
            <w:noProof/>
            <w:kern w:val="2"/>
            <w:szCs w:val="24"/>
            <w:lang w:eastAsia="cs-CZ"/>
            <w14:ligatures w14:val="standardContextual"/>
          </w:rPr>
          <w:tab/>
        </w:r>
        <w:r w:rsidRPr="00253156">
          <w:rPr>
            <w:rStyle w:val="Hypertextovodkaz"/>
            <w:noProof/>
          </w:rPr>
          <w:t>Nadpis 1</w:t>
        </w:r>
        <w:r>
          <w:rPr>
            <w:noProof/>
            <w:webHidden/>
          </w:rPr>
          <w:tab/>
        </w:r>
        <w:r>
          <w:rPr>
            <w:noProof/>
            <w:webHidden/>
          </w:rPr>
          <w:fldChar w:fldCharType="begin"/>
        </w:r>
        <w:r>
          <w:rPr>
            <w:noProof/>
            <w:webHidden/>
          </w:rPr>
          <w:instrText xml:space="preserve"> PAGEREF _Toc226761442 \h </w:instrText>
        </w:r>
        <w:r>
          <w:rPr>
            <w:noProof/>
            <w:webHidden/>
          </w:rPr>
        </w:r>
        <w:r>
          <w:rPr>
            <w:noProof/>
            <w:webHidden/>
          </w:rPr>
          <w:fldChar w:fldCharType="separate"/>
        </w:r>
        <w:r>
          <w:rPr>
            <w:noProof/>
            <w:webHidden/>
          </w:rPr>
          <w:t>13</w:t>
        </w:r>
        <w:r>
          <w:rPr>
            <w:noProof/>
            <w:webHidden/>
          </w:rPr>
          <w:fldChar w:fldCharType="end"/>
        </w:r>
      </w:hyperlink>
    </w:p>
    <w:p w14:paraId="7984FA23" w14:textId="16047753" w:rsidR="00CE1F8B" w:rsidRDefault="00CE1F8B">
      <w:pPr>
        <w:pStyle w:val="Obsah2"/>
        <w:tabs>
          <w:tab w:val="left" w:pos="960"/>
          <w:tab w:val="right" w:leader="dot" w:pos="8493"/>
        </w:tabs>
        <w:rPr>
          <w:rFonts w:eastAsiaTheme="minorEastAsia"/>
          <w:noProof/>
          <w:kern w:val="2"/>
          <w:szCs w:val="24"/>
          <w:lang w:eastAsia="cs-CZ"/>
          <w14:ligatures w14:val="standardContextual"/>
        </w:rPr>
      </w:pPr>
      <w:hyperlink w:anchor="_Toc226761443" w:history="1">
        <w:r w:rsidRPr="00253156">
          <w:rPr>
            <w:rStyle w:val="Hypertextovodkaz"/>
            <w:noProof/>
          </w:rPr>
          <w:t>3.1</w:t>
        </w:r>
        <w:r>
          <w:rPr>
            <w:rFonts w:eastAsiaTheme="minorEastAsia"/>
            <w:noProof/>
            <w:kern w:val="2"/>
            <w:szCs w:val="24"/>
            <w:lang w:eastAsia="cs-CZ"/>
            <w14:ligatures w14:val="standardContextual"/>
          </w:rPr>
          <w:tab/>
        </w:r>
        <w:r w:rsidRPr="00253156">
          <w:rPr>
            <w:rStyle w:val="Hypertextovodkaz"/>
            <w:noProof/>
          </w:rPr>
          <w:t>Nadpis 2</w:t>
        </w:r>
        <w:r>
          <w:rPr>
            <w:noProof/>
            <w:webHidden/>
          </w:rPr>
          <w:tab/>
        </w:r>
        <w:r>
          <w:rPr>
            <w:noProof/>
            <w:webHidden/>
          </w:rPr>
          <w:fldChar w:fldCharType="begin"/>
        </w:r>
        <w:r>
          <w:rPr>
            <w:noProof/>
            <w:webHidden/>
          </w:rPr>
          <w:instrText xml:space="preserve"> PAGEREF _Toc226761443 \h </w:instrText>
        </w:r>
        <w:r>
          <w:rPr>
            <w:noProof/>
            <w:webHidden/>
          </w:rPr>
        </w:r>
        <w:r>
          <w:rPr>
            <w:noProof/>
            <w:webHidden/>
          </w:rPr>
          <w:fldChar w:fldCharType="separate"/>
        </w:r>
        <w:r>
          <w:rPr>
            <w:noProof/>
            <w:webHidden/>
          </w:rPr>
          <w:t>13</w:t>
        </w:r>
        <w:r>
          <w:rPr>
            <w:noProof/>
            <w:webHidden/>
          </w:rPr>
          <w:fldChar w:fldCharType="end"/>
        </w:r>
      </w:hyperlink>
    </w:p>
    <w:p w14:paraId="7D7D0D9E" w14:textId="0FB2172F" w:rsidR="00CE1F8B" w:rsidRDefault="00CE1F8B">
      <w:pPr>
        <w:pStyle w:val="Obsah3"/>
        <w:tabs>
          <w:tab w:val="left" w:pos="1440"/>
          <w:tab w:val="right" w:leader="dot" w:pos="8493"/>
        </w:tabs>
        <w:rPr>
          <w:rFonts w:eastAsiaTheme="minorEastAsia"/>
          <w:noProof/>
          <w:kern w:val="2"/>
          <w:szCs w:val="24"/>
          <w:lang w:eastAsia="cs-CZ"/>
          <w14:ligatures w14:val="standardContextual"/>
        </w:rPr>
      </w:pPr>
      <w:hyperlink w:anchor="_Toc226761444" w:history="1">
        <w:r w:rsidRPr="00253156">
          <w:rPr>
            <w:rStyle w:val="Hypertextovodkaz"/>
            <w:noProof/>
          </w:rPr>
          <w:t>3.1.1</w:t>
        </w:r>
        <w:r>
          <w:rPr>
            <w:rFonts w:eastAsiaTheme="minorEastAsia"/>
            <w:noProof/>
            <w:kern w:val="2"/>
            <w:szCs w:val="24"/>
            <w:lang w:eastAsia="cs-CZ"/>
            <w14:ligatures w14:val="standardContextual"/>
          </w:rPr>
          <w:tab/>
        </w:r>
        <w:r w:rsidRPr="00253156">
          <w:rPr>
            <w:rStyle w:val="Hypertextovodkaz"/>
            <w:noProof/>
          </w:rPr>
          <w:t>Nadpis 3</w:t>
        </w:r>
        <w:r>
          <w:rPr>
            <w:noProof/>
            <w:webHidden/>
          </w:rPr>
          <w:tab/>
        </w:r>
        <w:r>
          <w:rPr>
            <w:noProof/>
            <w:webHidden/>
          </w:rPr>
          <w:fldChar w:fldCharType="begin"/>
        </w:r>
        <w:r>
          <w:rPr>
            <w:noProof/>
            <w:webHidden/>
          </w:rPr>
          <w:instrText xml:space="preserve"> PAGEREF _Toc226761444 \h </w:instrText>
        </w:r>
        <w:r>
          <w:rPr>
            <w:noProof/>
            <w:webHidden/>
          </w:rPr>
        </w:r>
        <w:r>
          <w:rPr>
            <w:noProof/>
            <w:webHidden/>
          </w:rPr>
          <w:fldChar w:fldCharType="separate"/>
        </w:r>
        <w:r>
          <w:rPr>
            <w:noProof/>
            <w:webHidden/>
          </w:rPr>
          <w:t>13</w:t>
        </w:r>
        <w:r>
          <w:rPr>
            <w:noProof/>
            <w:webHidden/>
          </w:rPr>
          <w:fldChar w:fldCharType="end"/>
        </w:r>
      </w:hyperlink>
    </w:p>
    <w:p w14:paraId="41805ECF" w14:textId="59BDC073" w:rsidR="00CE1F8B" w:rsidRDefault="00CE1F8B">
      <w:pPr>
        <w:pStyle w:val="Obsah1"/>
        <w:tabs>
          <w:tab w:val="left" w:pos="720"/>
          <w:tab w:val="right" w:leader="dot" w:pos="8493"/>
        </w:tabs>
        <w:rPr>
          <w:rFonts w:eastAsiaTheme="minorEastAsia"/>
          <w:noProof/>
          <w:kern w:val="2"/>
          <w:szCs w:val="24"/>
          <w:lang w:eastAsia="cs-CZ"/>
          <w14:ligatures w14:val="standardContextual"/>
        </w:rPr>
      </w:pPr>
      <w:hyperlink w:anchor="_Toc226761445" w:history="1">
        <w:r w:rsidRPr="00253156">
          <w:rPr>
            <w:rStyle w:val="Hypertextovodkaz"/>
            <w:noProof/>
          </w:rPr>
          <w:t>4</w:t>
        </w:r>
        <w:r>
          <w:rPr>
            <w:rFonts w:eastAsiaTheme="minorEastAsia"/>
            <w:noProof/>
            <w:kern w:val="2"/>
            <w:szCs w:val="24"/>
            <w:lang w:eastAsia="cs-CZ"/>
            <w14:ligatures w14:val="standardContextual"/>
          </w:rPr>
          <w:tab/>
        </w:r>
        <w:r w:rsidRPr="00253156">
          <w:rPr>
            <w:rStyle w:val="Hypertextovodkaz"/>
            <w:noProof/>
          </w:rPr>
          <w:t>Závěr</w:t>
        </w:r>
        <w:r>
          <w:rPr>
            <w:noProof/>
            <w:webHidden/>
          </w:rPr>
          <w:tab/>
        </w:r>
        <w:r>
          <w:rPr>
            <w:noProof/>
            <w:webHidden/>
          </w:rPr>
          <w:fldChar w:fldCharType="begin"/>
        </w:r>
        <w:r>
          <w:rPr>
            <w:noProof/>
            <w:webHidden/>
          </w:rPr>
          <w:instrText xml:space="preserve"> PAGEREF _Toc226761445 \h </w:instrText>
        </w:r>
        <w:r>
          <w:rPr>
            <w:noProof/>
            <w:webHidden/>
          </w:rPr>
        </w:r>
        <w:r>
          <w:rPr>
            <w:noProof/>
            <w:webHidden/>
          </w:rPr>
          <w:fldChar w:fldCharType="separate"/>
        </w:r>
        <w:r>
          <w:rPr>
            <w:noProof/>
            <w:webHidden/>
          </w:rPr>
          <w:t>14</w:t>
        </w:r>
        <w:r>
          <w:rPr>
            <w:noProof/>
            <w:webHidden/>
          </w:rPr>
          <w:fldChar w:fldCharType="end"/>
        </w:r>
      </w:hyperlink>
    </w:p>
    <w:p w14:paraId="74C20124" w14:textId="3A367133" w:rsidR="00CE1F8B" w:rsidRDefault="00CE1F8B">
      <w:pPr>
        <w:pStyle w:val="Obsah1"/>
        <w:tabs>
          <w:tab w:val="right" w:leader="dot" w:pos="8493"/>
        </w:tabs>
        <w:rPr>
          <w:rFonts w:eastAsiaTheme="minorEastAsia"/>
          <w:noProof/>
          <w:kern w:val="2"/>
          <w:szCs w:val="24"/>
          <w:lang w:eastAsia="cs-CZ"/>
          <w14:ligatures w14:val="standardContextual"/>
        </w:rPr>
      </w:pPr>
      <w:hyperlink w:anchor="_Toc226761446" w:history="1">
        <w:r w:rsidRPr="00253156">
          <w:rPr>
            <w:rStyle w:val="Hypertextovodkaz"/>
            <w:noProof/>
          </w:rPr>
          <w:t>Seznam použité literatury</w:t>
        </w:r>
        <w:r>
          <w:rPr>
            <w:noProof/>
            <w:webHidden/>
          </w:rPr>
          <w:tab/>
        </w:r>
        <w:r>
          <w:rPr>
            <w:noProof/>
            <w:webHidden/>
          </w:rPr>
          <w:fldChar w:fldCharType="begin"/>
        </w:r>
        <w:r>
          <w:rPr>
            <w:noProof/>
            <w:webHidden/>
          </w:rPr>
          <w:instrText xml:space="preserve"> PAGEREF _Toc226761446 \h </w:instrText>
        </w:r>
        <w:r>
          <w:rPr>
            <w:noProof/>
            <w:webHidden/>
          </w:rPr>
        </w:r>
        <w:r>
          <w:rPr>
            <w:noProof/>
            <w:webHidden/>
          </w:rPr>
          <w:fldChar w:fldCharType="separate"/>
        </w:r>
        <w:r>
          <w:rPr>
            <w:noProof/>
            <w:webHidden/>
          </w:rPr>
          <w:t>15</w:t>
        </w:r>
        <w:r>
          <w:rPr>
            <w:noProof/>
            <w:webHidden/>
          </w:rPr>
          <w:fldChar w:fldCharType="end"/>
        </w:r>
      </w:hyperlink>
    </w:p>
    <w:p w14:paraId="51B2A907" w14:textId="2F52DF01" w:rsidR="00CE1F8B" w:rsidRDefault="00CE1F8B">
      <w:pPr>
        <w:pStyle w:val="Obsah1"/>
        <w:tabs>
          <w:tab w:val="right" w:leader="dot" w:pos="8493"/>
        </w:tabs>
        <w:rPr>
          <w:rFonts w:eastAsiaTheme="minorEastAsia"/>
          <w:noProof/>
          <w:kern w:val="2"/>
          <w:szCs w:val="24"/>
          <w:lang w:eastAsia="cs-CZ"/>
          <w14:ligatures w14:val="standardContextual"/>
        </w:rPr>
      </w:pPr>
      <w:hyperlink w:anchor="_Toc226761447" w:history="1">
        <w:r w:rsidRPr="00253156">
          <w:rPr>
            <w:rStyle w:val="Hypertextovodkaz"/>
            <w:noProof/>
          </w:rPr>
          <w:t>Seznam zkratek</w:t>
        </w:r>
        <w:r>
          <w:rPr>
            <w:noProof/>
            <w:webHidden/>
          </w:rPr>
          <w:tab/>
        </w:r>
        <w:r>
          <w:rPr>
            <w:noProof/>
            <w:webHidden/>
          </w:rPr>
          <w:fldChar w:fldCharType="begin"/>
        </w:r>
        <w:r>
          <w:rPr>
            <w:noProof/>
            <w:webHidden/>
          </w:rPr>
          <w:instrText xml:space="preserve"> PAGEREF _Toc226761447 \h </w:instrText>
        </w:r>
        <w:r>
          <w:rPr>
            <w:noProof/>
            <w:webHidden/>
          </w:rPr>
        </w:r>
        <w:r>
          <w:rPr>
            <w:noProof/>
            <w:webHidden/>
          </w:rPr>
          <w:fldChar w:fldCharType="separate"/>
        </w:r>
        <w:r>
          <w:rPr>
            <w:noProof/>
            <w:webHidden/>
          </w:rPr>
          <w:t>18</w:t>
        </w:r>
        <w:r>
          <w:rPr>
            <w:noProof/>
            <w:webHidden/>
          </w:rPr>
          <w:fldChar w:fldCharType="end"/>
        </w:r>
      </w:hyperlink>
    </w:p>
    <w:p w14:paraId="7CE2EE4D" w14:textId="4E0B6169" w:rsidR="0020206D" w:rsidRPr="00E861E3" w:rsidRDefault="00AB12BF" w:rsidP="0020206D">
      <w:pPr>
        <w:spacing w:after="100"/>
        <w:rPr>
          <w:rFonts w:ascii="Times New Roman" w:hAnsi="Times New Roman" w:cs="Times New Roman"/>
          <w:szCs w:val="24"/>
        </w:rPr>
      </w:pPr>
      <w:r w:rsidRPr="00E861E3">
        <w:fldChar w:fldCharType="end"/>
      </w:r>
      <w:r w:rsidR="0020206D" w:rsidRPr="00E861E3">
        <w:rPr>
          <w:rFonts w:ascii="Times New Roman" w:hAnsi="Times New Roman" w:cs="Times New Roman"/>
          <w:szCs w:val="24"/>
        </w:rPr>
        <w:t>Seznam příloh</w:t>
      </w:r>
    </w:p>
    <w:p w14:paraId="28DCF7C9" w14:textId="77777777" w:rsidR="0020411E" w:rsidRPr="00E861E3" w:rsidRDefault="0020206D" w:rsidP="0020206D">
      <w:pPr>
        <w:spacing w:after="100"/>
      </w:pPr>
      <w:r w:rsidRPr="00E861E3">
        <w:rPr>
          <w:rFonts w:ascii="Times New Roman" w:hAnsi="Times New Roman" w:cs="Times New Roman"/>
          <w:szCs w:val="24"/>
        </w:rPr>
        <w:t>Přílohy</w:t>
      </w:r>
    </w:p>
    <w:p w14:paraId="41AA7369" w14:textId="1E8BD2E4" w:rsidR="0056428D" w:rsidRPr="00E861E3" w:rsidRDefault="0056428D" w:rsidP="0056428D">
      <w:pPr>
        <w:pStyle w:val="Nadpis1"/>
      </w:pPr>
      <w:bookmarkStart w:id="4" w:name="_Toc226761431"/>
      <w:bookmarkStart w:id="5" w:name="_Toc22112413"/>
      <w:r w:rsidRPr="00E861E3">
        <w:lastRenderedPageBreak/>
        <w:t>Výsledky analýzy</w:t>
      </w:r>
      <w:bookmarkEnd w:id="4"/>
    </w:p>
    <w:p w14:paraId="7A461866" w14:textId="7ABD2BA1" w:rsidR="0056428D" w:rsidRPr="00E861E3" w:rsidRDefault="0056428D" w:rsidP="0056428D">
      <w:r w:rsidRPr="00E861E3">
        <w:t xml:space="preserve">Tato kapitola představuje výsledky empirické analýzy </w:t>
      </w:r>
      <w:commentRangeStart w:id="6"/>
      <w:r w:rsidRPr="00E861E3">
        <w:t xml:space="preserve">poptávky po AI dovednostech v IT pracovních inzerátech. </w:t>
      </w:r>
      <w:commentRangeEnd w:id="6"/>
      <w:r w:rsidR="00711CEF" w:rsidRPr="00E861E3">
        <w:rPr>
          <w:rStyle w:val="Odkaznakoment"/>
          <w:sz w:val="24"/>
          <w:szCs w:val="22"/>
        </w:rPr>
        <w:commentReference w:id="6"/>
      </w:r>
      <w:r w:rsidRPr="00E861E3">
        <w:t xml:space="preserve"> Cílem této části je analyzovat, jak požadavky na AI dovednosti ovlivňují mzdy</w:t>
      </w:r>
      <w:ins w:id="7" w:author="Jakub Murcek" w:date="2026-04-13T11:04:00Z" w16du:dateUtc="2026-04-13T09:04:00Z">
        <w:r w:rsidR="00C87DAF">
          <w:t xml:space="preserve"> </w:t>
        </w:r>
      </w:ins>
      <w:r w:rsidR="00C87DAF">
        <w:t>a jaký je vztah mezi vzd</w:t>
      </w:r>
      <w:commentRangeStart w:id="8"/>
      <w:r w:rsidRPr="00E861E3">
        <w:t>ělání</w:t>
      </w:r>
      <w:r w:rsidR="00C87DAF">
        <w:t>m</w:t>
      </w:r>
      <w:r w:rsidRPr="00E861E3">
        <w:t>, zkušenost</w:t>
      </w:r>
      <w:r w:rsidR="00C87DAF">
        <w:t>mi</w:t>
      </w:r>
      <w:r w:rsidRPr="00E861E3">
        <w:t xml:space="preserve"> či flexibilit</w:t>
      </w:r>
      <w:r w:rsidR="00C87DAF">
        <w:t>ou</w:t>
      </w:r>
      <w:r w:rsidRPr="00E861E3">
        <w:t xml:space="preserve"> pracovních pozic.</w:t>
      </w:r>
      <w:commentRangeEnd w:id="8"/>
      <w:r w:rsidR="00711CEF" w:rsidRPr="00E861E3">
        <w:rPr>
          <w:rStyle w:val="Odkaznakoment"/>
          <w:sz w:val="24"/>
          <w:szCs w:val="22"/>
        </w:rPr>
        <w:commentReference w:id="8"/>
      </w:r>
      <w:r w:rsidRPr="00E861E3">
        <w:t xml:space="preserve"> Nejprve je prezentována analýza amerického trhu práce (17 848 inzerátů), která slouží jako hlavní referenční vzorek, následně je rozšířena o komparativní perspektivu tří zemí, USA, Německa a Indie (38 432 inzerátů).</w:t>
      </w:r>
    </w:p>
    <w:p w14:paraId="6E230633" w14:textId="77777777" w:rsidR="0056428D" w:rsidRPr="00E861E3" w:rsidRDefault="0056428D" w:rsidP="0056428D">
      <w:pPr>
        <w:pStyle w:val="Nadpis2"/>
      </w:pPr>
      <w:bookmarkStart w:id="9" w:name="_Toc226103399"/>
      <w:bookmarkStart w:id="10" w:name="_Toc226761432"/>
      <w:r w:rsidRPr="00E861E3">
        <w:t>Deskriptivní statistika</w:t>
      </w:r>
      <w:bookmarkEnd w:id="9"/>
      <w:bookmarkEnd w:id="10"/>
    </w:p>
    <w:p w14:paraId="50B1CA30" w14:textId="1482DBBD" w:rsidR="0056428D" w:rsidRPr="0079624D" w:rsidRDefault="0056428D" w:rsidP="0056428D">
      <w:pPr>
        <w:rPr>
          <w:lang w:val="en-US"/>
        </w:rPr>
      </w:pPr>
      <w:r w:rsidRPr="00E861E3">
        <w:t xml:space="preserve">Ze zkoumaného vzorku vyžadovalo 20,6 % inzerátů alespoň nějakou úroveň AI dovedností. Konkrétně 13,2 % pozic představuje </w:t>
      </w:r>
      <w:commentRangeStart w:id="11"/>
      <w:r w:rsidRPr="00E861E3">
        <w:t xml:space="preserve">kategorie AI </w:t>
      </w:r>
      <w:commentRangeEnd w:id="11"/>
      <w:r w:rsidR="00711CEF">
        <w:rPr>
          <w:rStyle w:val="Odkaznakoment"/>
          <w:sz w:val="24"/>
          <w:szCs w:val="22"/>
        </w:rPr>
        <w:commentReference w:id="11"/>
      </w:r>
      <w:r w:rsidR="00F82455">
        <w:t>integrace</w:t>
      </w:r>
      <w:r w:rsidRPr="00E861E3">
        <w:t>, jedná se tedy o pozice, kde je AI integrována do běžných pracovních procesů. To značí základní činnosti a práci s AI jako využití generativních AI nástrojů, API integrace, prompt engineering. Dalších 7,4 % pozic ze vzorku spadá do kategorie Applied/Core AI, tedy pozic zaměřených na přímý vývoj a budování AI systémů (strojové učení, trénování modelů, vývoj algoritmů). Zbývající většina, přesně 79,5 % extrahovaných inzerátů, nepožadovalo žádné explicitní AI dovednosti.</w:t>
      </w:r>
    </w:p>
    <w:p w14:paraId="4FA6706C" w14:textId="06993B26" w:rsidR="0056428D" w:rsidRPr="00E861E3" w:rsidRDefault="0056428D" w:rsidP="0056428D">
      <w:commentRangeStart w:id="12"/>
      <w:r w:rsidRPr="00E861E3">
        <w:t>Co se týče mzdové distribuce</w:t>
      </w:r>
      <w:commentRangeEnd w:id="12"/>
      <w:r w:rsidR="00711CEF" w:rsidRPr="00E861E3">
        <w:rPr>
          <w:rStyle w:val="Odkaznakoment"/>
          <w:sz w:val="24"/>
          <w:szCs w:val="22"/>
        </w:rPr>
        <w:commentReference w:id="12"/>
      </w:r>
      <w:r w:rsidRPr="00E861E3">
        <w:t xml:space="preserve">, 14 640 pozorování obsahovalo data o mzdě, tedy 82,0 % vzorku. Mediánový roční plat činí 117 885 USD. Explorativní srovnání mzdových hladin podle úrovně AI požadavků mezi sebou naznačuje výrazné nominální rozdíly. </w:t>
      </w:r>
      <w:r w:rsidR="00F82455">
        <w:t>Rozložení je znázorněno</w:t>
      </w:r>
      <w:r w:rsidRPr="00E861E3">
        <w:t xml:space="preserve"> na Obrázku 1. Pozice bez AI požadavků vykazovaly průměrný roční plat 119 532 USD. </w:t>
      </w:r>
      <w:commentRangeStart w:id="13"/>
      <w:r w:rsidRPr="00E861E3">
        <w:t xml:space="preserve">Medián pak představuje 114 000 USD. U pozic kategorie AI Integration dosahoval průměrný plat 140 487 USD, medián 135 000 USD. To značí nominální nárůst přibližně o 21 000 USD. Nejvyšší ohodnocení pak vykazovaly pozice Applied/Core AI s průměrem 150 498 USD (medián 148 495 USD), s nominální prémií přibližně 31 000 USD oproti pozicím bez AI požadavků. </w:t>
      </w:r>
      <w:commentRangeEnd w:id="13"/>
      <w:r w:rsidR="004A3267" w:rsidRPr="00E861E3">
        <w:rPr>
          <w:rStyle w:val="Odkaznakoment"/>
          <w:sz w:val="24"/>
          <w:szCs w:val="22"/>
        </w:rPr>
        <w:commentReference w:id="13"/>
      </w:r>
      <w:r w:rsidRPr="00E861E3">
        <w:t>Tyto hrubé nominální rozdíly však zahrnují také vliv proměnných jako jsou vzdělání, zkušenosti, region a typ pozice. Čistá AI prémie po kontrole těchto faktorů je kvantifikována později v sekci 5.3.</w:t>
      </w:r>
    </w:p>
    <w:p w14:paraId="3F33C909" w14:textId="77777777" w:rsidR="0056428D" w:rsidRPr="00E861E3" w:rsidRDefault="0056428D" w:rsidP="0056428D">
      <w:pPr>
        <w:keepNext/>
      </w:pPr>
      <w:r w:rsidRPr="00E861E3">
        <w:rPr>
          <w:noProof/>
        </w:rPr>
        <w:lastRenderedPageBreak/>
        <w:drawing>
          <wp:inline distT="0" distB="0" distL="0" distR="0" wp14:anchorId="1055A95B" wp14:editId="414EB850">
            <wp:extent cx="5399405" cy="3930015"/>
            <wp:effectExtent l="0" t="0" r="0" b="0"/>
            <wp:docPr id="200565784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57843" name="Picture 1" descr="A graph of a graph&#10;&#10;AI-generated content may be incorrect."/>
                    <pic:cNvPicPr/>
                  </pic:nvPicPr>
                  <pic:blipFill>
                    <a:blip r:embed="rId12"/>
                    <a:stretch>
                      <a:fillRect/>
                    </a:stretch>
                  </pic:blipFill>
                  <pic:spPr>
                    <a:xfrm>
                      <a:off x="0" y="0"/>
                      <a:ext cx="5399405" cy="3930015"/>
                    </a:xfrm>
                    <a:prstGeom prst="rect">
                      <a:avLst/>
                    </a:prstGeom>
                  </pic:spPr>
                </pic:pic>
              </a:graphicData>
            </a:graphic>
          </wp:inline>
        </w:drawing>
      </w:r>
    </w:p>
    <w:p w14:paraId="40B42407" w14:textId="77777777" w:rsidR="0056428D" w:rsidRPr="00E861E3" w:rsidRDefault="0056428D" w:rsidP="0056428D">
      <w:pPr>
        <w:pStyle w:val="Titulek"/>
        <w:spacing w:line="240" w:lineRule="auto"/>
      </w:pPr>
      <w:commentRangeStart w:id="14"/>
      <w:r w:rsidRPr="00E861E3">
        <w:t xml:space="preserve">Obrázek </w:t>
      </w:r>
      <w:fldSimple w:instr=" SEQ Obrázek \* ARABIC ">
        <w:r w:rsidRPr="00E861E3">
          <w:t>1</w:t>
        </w:r>
      </w:fldSimple>
      <w:r w:rsidRPr="00E861E3">
        <w:t xml:space="preserve"> Graf rozdělení ročních platů dle úrovně AI</w:t>
      </w:r>
      <w:commentRangeEnd w:id="14"/>
      <w:r w:rsidR="004A3267" w:rsidRPr="00E861E3">
        <w:rPr>
          <w:rStyle w:val="Odkaznakoment"/>
          <w:sz w:val="24"/>
          <w:szCs w:val="18"/>
        </w:rPr>
        <w:commentReference w:id="14"/>
      </w:r>
    </w:p>
    <w:p w14:paraId="59D6FE80" w14:textId="77777777" w:rsidR="0056428D" w:rsidRPr="00E861E3" w:rsidRDefault="0056428D" w:rsidP="0056428D">
      <w:pPr>
        <w:rPr>
          <w:i/>
          <w:iCs/>
        </w:rPr>
      </w:pPr>
      <w:r w:rsidRPr="00E861E3">
        <w:rPr>
          <w:i/>
          <w:iCs/>
        </w:rPr>
        <w:t>Zdroj: vlastní zpracování</w:t>
      </w:r>
    </w:p>
    <w:p w14:paraId="27EE6C2A" w14:textId="4F7173FA" w:rsidR="0056428D" w:rsidRPr="00E861E3" w:rsidRDefault="0056428D" w:rsidP="0056428D">
      <w:r w:rsidRPr="00E861E3">
        <w:t xml:space="preserve">Z hlediska požadovaného vzdělání vyžadovalo 60,4 % inzerátů ve vzorku inzerátů titul bakalář či vyšší. </w:t>
      </w:r>
      <w:commentRangeStart w:id="15"/>
      <w:r w:rsidRPr="00E861E3">
        <w:t xml:space="preserve">V </w:t>
      </w:r>
      <w:r w:rsidR="00564E65" w:rsidRPr="00E861E3">
        <w:t>jemnějším</w:t>
      </w:r>
      <w:r w:rsidRPr="00E861E3">
        <w:t xml:space="preserve"> rozlišení</w:t>
      </w:r>
      <w:r w:rsidR="00054C6D" w:rsidRPr="00E861E3">
        <w:t xml:space="preserve">, používaném </w:t>
      </w:r>
      <w:r w:rsidRPr="00E861E3">
        <w:t xml:space="preserve">v OLS </w:t>
      </w:r>
      <w:commentRangeEnd w:id="15"/>
      <w:r w:rsidR="007348CE" w:rsidRPr="00E861E3">
        <w:rPr>
          <w:rStyle w:val="Odkaznakoment"/>
          <w:sz w:val="24"/>
          <w:szCs w:val="22"/>
        </w:rPr>
        <w:commentReference w:id="15"/>
      </w:r>
      <w:r w:rsidR="0079624D" w:rsidRPr="00E861E3">
        <w:t>modelech požadovalo</w:t>
      </w:r>
      <w:r w:rsidRPr="00E861E3">
        <w:t xml:space="preserve"> 58,5 % pozic bakalářský titul, 1,9 % magisterský nebo vyšší, 1,9 % titul z institucí obdobných českým vyšším odborným školám (Associate) a 2,1 % pozic zmiňovalo nutnost zdělání středoškolského. Zbylých 35,7 % inzerátů tuto informaci nijak nespecifikovalo. </w:t>
      </w:r>
      <w:commentRangeStart w:id="16"/>
      <w:r w:rsidRPr="00E861E3">
        <w:t>Vzhledem k relativně vysokému podílu chybějících hodnot byla tato skupina v regresních modelech kódována jako samostatná referenční kategorie (Missing).</w:t>
      </w:r>
      <w:commentRangeEnd w:id="16"/>
      <w:r w:rsidR="007348CE" w:rsidRPr="00E861E3">
        <w:rPr>
          <w:rStyle w:val="Odkaznakoment"/>
          <w:sz w:val="24"/>
          <w:szCs w:val="22"/>
        </w:rPr>
        <w:commentReference w:id="16"/>
      </w:r>
      <w:r w:rsidRPr="00E861E3">
        <w:t xml:space="preserve"> Prosté vyřazení těchto chybějících hodnot by totiž vedlo k podstatnému snížení velikosti vzorku v regresních modelech a potenciálně také k selekčnímu zkreslení výsledků (tzv. selection bias), neboť u inzerátů s AI požadavky chyběla informace o vzdělání častěji (43,6 %) než u pozic bez AI (33,6 %).</w:t>
      </w:r>
    </w:p>
    <w:p w14:paraId="00B83DCF" w14:textId="77777777" w:rsidR="0056428D" w:rsidRPr="00E861E3" w:rsidRDefault="0056428D" w:rsidP="0056428D">
      <w:r w:rsidRPr="00E861E3">
        <w:t xml:space="preserve">Požadované zkušenosti byly ve vzorku dat rozloženy následovně. 47,1 % pozic inzerátů požadovalo 3–5 let praxe. Tato doba byla zařazena do kategorie středně vysoké délky praxe (kategorie Mid). Dalších 20,4 % pozic byla zařazena do kategorie Senior+ (délka praxe 6 a více let) a 18,0 % junior (0–2 roky). Zbylých 14,5 % pozic zkušenosti </w:t>
      </w:r>
      <w:r w:rsidRPr="00E861E3">
        <w:lastRenderedPageBreak/>
        <w:t>specifikované neměly. Průměrná minimální požadovaná zkušenost činí 4 a půl roku, medián představuje 5 let.</w:t>
      </w:r>
    </w:p>
    <w:p w14:paraId="3727EAAB" w14:textId="77777777" w:rsidR="0056428D" w:rsidRPr="00E861E3" w:rsidRDefault="0056428D" w:rsidP="0056428D">
      <w:commentRangeStart w:id="17"/>
      <w:r w:rsidRPr="00E861E3">
        <w:t>Celkový podíl pozic nabízejících práci na dálku (pozic remote) je 28,4 %. Zajímavý je rozdíl v rozložení podle AI požadavků: mezi pozicemi s AI požadavky nabízelo práci na dálku 37,4 % inzerátů, zatímco u pozic bez AI to bylo pouze 26,1 %. Tento rozdíl je statisticky vysoce významný (Pearsonův χ² = 182,7; p &lt; 0,001). AI pozice jsou tedy signifikantně flexibilnější (ještě flexibilnější než obecné IT pozice) z hlediska místa výkonu práce, což může reflektovat jak samotnou povahu AI práce, tak i možnou strategii zaměstnavatelů při náboru vzácných AI talentů.</w:t>
      </w:r>
      <w:commentRangeEnd w:id="17"/>
      <w:r w:rsidR="007348CE" w:rsidRPr="00E861E3">
        <w:rPr>
          <w:rStyle w:val="Odkaznakoment"/>
          <w:sz w:val="24"/>
          <w:szCs w:val="22"/>
        </w:rPr>
        <w:commentReference w:id="17"/>
      </w:r>
    </w:p>
    <w:p w14:paraId="11626C01" w14:textId="77777777" w:rsidR="0056428D" w:rsidRPr="00E861E3" w:rsidRDefault="0056428D" w:rsidP="0056428D">
      <w:bookmarkStart w:id="18" w:name="_Hlk226544247"/>
      <w:r w:rsidRPr="00E861E3">
        <w:t xml:space="preserve">Co se týče sektoru, ve vzorku dat dominují informační technologie 42,3 %, což je při hledání IT pozic předpokládané. Ty jsou následovány výrobou (8,5 %), finančními službami (7,5 %), letectvím a obranným průmyslem (6,8 %). Co se však významně liší, je koncentrace AI požadavků podle profesní skupiny (job family). Nejvyšší podíl AI požadavků zde vykazuje kategorie </w:t>
      </w:r>
      <w:commentRangeStart w:id="19"/>
      <w:r w:rsidRPr="00E861E3">
        <w:t>Data &amp; AI</w:t>
      </w:r>
      <w:commentRangeEnd w:id="19"/>
      <w:r w:rsidR="007348CE" w:rsidRPr="00E861E3">
        <w:rPr>
          <w:rStyle w:val="Odkaznakoment"/>
          <w:sz w:val="24"/>
          <w:szCs w:val="22"/>
        </w:rPr>
        <w:commentReference w:id="19"/>
      </w:r>
      <w:r w:rsidRPr="00E861E3">
        <w:t>, u které AI dovednosti vyžaduje 55,7 % pozic. Následují pozice seniorních (33,3 %) a neseniorních softwarových inženýřů (26,8 %). Pozice v rámci DevOps &amp; Cloud pak vykazuje již podstatně nižší podíl (17,8 %) a Software Developer pouze 15,9 %. Tyto rozdíly jsou statisticky významné (χ² = 1 200; p &lt; 0,001).</w:t>
      </w:r>
    </w:p>
    <w:bookmarkEnd w:id="18"/>
    <w:p w14:paraId="07D6250E" w14:textId="77777777" w:rsidR="0056428D" w:rsidRPr="00E861E3" w:rsidRDefault="0056428D" w:rsidP="0056428D">
      <w:r w:rsidRPr="00E861E3">
        <w:t>Podíl AI požadavků rovněž roste se senioritou pozic. U juniorních pozic (0–2 roky) vyžaduje AI přibližně 17,2 % inzerátů, u středně zkušených (3–5 let) 22,1 % a u seniorních (6 a více let) se podíl zvyšuje na 22,4 %. Při rozlišení na podkategorie lze sledovat postupný nárůst Applied/Core AI. Konkrétně z 6,2 % u juniorních pozic, přes 7,4 % u pozic se střední délkou zkušeností až po 8,7 % u seniorních pozic. To naznačuje, že hlubší AI expertíza je častěji požadována u zkušenějších zaměstnanců.</w:t>
      </w:r>
    </w:p>
    <w:p w14:paraId="3D583086" w14:textId="77777777" w:rsidR="0056428D" w:rsidRPr="00E861E3" w:rsidRDefault="0056428D" w:rsidP="0056428D">
      <w:r w:rsidRPr="00E861E3">
        <w:t>U lokace vykazují výraznou geografickou koncentraci pozice na západě USA (28,8 % AI pozic; 21,1 % bez AI). V kategorii s neuvedenou lokací (Unknown), jež v IT inzerci typicky představuje celostátní či remote pozice, byl podíl rovněž vyšší ve prospěch AI (32,4 % AI; 24,1 % bez AI). Naopak regiony středozápad (7,7 % AI; 11,6 % bez AI) a jih (20,0 % AI; 31,1 % bez AI) mají zastoupení nižší. Tyto rozdíly jsou statisticky významné (χ² = 321,7; p &lt; 0,001) a odrážejí obecně známou koncentraci technologického průmyslu v oblasti na západě USA, zejména v Silicon Valley a San Franciscu.</w:t>
      </w:r>
    </w:p>
    <w:p w14:paraId="7B4A657C" w14:textId="162A6BAD" w:rsidR="0056428D" w:rsidRPr="00E861E3" w:rsidRDefault="00836862" w:rsidP="0056428D">
      <w:pPr>
        <w:pStyle w:val="Nadpis2"/>
      </w:pPr>
      <w:r>
        <w:lastRenderedPageBreak/>
        <w:t>JINAM</w:t>
      </w:r>
    </w:p>
    <w:p w14:paraId="2ED3FF01" w14:textId="77777777" w:rsidR="0056428D" w:rsidRPr="00E861E3" w:rsidRDefault="0056428D" w:rsidP="0056428D">
      <w:pPr>
        <w:pStyle w:val="Normlnweb"/>
        <w:jc w:val="both"/>
        <w:rPr>
          <w:lang w:val="cs-CZ"/>
        </w:rPr>
      </w:pPr>
      <w:bookmarkStart w:id="20" w:name="_Hlk226545201"/>
      <w:commentRangeStart w:id="21"/>
      <w:r w:rsidRPr="00E861E3">
        <w:rPr>
          <w:lang w:val="cs-CZ"/>
        </w:rPr>
        <w:t>Byly provedeny také chi-kvadrát testy profilových charakteristik. Distribuce požadovaných zkušeností se mezi pozicemi AI a bez AI signifikantně liší (χ² = 61,71; p &lt; 0,001). AI pozice vykazují vyšší podíl požadavků na střední a seniorní úroveň zkušeností, zatímco juniorní a nespecifikované pozice jsou u AI relativně méně zastoupeny. Toto zjištění potvrzuje, že AI pozice vyžadují od uchazečů objemnější profil lidského kapitálu.</w:t>
      </w:r>
      <w:commentRangeEnd w:id="21"/>
      <w:r w:rsidR="007348CE" w:rsidRPr="00E861E3">
        <w:rPr>
          <w:rStyle w:val="Odkaznakoment"/>
          <w:sz w:val="24"/>
          <w:szCs w:val="24"/>
          <w:lang w:val="cs-CZ"/>
        </w:rPr>
        <w:commentReference w:id="21"/>
      </w:r>
    </w:p>
    <w:p w14:paraId="15EA835C" w14:textId="77777777" w:rsidR="0056428D" w:rsidRPr="00E861E3" w:rsidRDefault="0056428D" w:rsidP="0056428D">
      <w:pPr>
        <w:pStyle w:val="Nadpis2"/>
      </w:pPr>
      <w:bookmarkStart w:id="22" w:name="_Toc226103410"/>
      <w:bookmarkStart w:id="23" w:name="_Toc226761434"/>
      <w:bookmarkEnd w:id="20"/>
      <w:commentRangeStart w:id="24"/>
      <w:r w:rsidRPr="00E861E3">
        <w:t>AI prémie na platu (OLS regresní analýza)</w:t>
      </w:r>
      <w:bookmarkEnd w:id="22"/>
      <w:bookmarkEnd w:id="23"/>
      <w:commentRangeEnd w:id="24"/>
      <w:r w:rsidR="007348CE" w:rsidRPr="00E861E3">
        <w:rPr>
          <w:rStyle w:val="Odkaznakoment"/>
          <w:sz w:val="28"/>
          <w:szCs w:val="26"/>
        </w:rPr>
        <w:commentReference w:id="24"/>
      </w:r>
    </w:p>
    <w:p w14:paraId="60BE2A86" w14:textId="3991105E" w:rsidR="0056428D" w:rsidRPr="00E861E3" w:rsidRDefault="0056428D" w:rsidP="00E95C5A">
      <w:pPr>
        <w:pStyle w:val="Normlnweb"/>
        <w:jc w:val="both"/>
        <w:rPr>
          <w:lang w:val="cs-CZ"/>
        </w:rPr>
      </w:pPr>
      <w:bookmarkStart w:id="25" w:name="_Hlk226641977"/>
      <w:r w:rsidRPr="00E861E3">
        <w:rPr>
          <w:lang w:val="cs-CZ"/>
        </w:rPr>
        <w:t xml:space="preserve">Jedním z klíčových </w:t>
      </w:r>
      <w:r w:rsidR="00E95C5A">
        <w:rPr>
          <w:lang w:val="cs-CZ"/>
        </w:rPr>
        <w:t>cílů</w:t>
      </w:r>
      <w:r w:rsidRPr="00E861E3">
        <w:rPr>
          <w:lang w:val="cs-CZ"/>
        </w:rPr>
        <w:t xml:space="preserve"> této práce a analýzy je kvantifikace čisté mzdové prémie za AI dovednosti p</w:t>
      </w:r>
      <w:r w:rsidR="005121BF">
        <w:rPr>
          <w:lang w:val="cs-CZ"/>
        </w:rPr>
        <w:t>ři postupném přidávání kontrolních proměnných</w:t>
      </w:r>
      <w:r w:rsidRPr="00E861E3">
        <w:rPr>
          <w:lang w:val="cs-CZ"/>
        </w:rPr>
        <w:t>. K tomuto účelu byly zkonstruovány OLS regresní modely vysvětlující přirozený logaritmus roční mzdy (ln_salary), v souladu s Mincerovou mzdovou rovnicí. Konkrétně byly sestaveny tři inkrementální modely, jež přidávají další proměnné jako např. lidský kapitál ve formě vzdělání a zkušeností.</w:t>
      </w:r>
    </w:p>
    <w:p w14:paraId="7A72492B" w14:textId="41E173C3" w:rsidR="0056428D" w:rsidRDefault="0056428D" w:rsidP="0056428D">
      <w:pPr>
        <w:pStyle w:val="Normlnweb"/>
        <w:jc w:val="both"/>
        <w:rPr>
          <w:lang w:val="cs-CZ"/>
        </w:rPr>
      </w:pPr>
      <w:bookmarkStart w:id="26" w:name="_Hlk226971642"/>
      <w:r w:rsidRPr="00E861E3">
        <w:rPr>
          <w:lang w:val="cs-CZ"/>
        </w:rPr>
        <w:t>Vzhledem k logaritmické transformaci závislé proměnné lze odhadnuté koeficienty interpretovat jako přibližné procentuální změny mzdy</w:t>
      </w:r>
      <w:r w:rsidR="005121BF">
        <w:rPr>
          <w:lang w:val="cs-CZ"/>
        </w:rPr>
        <w:t>.</w:t>
      </w:r>
    </w:p>
    <w:bookmarkEnd w:id="26"/>
    <w:p w14:paraId="0085FD8A" w14:textId="77777777" w:rsidR="005121BF" w:rsidRPr="00E861E3" w:rsidRDefault="005121BF" w:rsidP="005121BF">
      <w:pPr>
        <w:pStyle w:val="Normlnweb"/>
        <w:jc w:val="both"/>
        <w:rPr>
          <w:lang w:val="cs-CZ"/>
        </w:rPr>
      </w:pPr>
      <w:r w:rsidRPr="00E861E3">
        <w:rPr>
          <w:lang w:val="cs-CZ"/>
        </w:rPr>
        <w:t>Před konstrukcí regresních modelů byly provedeny testy k ověření, zda pozorované deskriptivní rozdíly nejsou pouze čistě náhodné.</w:t>
      </w:r>
      <w:bookmarkStart w:id="27" w:name="_Toc226103408"/>
      <w:bookmarkStart w:id="28" w:name="_Hlk226533978"/>
      <w:r w:rsidRPr="00E861E3">
        <w:rPr>
          <w:lang w:val="cs-CZ"/>
        </w:rPr>
        <w:t xml:space="preserve"> Pro test mzdových rozdílů byl využit dvouvýběrový t-test, jež prokázal statisticky vysoce významný rozdíl v průměrných ročních platech mezi AI a ne AI pozicemi (t = −29,44; p &lt; 0,001). Hrubý mzdový rozdíl činil 24 557 USD ročně ve prospěch AI pozic. Hodnota Cohenova d dosáhla 0,600, což indikuje středně silný praktický efekt. Mzdová prémie AI tedy není pouze statistickým artefaktem, ale představuje skutečně významný rozdíl. </w:t>
      </w:r>
      <w:r>
        <w:rPr>
          <w:lang w:val="cs-CZ"/>
        </w:rPr>
        <w:t>Závěr</w:t>
      </w:r>
      <w:r w:rsidRPr="00E861E3">
        <w:rPr>
          <w:lang w:val="cs-CZ"/>
        </w:rPr>
        <w:t xml:space="preserve"> byl </w:t>
      </w:r>
      <w:r>
        <w:rPr>
          <w:lang w:val="cs-CZ"/>
        </w:rPr>
        <w:t>potvrzen pomocí</w:t>
      </w:r>
      <w:r w:rsidRPr="00E861E3">
        <w:rPr>
          <w:lang w:val="cs-CZ"/>
        </w:rPr>
        <w:t xml:space="preserve"> neparametrick</w:t>
      </w:r>
      <w:r>
        <w:rPr>
          <w:lang w:val="cs-CZ"/>
        </w:rPr>
        <w:t>ého</w:t>
      </w:r>
      <w:r w:rsidRPr="00E861E3">
        <w:rPr>
          <w:lang w:val="cs-CZ"/>
        </w:rPr>
        <w:t xml:space="preserve"> Mann-Whitney U test</w:t>
      </w:r>
      <w:r>
        <w:rPr>
          <w:lang w:val="cs-CZ"/>
        </w:rPr>
        <w:t>u</w:t>
      </w:r>
      <w:r w:rsidRPr="00E861E3">
        <w:rPr>
          <w:lang w:val="cs-CZ"/>
        </w:rPr>
        <w:t>, který nevyžaduje předpoklad normálního rozdělení mezd. Výsledek (z = −27,84; p &lt; 0,001) vedl ke shodnému závěru o statisticky významném rozdílu mezi skupinami.</w:t>
      </w:r>
    </w:p>
    <w:bookmarkEnd w:id="27"/>
    <w:bookmarkEnd w:id="28"/>
    <w:p w14:paraId="273C3DEB" w14:textId="30D239EE" w:rsidR="005121BF" w:rsidRPr="00E861E3" w:rsidRDefault="005121BF" w:rsidP="005121BF">
      <w:pPr>
        <w:pStyle w:val="Normlnweb"/>
        <w:jc w:val="both"/>
        <w:rPr>
          <w:lang w:val="cs-CZ"/>
        </w:rPr>
      </w:pPr>
      <w:r w:rsidRPr="00E861E3">
        <w:rPr>
          <w:lang w:val="cs-CZ"/>
        </w:rPr>
        <w:t xml:space="preserve">Pro ověření, zda mzdové rozdíly existují i mezi jednotlivými úrovněmi AI požadavků (None, AI Integration a Applied/Core AI), byla provedena analýza rozptylu (ANOVA) s využitím post-hoc Bonferroniho korekcí pro mnohočetná srovnání. Všechny tři páry </w:t>
      </w:r>
      <w:r w:rsidRPr="00E861E3">
        <w:rPr>
          <w:lang w:val="cs-CZ"/>
        </w:rPr>
        <w:lastRenderedPageBreak/>
        <w:t xml:space="preserve">se vzájemně statisticky signifikantně lišily (p &lt; 0,001 u všech porovnání). Konkrétní rozdíly mezi Applied/Core AI a AI Integration představovaly +10 010 USD, mezi None a AI Integration −20 955 USD a mezi None a Applied/Core AI −30 965 USD. Mzdová prémie tedy roste s hloubkou AI expertízy, což validuje rozlišení úrovní AI přijaté v této práci. </w:t>
      </w:r>
      <w:r>
        <w:rPr>
          <w:lang w:val="cs-CZ"/>
        </w:rPr>
        <w:t>Závěr</w:t>
      </w:r>
      <w:r w:rsidRPr="00E861E3">
        <w:rPr>
          <w:lang w:val="cs-CZ"/>
        </w:rPr>
        <w:t xml:space="preserve"> byl</w:t>
      </w:r>
      <w:r>
        <w:rPr>
          <w:lang w:val="cs-CZ"/>
        </w:rPr>
        <w:t xml:space="preserve"> následně </w:t>
      </w:r>
      <w:r w:rsidRPr="00E861E3">
        <w:rPr>
          <w:lang w:val="cs-CZ"/>
        </w:rPr>
        <w:t xml:space="preserve">ověřen neparametrickým Kruskal-Wallisovým </w:t>
      </w:r>
      <w:commentRangeStart w:id="29"/>
      <w:r w:rsidRPr="00E861E3">
        <w:rPr>
          <w:lang w:val="cs-CZ"/>
        </w:rPr>
        <w:t>testem.</w:t>
      </w:r>
      <w:commentRangeEnd w:id="29"/>
      <w:r w:rsidRPr="00E861E3">
        <w:rPr>
          <w:rStyle w:val="Odkaznakoment"/>
          <w:sz w:val="24"/>
          <w:szCs w:val="24"/>
          <w:lang w:val="cs-CZ"/>
        </w:rPr>
        <w:commentReference w:id="29"/>
      </w:r>
    </w:p>
    <w:p w14:paraId="0D6DE572" w14:textId="77777777" w:rsidR="0056428D" w:rsidRPr="00E861E3" w:rsidRDefault="0056428D" w:rsidP="0056428D">
      <w:pPr>
        <w:pStyle w:val="Nadpis3"/>
        <w:numPr>
          <w:ilvl w:val="0"/>
          <w:numId w:val="0"/>
        </w:numPr>
        <w:ind w:left="720" w:hanging="720"/>
      </w:pPr>
      <w:bookmarkStart w:id="30" w:name="_Toc226103411"/>
      <w:bookmarkStart w:id="31" w:name="_Toc226761435"/>
      <w:bookmarkEnd w:id="25"/>
      <w:r w:rsidRPr="00E861E3">
        <w:t>Model A: základní model (firemní profil)</w:t>
      </w:r>
      <w:bookmarkEnd w:id="30"/>
      <w:bookmarkEnd w:id="31"/>
    </w:p>
    <w:p w14:paraId="4C07EC67" w14:textId="6C9B69CB" w:rsidR="0056428D" w:rsidRPr="00E861E3" w:rsidRDefault="0056428D" w:rsidP="0056428D">
      <w:pPr>
        <w:pStyle w:val="Normlnweb"/>
        <w:jc w:val="both"/>
        <w:rPr>
          <w:lang w:val="cs-CZ"/>
        </w:rPr>
      </w:pPr>
      <w:bookmarkStart w:id="32" w:name="_Hlk226675976"/>
      <w:r w:rsidRPr="00E861E3">
        <w:rPr>
          <w:lang w:val="cs-CZ"/>
        </w:rPr>
        <w:t>Model A představuje výchozí specifikaci obsahující pouze firemní a kontextové proměnné</w:t>
      </w:r>
      <w:r w:rsidR="00E861E3">
        <w:rPr>
          <w:lang w:val="cs-CZ"/>
        </w:rPr>
        <w:t>, tedy</w:t>
      </w:r>
      <w:r w:rsidRPr="00E861E3">
        <w:rPr>
          <w:lang w:val="cs-CZ"/>
        </w:rPr>
        <w:t xml:space="preserve"> úrov</w:t>
      </w:r>
      <w:r w:rsidR="00E861E3">
        <w:rPr>
          <w:lang w:val="cs-CZ"/>
        </w:rPr>
        <w:t>ně</w:t>
      </w:r>
      <w:r w:rsidRPr="00E861E3">
        <w:rPr>
          <w:lang w:val="cs-CZ"/>
        </w:rPr>
        <w:t xml:space="preserve"> AI požadavku (ai_level: 0 = žádné AI, 1 = AI Integration, 2 = Applied/Core AI), NACE sektor, region, možnost remote práce, typ a velikost organizace. Model vysvětluje 20,5 % variability mezd (R² = 0,205, N = 14 640, robustní standardní chyby).</w:t>
      </w:r>
      <w:bookmarkStart w:id="33" w:name="_Toc226103412"/>
    </w:p>
    <w:p w14:paraId="670508C7" w14:textId="42F68AF2" w:rsidR="0056428D" w:rsidRPr="00E861E3" w:rsidRDefault="0056428D" w:rsidP="0056428D">
      <w:pPr>
        <w:pStyle w:val="Normlnweb"/>
        <w:jc w:val="both"/>
        <w:rPr>
          <w:lang w:val="cs-CZ"/>
        </w:rPr>
      </w:pPr>
      <w:r w:rsidRPr="00E861E3">
        <w:rPr>
          <w:lang w:val="cs-CZ"/>
        </w:rPr>
        <w:t>V tomto nejjednodušším modelu dosahuje koeficient pro AI Integration hodnoty +0,117 (p &lt; 0,001), což odpovídá přibližně 11,7% mzdové prémii. Pro Applied/Core AI činí koeficient +0,176 (p &lt; 0,001), odpovídající 1</w:t>
      </w:r>
      <w:r w:rsidR="00EA6AE9">
        <w:rPr>
          <w:lang w:val="cs-CZ"/>
        </w:rPr>
        <w:t>7,6</w:t>
      </w:r>
      <w:r w:rsidRPr="00E861E3">
        <w:rPr>
          <w:lang w:val="cs-CZ"/>
        </w:rPr>
        <w:t xml:space="preserve"> % prémii. Tyto odhady představují hrubou AI prémii </w:t>
      </w:r>
      <w:commentRangeStart w:id="34"/>
      <w:r w:rsidRPr="00E861E3">
        <w:rPr>
          <w:lang w:val="cs-CZ"/>
        </w:rPr>
        <w:t xml:space="preserve">kontrolovanou pouze za firemní charakteristiky </w:t>
      </w:r>
      <w:commentRangeEnd w:id="34"/>
      <w:r w:rsidR="00B832A3" w:rsidRPr="00E861E3">
        <w:rPr>
          <w:rStyle w:val="Odkaznakoment"/>
          <w:sz w:val="24"/>
          <w:szCs w:val="24"/>
          <w:lang w:val="cs-CZ"/>
        </w:rPr>
        <w:commentReference w:id="34"/>
      </w:r>
      <w:r w:rsidRPr="00E861E3">
        <w:rPr>
          <w:lang w:val="cs-CZ"/>
        </w:rPr>
        <w:t>a stále zahrnují vliv osobních charakteristik uchazeče (vzdělání, zkušenosti) i technologického profilu pozice, které mohou být korelovány s AI požadavky.</w:t>
      </w:r>
    </w:p>
    <w:p w14:paraId="472EA092" w14:textId="77777777" w:rsidR="0056428D" w:rsidRPr="00E861E3" w:rsidRDefault="0056428D" w:rsidP="0056428D">
      <w:pPr>
        <w:pStyle w:val="Nadpis3"/>
        <w:numPr>
          <w:ilvl w:val="0"/>
          <w:numId w:val="0"/>
        </w:numPr>
        <w:ind w:left="720" w:hanging="720"/>
      </w:pPr>
      <w:bookmarkStart w:id="35" w:name="_Toc226761436"/>
      <w:r w:rsidRPr="00E861E3">
        <w:t>Model B: rozšířený model (lidský kapitál)</w:t>
      </w:r>
      <w:bookmarkEnd w:id="33"/>
      <w:bookmarkEnd w:id="35"/>
    </w:p>
    <w:p w14:paraId="62D2D88E" w14:textId="77777777" w:rsidR="0056428D" w:rsidRPr="00E861E3" w:rsidRDefault="0056428D" w:rsidP="0056428D">
      <w:pPr>
        <w:pStyle w:val="Normlnweb"/>
        <w:jc w:val="both"/>
        <w:rPr>
          <w:lang w:val="cs-CZ"/>
        </w:rPr>
      </w:pPr>
      <w:r w:rsidRPr="00E861E3">
        <w:rPr>
          <w:lang w:val="cs-CZ"/>
        </w:rPr>
        <w:t xml:space="preserve">Model B rozšiřuje specifikaci o proměnné lidského kapitálu: granulární vzdělání ve čtyřech úrovních (High School, Associate, Bachelor, Master+) a kategorii zkušeností (Missing, Junior 0–2, Mid 3–5, Senior+ 6+). Přidání těchto proměnných zvýšilo vysvětlující sílu modelu na R² = 0,310, tedy nárůst o 10,5 procentního bodu oproti Modelu A. </w:t>
      </w:r>
      <w:commentRangeStart w:id="36"/>
      <w:r w:rsidRPr="00E861E3">
        <w:rPr>
          <w:lang w:val="cs-CZ"/>
        </w:rPr>
        <w:t xml:space="preserve">Společnou signifikanci přidaného bloku lidského kapitálu potvrzuje Waldův F-test: F(7; 14 609) = 271,68; p &lt; 0,001. </w:t>
      </w:r>
      <w:commentRangeEnd w:id="36"/>
      <w:r w:rsidR="00B832A3" w:rsidRPr="00E861E3">
        <w:rPr>
          <w:rStyle w:val="Odkaznakoment"/>
          <w:sz w:val="24"/>
          <w:szCs w:val="24"/>
          <w:lang w:val="cs-CZ"/>
        </w:rPr>
        <w:commentReference w:id="36"/>
      </w:r>
      <w:r w:rsidRPr="00E861E3">
        <w:rPr>
          <w:lang w:val="cs-CZ"/>
        </w:rPr>
        <w:t>Tento test je preferován před LR testem, protože nepředpokládá homoskedasticitu. LR test by byl pro robustní specifikaci nekonzistentní.</w:t>
      </w:r>
    </w:p>
    <w:p w14:paraId="4DCA9F6B" w14:textId="1A8CA289" w:rsidR="0056428D" w:rsidRPr="00E861E3" w:rsidRDefault="0056428D" w:rsidP="0056428D">
      <w:pPr>
        <w:pStyle w:val="Normlnweb"/>
        <w:rPr>
          <w:lang w:val="cs-CZ"/>
        </w:rPr>
      </w:pPr>
      <w:r w:rsidRPr="00E861E3">
        <w:rPr>
          <w:lang w:val="cs-CZ"/>
        </w:rPr>
        <w:t>Po kontrole vzdělání a zkušeností se AI prémie očekávaně snížila. Úroveň požadavku AI Integration nabývá hodnot +10,5 % (koeficient 0,105; p &lt; 0,001) a Applied/Core AI +1</w:t>
      </w:r>
      <w:r w:rsidR="001A164F">
        <w:rPr>
          <w:lang w:val="cs-CZ"/>
        </w:rPr>
        <w:t>6,3</w:t>
      </w:r>
      <w:r w:rsidRPr="00E861E3">
        <w:rPr>
          <w:lang w:val="cs-CZ"/>
        </w:rPr>
        <w:t xml:space="preserve"> % (koeficient 0,163; p &lt; 0,001). </w:t>
      </w:r>
      <w:commentRangeStart w:id="37"/>
      <w:r w:rsidRPr="00E861E3">
        <w:rPr>
          <w:lang w:val="cs-CZ"/>
        </w:rPr>
        <w:t>Pokles oproti Modelu A (z 11,7 % na 10,5 % u úrovně AI Integration, z</w:t>
      </w:r>
      <w:r w:rsidR="00EA6AE9">
        <w:rPr>
          <w:lang w:val="cs-CZ"/>
        </w:rPr>
        <w:t> </w:t>
      </w:r>
      <w:r w:rsidRPr="00E861E3">
        <w:rPr>
          <w:lang w:val="cs-CZ"/>
        </w:rPr>
        <w:t>1</w:t>
      </w:r>
      <w:r w:rsidR="00EA6AE9">
        <w:rPr>
          <w:lang w:val="cs-CZ"/>
        </w:rPr>
        <w:t>7,6</w:t>
      </w:r>
      <w:r w:rsidRPr="00E861E3">
        <w:rPr>
          <w:lang w:val="cs-CZ"/>
        </w:rPr>
        <w:t xml:space="preserve"> % na 1</w:t>
      </w:r>
      <w:r w:rsidR="00EA6AE9">
        <w:rPr>
          <w:lang w:val="cs-CZ"/>
        </w:rPr>
        <w:t>6,3</w:t>
      </w:r>
      <w:r w:rsidRPr="00E861E3">
        <w:rPr>
          <w:lang w:val="cs-CZ"/>
        </w:rPr>
        <w:t xml:space="preserve"> % u úrovně Applied/Core) ukazuje, že </w:t>
      </w:r>
      <w:r w:rsidRPr="00E861E3">
        <w:rPr>
          <w:lang w:val="cs-CZ"/>
        </w:rPr>
        <w:lastRenderedPageBreak/>
        <w:t xml:space="preserve">přibližně 7–10 % hrubé AI prémie bylo vysvětleno tím, že AI pozice systematicky vyžadují vzdělanější uchazeče s delší praxí. </w:t>
      </w:r>
      <w:commentRangeEnd w:id="37"/>
      <w:r w:rsidR="00B832A3" w:rsidRPr="00E861E3">
        <w:rPr>
          <w:rStyle w:val="Odkaznakoment"/>
          <w:sz w:val="24"/>
          <w:szCs w:val="24"/>
          <w:lang w:val="cs-CZ"/>
        </w:rPr>
        <w:commentReference w:id="37"/>
      </w:r>
      <w:r w:rsidRPr="00E861E3">
        <w:rPr>
          <w:lang w:val="cs-CZ"/>
        </w:rPr>
        <w:t>Většina AI prémie však zůstává nevysvětlena samotným lidským kapitálem.</w:t>
      </w:r>
    </w:p>
    <w:p w14:paraId="7152B1EC" w14:textId="77777777" w:rsidR="0056428D" w:rsidRPr="00E861E3" w:rsidRDefault="0056428D" w:rsidP="0056428D">
      <w:pPr>
        <w:pStyle w:val="Normlnweb"/>
        <w:keepNext/>
        <w:rPr>
          <w:lang w:val="cs-CZ"/>
        </w:rPr>
      </w:pPr>
      <w:r w:rsidRPr="00E861E3">
        <w:rPr>
          <w:noProof/>
          <w:lang w:val="cs-CZ"/>
        </w:rPr>
        <w:drawing>
          <wp:inline distT="0" distB="0" distL="0" distR="0" wp14:anchorId="0401AE02" wp14:editId="4F7D2724">
            <wp:extent cx="5399405" cy="3926840"/>
            <wp:effectExtent l="0" t="0" r="0" b="0"/>
            <wp:docPr id="141187307"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7307" name="Obrázek 1" descr="Obsah obrázku text, snímek obrazovky, číslo, Písmo&#10;&#10;Obsah generovaný pomocí AI může být nesprávný."/>
                    <pic:cNvPicPr/>
                  </pic:nvPicPr>
                  <pic:blipFill>
                    <a:blip r:embed="rId13"/>
                    <a:stretch>
                      <a:fillRect/>
                    </a:stretch>
                  </pic:blipFill>
                  <pic:spPr>
                    <a:xfrm>
                      <a:off x="0" y="0"/>
                      <a:ext cx="5399405" cy="3926840"/>
                    </a:xfrm>
                    <a:prstGeom prst="rect">
                      <a:avLst/>
                    </a:prstGeom>
                  </pic:spPr>
                </pic:pic>
              </a:graphicData>
            </a:graphic>
          </wp:inline>
        </w:drawing>
      </w:r>
    </w:p>
    <w:p w14:paraId="0C8093B6" w14:textId="77777777" w:rsidR="0056428D" w:rsidRPr="00E861E3" w:rsidRDefault="0056428D" w:rsidP="0056428D">
      <w:pPr>
        <w:pStyle w:val="Titulek"/>
        <w:spacing w:line="240" w:lineRule="auto"/>
      </w:pPr>
      <w:commentRangeStart w:id="38"/>
      <w:r w:rsidRPr="00E861E3">
        <w:t xml:space="preserve">Obrázek </w:t>
      </w:r>
      <w:fldSimple w:instr=" SEQ Obrázek \* ARABIC ">
        <w:r w:rsidRPr="00E861E3">
          <w:t>2</w:t>
        </w:r>
      </w:fldSimple>
      <w:r w:rsidRPr="00E861E3">
        <w:t xml:space="preserve"> Graf hierarchie mzdových efektů v OLS modelu</w:t>
      </w:r>
      <w:commentRangeEnd w:id="38"/>
      <w:r w:rsidR="00B832A3" w:rsidRPr="00E861E3">
        <w:rPr>
          <w:rStyle w:val="Odkaznakoment"/>
          <w:sz w:val="24"/>
          <w:szCs w:val="18"/>
        </w:rPr>
        <w:commentReference w:id="38"/>
      </w:r>
    </w:p>
    <w:p w14:paraId="3BAF7307" w14:textId="77777777" w:rsidR="0056428D" w:rsidRPr="00E861E3" w:rsidRDefault="0056428D" w:rsidP="0056428D">
      <w:pPr>
        <w:rPr>
          <w:i/>
          <w:iCs/>
        </w:rPr>
      </w:pPr>
      <w:r w:rsidRPr="00E861E3">
        <w:rPr>
          <w:i/>
          <w:iCs/>
        </w:rPr>
        <w:t>Zdroj: vlastní zpracování</w:t>
      </w:r>
    </w:p>
    <w:p w14:paraId="54DC9913" w14:textId="0E40E838" w:rsidR="0056428D" w:rsidRPr="00E861E3" w:rsidRDefault="0056428D" w:rsidP="0056428D">
      <w:pPr>
        <w:pStyle w:val="Normlnweb"/>
        <w:jc w:val="both"/>
        <w:rPr>
          <w:lang w:val="cs-CZ"/>
        </w:rPr>
      </w:pPr>
      <w:commentRangeStart w:id="39"/>
      <w:r w:rsidRPr="00E861E3">
        <w:rPr>
          <w:lang w:val="cs-CZ"/>
        </w:rPr>
        <w:t xml:space="preserve">Diagnostika multikolinearity pomocí VIF (Variance Inflation Factor) </w:t>
      </w:r>
      <w:r w:rsidR="000903CA">
        <w:rPr>
          <w:lang w:val="cs-CZ"/>
        </w:rPr>
        <w:t>byla provedena a p</w:t>
      </w:r>
      <w:r w:rsidRPr="00E861E3">
        <w:rPr>
          <w:lang w:val="cs-CZ"/>
        </w:rPr>
        <w:t>otvrdila absenci problematické kolinearity.</w:t>
      </w:r>
      <w:commentRangeEnd w:id="39"/>
      <w:r w:rsidR="00B832A3" w:rsidRPr="00E861E3">
        <w:rPr>
          <w:rStyle w:val="Odkaznakoment"/>
          <w:sz w:val="24"/>
          <w:szCs w:val="24"/>
          <w:lang w:val="cs-CZ"/>
        </w:rPr>
        <w:commentReference w:id="39"/>
      </w:r>
    </w:p>
    <w:p w14:paraId="2DE95D52" w14:textId="77777777" w:rsidR="0056428D" w:rsidRPr="00E861E3" w:rsidRDefault="0056428D" w:rsidP="0056428D">
      <w:pPr>
        <w:pStyle w:val="Nadpis3"/>
        <w:numPr>
          <w:ilvl w:val="0"/>
          <w:numId w:val="0"/>
        </w:numPr>
        <w:ind w:left="720" w:hanging="720"/>
      </w:pPr>
      <w:bookmarkStart w:id="40" w:name="_Toc226761437"/>
      <w:r w:rsidRPr="00E861E3">
        <w:t>Model C: Kompletní model</w:t>
      </w:r>
      <w:bookmarkEnd w:id="40"/>
    </w:p>
    <w:p w14:paraId="6CADF072" w14:textId="77777777" w:rsidR="0056428D" w:rsidRPr="00E861E3" w:rsidRDefault="0056428D" w:rsidP="0056428D">
      <w:pPr>
        <w:pStyle w:val="Normlnweb"/>
        <w:jc w:val="both"/>
        <w:rPr>
          <w:lang w:val="cs-CZ"/>
        </w:rPr>
      </w:pPr>
      <w:r w:rsidRPr="00E861E3">
        <w:rPr>
          <w:lang w:val="cs-CZ"/>
        </w:rPr>
        <w:t>Model C představuje plnou specifikaci, která k Modelu B přidává 21 binárních proměnných technologických skill clusterů a profesní skupinu (job family). Přidání těchto proměnných zvýšilo vysvětlující sílu na R² = 0,380 (+7,0 p. b. oproti Modelu B). Společnou signifikanci přidaného bloku (cluster_* + job_family) potvrzuje Waldův F-test: F(27; 14 582) = 70,00; p &lt; 0,001.</w:t>
      </w:r>
    </w:p>
    <w:p w14:paraId="67EE4790" w14:textId="22619697" w:rsidR="0056428D" w:rsidRPr="00E861E3" w:rsidRDefault="0056428D" w:rsidP="0056428D">
      <w:pPr>
        <w:pStyle w:val="Normlnweb"/>
        <w:jc w:val="both"/>
        <w:rPr>
          <w:lang w:val="cs-CZ"/>
        </w:rPr>
      </w:pPr>
      <w:r w:rsidRPr="00E861E3">
        <w:rPr>
          <w:lang w:val="cs-CZ"/>
        </w:rPr>
        <w:lastRenderedPageBreak/>
        <w:t>Konečné odhady čisté AI prémie v Modelu C činí u úrovně AI Integration +7,5 % (koeficient 0,075; p &lt; 0,001) a u úrovně Applied/Core AI +9,6 % (koeficient 0,096; p &lt; 0,001). Oproti Modelu B došlo k výraznému poklesu (z 10,5 % na 7,5 % u AI Integration, z 16,3 % na 9,6 % u Applied/Core), což ukazuje, že podstatná část AI prémie byla vysvětlena specifickým technologickým profilem pozice. AI pozice vyžadují širší a hodnotnější portfolio technických dovedností. I po této kontrole však zůstává</w:t>
      </w:r>
      <w:r w:rsidR="006D172C">
        <w:rPr>
          <w:lang w:val="cs-CZ"/>
        </w:rPr>
        <w:t xml:space="preserve"> </w:t>
      </w:r>
      <w:r w:rsidR="006D172C" w:rsidRPr="00E861E3">
        <w:rPr>
          <w:lang w:val="cs-CZ"/>
        </w:rPr>
        <w:t>čistá AI prémie</w:t>
      </w:r>
      <w:r w:rsidRPr="00E861E3">
        <w:rPr>
          <w:lang w:val="cs-CZ"/>
        </w:rPr>
        <w:t xml:space="preserve"> statisticky vysoce významná a </w:t>
      </w:r>
      <w:r w:rsidR="006524FB">
        <w:rPr>
          <w:lang w:val="cs-CZ"/>
        </w:rPr>
        <w:t xml:space="preserve">tedy </w:t>
      </w:r>
      <w:r w:rsidRPr="00E861E3">
        <w:rPr>
          <w:lang w:val="cs-CZ"/>
        </w:rPr>
        <w:t>relevantní.</w:t>
      </w:r>
    </w:p>
    <w:p w14:paraId="3B3C4CC9" w14:textId="1F0EEC1E" w:rsidR="0056428D" w:rsidRPr="00E861E3" w:rsidRDefault="0056428D" w:rsidP="0056428D">
      <w:pPr>
        <w:pStyle w:val="Normlnweb"/>
        <w:jc w:val="both"/>
        <w:rPr>
          <w:lang w:val="cs-CZ"/>
        </w:rPr>
      </w:pPr>
      <w:r w:rsidRPr="00E861E3">
        <w:rPr>
          <w:lang w:val="cs-CZ"/>
        </w:rPr>
        <w:t>Hierarchická struktura modelů A, B a C ukazuje postupnou dekompozici hrubé AI prémie. Z původních 11,7/</w:t>
      </w:r>
      <w:r w:rsidR="005E03AE">
        <w:rPr>
          <w:lang w:val="cs-CZ"/>
        </w:rPr>
        <w:t>17,6</w:t>
      </w:r>
      <w:r w:rsidRPr="00E861E3">
        <w:rPr>
          <w:lang w:val="cs-CZ"/>
        </w:rPr>
        <w:t xml:space="preserve"> % (Model A) přes 10,5/1</w:t>
      </w:r>
      <w:r w:rsidR="005E03AE">
        <w:rPr>
          <w:lang w:val="cs-CZ"/>
        </w:rPr>
        <w:t>6,3</w:t>
      </w:r>
      <w:r w:rsidRPr="00E861E3">
        <w:rPr>
          <w:lang w:val="cs-CZ"/>
        </w:rPr>
        <w:t xml:space="preserve"> % po kontrole lidského kapitálu (Model B) až na finálních 7,5/9,6 % po kontrole všech faktorů (Model C). Celkově tedy přibližně 36 % hrubé AI Integration prémie a 50 % hrubé Applied/Core AI prémie je vysvětleno měřitelnými charakteristikami pozice a uchazeče.</w:t>
      </w:r>
    </w:p>
    <w:p w14:paraId="135A7CF6" w14:textId="77777777" w:rsidR="0056428D" w:rsidRPr="00E861E3" w:rsidRDefault="0056428D" w:rsidP="0056428D">
      <w:pPr>
        <w:pStyle w:val="Normlnweb"/>
        <w:jc w:val="both"/>
        <w:rPr>
          <w:lang w:val="cs-CZ"/>
        </w:rPr>
      </w:pPr>
      <w:commentRangeStart w:id="41"/>
      <w:r w:rsidRPr="00E861E3">
        <w:rPr>
          <w:lang w:val="cs-CZ"/>
        </w:rPr>
        <w:t>Diagnostika multikolinearity pomocí VIF (Variance Inflation Factor) potvrdila absenci problematické kolinearity. Průměrný VIF Modelu C činil 1,92, přičemž maximální individuální VIF dosáhl 6,53 pro jednu z kategorií profesní skupiny (job family), tedy opět pod kritickou hranicí 10. Mírně zvýšené VIF u kategorických proměnných s mnoha úrovněmi (job family, type) jsou konstrukční povahy a nepředstavují problém pro odhady.</w:t>
      </w:r>
      <w:commentRangeEnd w:id="41"/>
      <w:r w:rsidR="00B832A3" w:rsidRPr="00E861E3">
        <w:rPr>
          <w:rStyle w:val="Odkaznakoment"/>
          <w:sz w:val="24"/>
          <w:szCs w:val="24"/>
          <w:lang w:val="cs-CZ"/>
        </w:rPr>
        <w:commentReference w:id="41"/>
      </w:r>
    </w:p>
    <w:p w14:paraId="117896DA" w14:textId="77777777" w:rsidR="0056428D" w:rsidRPr="00E861E3" w:rsidRDefault="0056428D" w:rsidP="0056428D">
      <w:pPr>
        <w:pStyle w:val="Nadpis3"/>
        <w:numPr>
          <w:ilvl w:val="0"/>
          <w:numId w:val="0"/>
        </w:numPr>
        <w:ind w:left="720" w:hanging="720"/>
      </w:pPr>
      <w:bookmarkStart w:id="42" w:name="_Toc226103413"/>
      <w:bookmarkStart w:id="43" w:name="_Toc226761438"/>
      <w:r w:rsidRPr="00E861E3">
        <w:t xml:space="preserve">Determinanty </w:t>
      </w:r>
      <w:bookmarkEnd w:id="42"/>
      <w:r w:rsidRPr="00E861E3">
        <w:t>mzdy</w:t>
      </w:r>
      <w:bookmarkEnd w:id="43"/>
    </w:p>
    <w:p w14:paraId="5A3FE67C" w14:textId="56B2CC8B" w:rsidR="0056428D" w:rsidRPr="00E861E3" w:rsidRDefault="0056428D" w:rsidP="0056428D">
      <w:pPr>
        <w:pStyle w:val="Normlnweb"/>
        <w:jc w:val="both"/>
        <w:rPr>
          <w:lang w:val="cs-CZ"/>
        </w:rPr>
      </w:pPr>
      <w:bookmarkStart w:id="44" w:name="_Hlk226578976"/>
      <w:commentRangeStart w:id="45"/>
      <w:r w:rsidRPr="00E861E3">
        <w:rPr>
          <w:lang w:val="cs-CZ"/>
        </w:rPr>
        <w:t>AI prémie je sice reálná a statisticky významná, není však u platu tím nejsilnějším prediktorem. Na základě koeficientů Modelu C lze vytvořit hierarchii vlivů na mzdu. Nejsilnější efekt vykazuje geografická lokace. Pozice v regionu West (Silicon Valley, Seattle) nesou prémii +2</w:t>
      </w:r>
      <w:r w:rsidR="00CA0BBF">
        <w:rPr>
          <w:lang w:val="cs-CZ"/>
        </w:rPr>
        <w:t>2,4</w:t>
      </w:r>
      <w:r w:rsidRPr="00E861E3">
        <w:rPr>
          <w:lang w:val="cs-CZ"/>
        </w:rPr>
        <w:t xml:space="preserve"> % oproti referenční kategorii. Seniorní softwarový inženýr má prémii +18,8 % oproti referenční profesní skupině. Zkušenost 6 a více let přináší +12,0 % oproti střední kategorii 3–5 let. Applied/Core AI s +9,6 % se řadí na úroveň manažerské prémie (+9,4 %). AI Integration s +7,5 % je srovnatelná s prémií za dovednosti v oblasti systems programming (+7,3 %) a DevOps/Cloud (+7,0 %).</w:t>
      </w:r>
    </w:p>
    <w:p w14:paraId="607A1336" w14:textId="4F05B90E" w:rsidR="0056428D" w:rsidRPr="00E861E3" w:rsidRDefault="0056428D" w:rsidP="0056428D">
      <w:pPr>
        <w:pStyle w:val="Normlnweb"/>
        <w:jc w:val="both"/>
        <w:rPr>
          <w:lang w:val="cs-CZ"/>
        </w:rPr>
      </w:pPr>
      <w:r w:rsidRPr="00E861E3">
        <w:rPr>
          <w:lang w:val="cs-CZ"/>
        </w:rPr>
        <w:t>Na opačném konci spektra jsou juniorní pozice (0–2 roky), které nesou konkrétně penalizaci −1</w:t>
      </w:r>
      <w:r w:rsidR="00D93A36">
        <w:rPr>
          <w:lang w:val="cs-CZ"/>
        </w:rPr>
        <w:t>7,5</w:t>
      </w:r>
      <w:r w:rsidRPr="00E861E3">
        <w:rPr>
          <w:lang w:val="cs-CZ"/>
        </w:rPr>
        <w:t xml:space="preserve"> %, Associate degree −</w:t>
      </w:r>
      <w:r w:rsidR="00CA0BBF">
        <w:rPr>
          <w:lang w:val="cs-CZ"/>
        </w:rPr>
        <w:t>7</w:t>
      </w:r>
      <w:r w:rsidRPr="00E861E3">
        <w:rPr>
          <w:lang w:val="cs-CZ"/>
        </w:rPr>
        <w:t>,</w:t>
      </w:r>
      <w:r w:rsidR="00CA0BBF">
        <w:rPr>
          <w:lang w:val="cs-CZ"/>
        </w:rPr>
        <w:t>7</w:t>
      </w:r>
      <w:r w:rsidRPr="00E861E3">
        <w:rPr>
          <w:lang w:val="cs-CZ"/>
        </w:rPr>
        <w:t xml:space="preserve"> % a High School −</w:t>
      </w:r>
      <w:r w:rsidR="00CA0BBF">
        <w:rPr>
          <w:lang w:val="cs-CZ"/>
        </w:rPr>
        <w:t>3,5</w:t>
      </w:r>
      <w:r w:rsidRPr="00E861E3">
        <w:rPr>
          <w:lang w:val="cs-CZ"/>
        </w:rPr>
        <w:t xml:space="preserve"> %. Toto uspořádání </w:t>
      </w:r>
      <w:r w:rsidRPr="00E861E3">
        <w:rPr>
          <w:lang w:val="cs-CZ"/>
        </w:rPr>
        <w:lastRenderedPageBreak/>
        <w:t>ukazuje, že AI prémie je aditivním bonusem nad rámec tradičních faktorů lidského kapitálu, nikoliv jejich náhradou.</w:t>
      </w:r>
      <w:commentRangeEnd w:id="45"/>
      <w:r w:rsidR="00B832A3" w:rsidRPr="00E861E3">
        <w:rPr>
          <w:rStyle w:val="Odkaznakoment"/>
          <w:sz w:val="24"/>
          <w:szCs w:val="24"/>
          <w:lang w:val="cs-CZ"/>
        </w:rPr>
        <w:commentReference w:id="45"/>
      </w:r>
    </w:p>
    <w:p w14:paraId="700EE075" w14:textId="77777777" w:rsidR="0056428D" w:rsidRPr="00E861E3" w:rsidRDefault="0056428D" w:rsidP="0056428D">
      <w:pPr>
        <w:pStyle w:val="Nadpis3"/>
        <w:numPr>
          <w:ilvl w:val="0"/>
          <w:numId w:val="0"/>
        </w:numPr>
        <w:ind w:left="720" w:hanging="720"/>
      </w:pPr>
      <w:bookmarkStart w:id="46" w:name="_Toc226103415"/>
      <w:bookmarkStart w:id="47" w:name="_Toc226761439"/>
      <w:bookmarkEnd w:id="32"/>
      <w:bookmarkEnd w:id="44"/>
      <w:r w:rsidRPr="00E861E3">
        <w:t>Mincerova specifikace (kontinuální zkušenost)</w:t>
      </w:r>
      <w:bookmarkEnd w:id="46"/>
      <w:bookmarkEnd w:id="47"/>
    </w:p>
    <w:p w14:paraId="7D8E3CE9" w14:textId="05C5CCFD" w:rsidR="0056428D" w:rsidRDefault="0056428D" w:rsidP="0056428D">
      <w:r w:rsidRPr="00E861E3">
        <w:t>Pro soulad s klasickou Mincerovou mzdovou rovnicí byl odhadnut ještě Model C-Mincer, kde kategorická proměnná zkušeností byla nahrazena kontinuální proměnnou (roky minimální požadované zkušenosti) a jejím kvadratickým členem. Výsledky potvrdily klesající výnosy ze zkušeností. Každý další rok praxe přidává +6,8 %, ale s klesající intenzitou (kvadratický člen −0,2 %). AI prémie zůstala konzistentní, a to úroveň AI Integration +7,7 %, Applied/Core AI +9,9 %. R² = 0,423, nicméně tento model běží na menším vzorku (N = 12 606), neboť pozorování s chybějícími údaji o zkušenostech jsou automaticky vyřazena, na rozdíl od kategorického modelu, kde jsou kódována jako explicitní kategorie.</w:t>
      </w:r>
    </w:p>
    <w:p w14:paraId="5CA0606D" w14:textId="77777777" w:rsidR="00292909" w:rsidRPr="00E861E3" w:rsidRDefault="00292909" w:rsidP="00292909">
      <w:pPr>
        <w:pStyle w:val="Nadpis3"/>
        <w:numPr>
          <w:ilvl w:val="0"/>
          <w:numId w:val="0"/>
        </w:numPr>
        <w:ind w:left="720" w:hanging="720"/>
      </w:pPr>
      <w:bookmarkStart w:id="48" w:name="_Toc226103414"/>
      <w:bookmarkStart w:id="49" w:name="_Toc226761440"/>
      <w:bookmarkStart w:id="50" w:name="_Hlk227013921"/>
      <w:r w:rsidRPr="00E861E3">
        <w:t>Test mediace skrz profesní skupinu</w:t>
      </w:r>
      <w:bookmarkEnd w:id="48"/>
      <w:bookmarkEnd w:id="49"/>
    </w:p>
    <w:p w14:paraId="57D16B62" w14:textId="6807CE6D" w:rsidR="002B4225" w:rsidRPr="002B4225" w:rsidRDefault="00292909" w:rsidP="002B4225">
      <w:pPr>
        <w:pStyle w:val="Normlnweb"/>
        <w:jc w:val="both"/>
        <w:rPr>
          <w:lang w:val="cs-CZ"/>
        </w:rPr>
      </w:pPr>
      <w:commentRangeStart w:id="51"/>
      <w:r w:rsidRPr="00E861E3">
        <w:rPr>
          <w:lang w:val="cs-CZ"/>
        </w:rPr>
        <w:t>Profesní skupina (job family) může být mediátorem vztahu mezi AI dovednostmi a mzdou, neboť AI pozice se koncentrují v lépe placených profesních skupinách (Data &amp; AI, S</w:t>
      </w:r>
      <w:r w:rsidR="00520C42">
        <w:rPr>
          <w:lang w:val="cs-CZ"/>
        </w:rPr>
        <w:t>enior</w:t>
      </w:r>
      <w:r w:rsidR="00520C42">
        <w:t>+</w:t>
      </w:r>
      <w:r w:rsidRPr="00E861E3">
        <w:rPr>
          <w:lang w:val="cs-CZ"/>
        </w:rPr>
        <w:t xml:space="preserve"> Software Engineer). Pro ověření byl odhadnut Model C bez proměnné job_family (R² = 0,342). V tomto modelu vzrostla AI prémie na +8,4 % (AI Integration) a +11,8 % (Applied/Core AI), což </w:t>
      </w:r>
      <w:r w:rsidR="002E10C1">
        <w:rPr>
          <w:lang w:val="cs-CZ"/>
        </w:rPr>
        <w:t>potvrzuje</w:t>
      </w:r>
      <w:r w:rsidRPr="00E861E3">
        <w:rPr>
          <w:lang w:val="cs-CZ"/>
        </w:rPr>
        <w:t xml:space="preserve"> částečnou mediaci. Job family absorbuje přibližně 1–2 procentní body AI efektu</w:t>
      </w:r>
      <w:r w:rsidR="00D22B72">
        <w:rPr>
          <w:lang w:val="cs-CZ"/>
        </w:rPr>
        <w:t xml:space="preserve">. Toto </w:t>
      </w:r>
      <w:r w:rsidRPr="00E861E3">
        <w:rPr>
          <w:lang w:val="cs-CZ"/>
        </w:rPr>
        <w:t>naznačuje, že typ pozice je jedním z kanálů, kterým se AI dovednosti promítají do vyšších mezd.</w:t>
      </w:r>
      <w:commentRangeEnd w:id="51"/>
      <w:r w:rsidR="002B4225" w:rsidRPr="002B4225">
        <w:rPr>
          <w:rStyle w:val="Odkaznakoment"/>
          <w:sz w:val="24"/>
          <w:szCs w:val="24"/>
          <w:lang w:val="cs-CZ"/>
        </w:rPr>
        <w:commentReference w:id="51"/>
      </w:r>
    </w:p>
    <w:p w14:paraId="32222917" w14:textId="30DC080B" w:rsidR="002B4225" w:rsidRPr="0037043D" w:rsidRDefault="002B4225" w:rsidP="002B4225">
      <w:pPr>
        <w:pStyle w:val="Normlnweb"/>
        <w:ind w:left="0"/>
        <w:jc w:val="both"/>
        <w:rPr>
          <w:lang w:val="cs-CZ"/>
        </w:rPr>
      </w:pPr>
      <w:r w:rsidRPr="002B4225">
        <w:rPr>
          <w:lang w:val="cs-CZ"/>
        </w:rPr>
        <w:t xml:space="preserve">Předpoklad přímého vztahu mezi AI požadavky a profesní skupinou </w:t>
      </w:r>
      <w:r>
        <w:rPr>
          <w:lang w:val="cs-CZ"/>
        </w:rPr>
        <w:t xml:space="preserve">dále </w:t>
      </w:r>
      <w:r w:rsidRPr="002B4225">
        <w:rPr>
          <w:lang w:val="cs-CZ"/>
        </w:rPr>
        <w:t>potvrzuje binární logistický model (</w:t>
      </w:r>
      <w:r>
        <w:rPr>
          <w:lang w:val="cs-CZ"/>
        </w:rPr>
        <w:t>kapitola</w:t>
      </w:r>
      <w:r w:rsidRPr="002B4225">
        <w:rPr>
          <w:lang w:val="cs-CZ"/>
        </w:rPr>
        <w:t xml:space="preserve"> 5.4), kde je job family vysoce signifikantním prediktorem pravděpodobnosti AI požadavku (p &lt; 0,001 u všech kategorií) — podmínka mediace dle Barona a Kennyho (1986) je tedy splněna.</w:t>
      </w:r>
    </w:p>
    <w:p w14:paraId="393036E4" w14:textId="2C269A4B" w:rsidR="008B27B9" w:rsidRDefault="008B27B9" w:rsidP="008B27B9">
      <w:pPr>
        <w:pStyle w:val="Nadpis3"/>
        <w:numPr>
          <w:ilvl w:val="0"/>
          <w:numId w:val="0"/>
        </w:numPr>
        <w:ind w:left="720" w:hanging="720"/>
      </w:pPr>
      <w:bookmarkStart w:id="52" w:name="_Toc226761441"/>
      <w:bookmarkStart w:id="53" w:name="_Hlk226760517"/>
      <w:bookmarkEnd w:id="50"/>
      <w:commentRangeStart w:id="54"/>
      <w:r>
        <w:t>Testování cirkularity</w:t>
      </w:r>
      <w:bookmarkEnd w:id="52"/>
      <w:commentRangeEnd w:id="54"/>
      <w:r w:rsidR="002B4225">
        <w:rPr>
          <w:rStyle w:val="Odkaznakoment"/>
          <w:sz w:val="24"/>
          <w:szCs w:val="24"/>
        </w:rPr>
        <w:commentReference w:id="54"/>
      </w:r>
    </w:p>
    <w:p w14:paraId="2EC4EA54" w14:textId="67FC6485" w:rsidR="0027605E" w:rsidRDefault="0027605E" w:rsidP="0027605E">
      <w:pPr>
        <w:pStyle w:val="Zkladntext"/>
        <w:ind w:left="0"/>
      </w:pPr>
      <w:bookmarkStart w:id="55" w:name="_Hlk226760106"/>
      <w:bookmarkEnd w:id="53"/>
      <w:r>
        <w:t>Vzhledem k faktu, že některé proměnné kategorie skill cluster, konkrétně se jedná o proměnné Generative AI (GPT, LLM, Copilot aj.) a Data Science / Machine Learning (TensorFlow, PyTorch, scikit-learn aj.), byly získ</w:t>
      </w:r>
      <w:r w:rsidR="00C64BFA">
        <w:t>ány</w:t>
      </w:r>
      <w:r>
        <w:t xml:space="preserve"> </w:t>
      </w:r>
      <w:r w:rsidR="00C64BFA">
        <w:t xml:space="preserve">velmi obdobně </w:t>
      </w:r>
      <w:r>
        <w:t xml:space="preserve">jako proměnná úrovně samotného AI požadavku (obě prostřednictvím extrakce z textu pracovního inzerátu), byl proveden test cirkularity. Zahrnutí těchto proměnných jako prediktorů v </w:t>
      </w:r>
      <w:r>
        <w:lastRenderedPageBreak/>
        <w:t xml:space="preserve">mzdovém modelu vedle </w:t>
      </w:r>
      <w:r w:rsidR="0024068B">
        <w:t xml:space="preserve">proměnné úrovně </w:t>
      </w:r>
      <w:commentRangeStart w:id="56"/>
      <w:r>
        <w:t xml:space="preserve">AI </w:t>
      </w:r>
      <w:r w:rsidR="0024068B">
        <w:t>požadavku</w:t>
      </w:r>
      <w:r>
        <w:t xml:space="preserve"> </w:t>
      </w:r>
      <w:commentRangeEnd w:id="56"/>
      <w:r w:rsidR="002B4225">
        <w:rPr>
          <w:rStyle w:val="Odkaznakoment"/>
          <w:sz w:val="24"/>
          <w:szCs w:val="22"/>
        </w:rPr>
        <w:commentReference w:id="56"/>
      </w:r>
      <w:r>
        <w:t>by mohlo potenciálně zkreslovat odhad AI mzdové prémie, jelikož pozice, která v textu zmiňuje např. GPT či TensorFlow, bude s vysokou pravděpodobností klasifikována také jako pozice s AI požadavkem.</w:t>
      </w:r>
    </w:p>
    <w:p w14:paraId="5101D847" w14:textId="1603441B" w:rsidR="0027605E" w:rsidRDefault="0027605E" w:rsidP="0027605E">
      <w:pPr>
        <w:pStyle w:val="Zkladntext"/>
        <w:ind w:left="0" w:firstLine="0"/>
      </w:pPr>
      <w:r>
        <w:t xml:space="preserve">Z tohoto důvodu byla vytvořena nová varianta Modelu C, kde byl vyřazeny právě clustery Generative AI a Data Science / ML. Výsledný model (Model C-nocirc) byl porovnán s původním. Výsledky ukazují, že vyřazení těchto dvou clusterů nemá významný dopad na odhady modelu. Koeficienty AI Integration a Applied/Core AI zůstávají vysoce statisticky významné (p &lt; 0,001) a po vyřazení cirkulárních clusterů se mírně zvyšují (AI Integration z 7,8 % na 8,9 % a Applied/Core AI z 10,1 % na 12,3 %). Toto zjištění prakticky znamená, že plný Model C vlastně poskytuje konzervativnější odhad AI prémie. Koeficienty všech ostatních prediktorů v modelu zůstávají prakticky beze změny a pokles R² činí pouze 0,05 procentního bodu. Na základě těchto zjištění lze konstatovat, že odhadovaná AI mzdová prémie není </w:t>
      </w:r>
      <w:r w:rsidR="00C84861">
        <w:t>problémem</w:t>
      </w:r>
      <w:r>
        <w:t xml:space="preserve"> zahrnutí cirkulárních skill clusterů a hlavní model je </w:t>
      </w:r>
      <w:r w:rsidR="008E0FA0">
        <w:t>stále použitelný</w:t>
      </w:r>
      <w:r>
        <w:t>.</w:t>
      </w:r>
    </w:p>
    <w:p w14:paraId="52E9B732" w14:textId="6806F0C2" w:rsidR="00EB285F" w:rsidRPr="000E0BC4" w:rsidRDefault="000E0BC4" w:rsidP="000E0BC4">
      <w:pPr>
        <w:spacing w:after="0" w:line="240" w:lineRule="auto"/>
        <w:ind w:left="0"/>
        <w:jc w:val="left"/>
        <w:rPr>
          <w:rFonts w:ascii="Times New Roman" w:hAnsi="Times New Roman" w:cs="Times New Roman"/>
          <w:i/>
          <w:iCs/>
          <w:szCs w:val="24"/>
          <w:lang w:val="cs-US" w:eastAsia="cs-CZ"/>
        </w:rPr>
      </w:pPr>
      <w:r w:rsidRPr="000E0BC4">
        <w:rPr>
          <w:i/>
          <w:iCs/>
        </w:rPr>
        <w:t xml:space="preserve">Tabulka </w:t>
      </w:r>
      <w:r w:rsidRPr="000E0BC4">
        <w:rPr>
          <w:i/>
          <w:iCs/>
        </w:rPr>
        <w:fldChar w:fldCharType="begin"/>
      </w:r>
      <w:r w:rsidRPr="000E0BC4">
        <w:rPr>
          <w:i/>
          <w:iCs/>
        </w:rPr>
        <w:instrText xml:space="preserve"> SEQ Tabulka \* ARABIC </w:instrText>
      </w:r>
      <w:r w:rsidRPr="000E0BC4">
        <w:rPr>
          <w:i/>
          <w:iCs/>
        </w:rPr>
        <w:fldChar w:fldCharType="separate"/>
      </w:r>
      <w:r w:rsidRPr="000E0BC4">
        <w:rPr>
          <w:i/>
          <w:iCs/>
          <w:noProof/>
        </w:rPr>
        <w:t>1</w:t>
      </w:r>
      <w:r w:rsidRPr="000E0BC4">
        <w:rPr>
          <w:i/>
          <w:iCs/>
          <w:noProof/>
        </w:rPr>
        <w:fldChar w:fldCharType="end"/>
      </w:r>
      <w:r w:rsidRPr="000E0BC4">
        <w:rPr>
          <w:i/>
          <w:iCs/>
        </w:rPr>
        <w:t xml:space="preserve"> Determinanty </w:t>
      </w:r>
      <w:commentRangeStart w:id="57"/>
      <w:r w:rsidRPr="000E0BC4">
        <w:rPr>
          <w:i/>
          <w:iCs/>
        </w:rPr>
        <w:t xml:space="preserve">log(platu) </w:t>
      </w:r>
      <w:commentRangeEnd w:id="57"/>
      <w:r w:rsidR="002B4225" w:rsidRPr="000E0BC4">
        <w:rPr>
          <w:rStyle w:val="Odkaznakoment"/>
          <w:i/>
          <w:iCs/>
          <w:sz w:val="24"/>
          <w:szCs w:val="22"/>
        </w:rPr>
        <w:commentReference w:id="57"/>
      </w:r>
      <w:r w:rsidRPr="000E0BC4">
        <w:rPr>
          <w:i/>
          <w:iCs/>
        </w:rPr>
        <w:t>v IT pozicích (OLS)</w:t>
      </w:r>
      <w:r w:rsidRPr="000E0BC4">
        <w:rPr>
          <w:rFonts w:ascii="Times New Roman" w:hAnsi="Times New Roman" w:cs="Times New Roman"/>
          <w:i/>
          <w:iCs/>
          <w:szCs w:val="24"/>
          <w:lang w:val="cs-US" w:eastAsia="cs-CZ"/>
        </w:rPr>
        <w:t xml:space="preserve"> </w:t>
      </w:r>
    </w:p>
    <w:tbl>
      <w:tblPr>
        <w:tblW w:w="8028" w:type="dxa"/>
        <w:tblLayout w:type="fixed"/>
        <w:tblLook w:val="0000" w:firstRow="0" w:lastRow="0" w:firstColumn="0" w:lastColumn="0" w:noHBand="0" w:noVBand="0"/>
      </w:tblPr>
      <w:tblGrid>
        <w:gridCol w:w="2616"/>
        <w:gridCol w:w="1362"/>
        <w:gridCol w:w="1440"/>
        <w:gridCol w:w="1350"/>
        <w:gridCol w:w="1260"/>
      </w:tblGrid>
      <w:tr w:rsidR="00A60964" w14:paraId="4BE6F6C9" w14:textId="77777777" w:rsidTr="001B0950">
        <w:tc>
          <w:tcPr>
            <w:tcW w:w="2616" w:type="dxa"/>
            <w:tcBorders>
              <w:top w:val="single" w:sz="4" w:space="0" w:color="auto"/>
              <w:left w:val="nil"/>
              <w:bottom w:val="nil"/>
              <w:right w:val="nil"/>
            </w:tcBorders>
          </w:tcPr>
          <w:p w14:paraId="4C22DFD1" w14:textId="77777777" w:rsidR="00A60964" w:rsidRDefault="00A60964" w:rsidP="001B2E2E">
            <w:pPr>
              <w:widowControl w:val="0"/>
              <w:autoSpaceDE w:val="0"/>
              <w:autoSpaceDN w:val="0"/>
              <w:adjustRightInd w:val="0"/>
              <w:spacing w:after="0" w:line="240" w:lineRule="auto"/>
              <w:rPr>
                <w:rFonts w:ascii="Times New Roman" w:hAnsi="Times New Roman" w:cs="Times New Roman"/>
                <w:lang w:val="en-US"/>
              </w:rPr>
            </w:pPr>
          </w:p>
        </w:tc>
        <w:tc>
          <w:tcPr>
            <w:tcW w:w="1362" w:type="dxa"/>
            <w:tcBorders>
              <w:top w:val="single" w:sz="4" w:space="0" w:color="auto"/>
              <w:left w:val="nil"/>
              <w:bottom w:val="nil"/>
              <w:right w:val="nil"/>
            </w:tcBorders>
          </w:tcPr>
          <w:p w14:paraId="70F11FC7" w14:textId="77777777" w:rsidR="00A60964" w:rsidRDefault="00A60964" w:rsidP="001B2E2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1440" w:type="dxa"/>
            <w:tcBorders>
              <w:top w:val="single" w:sz="4" w:space="0" w:color="auto"/>
              <w:left w:val="nil"/>
              <w:bottom w:val="nil"/>
              <w:right w:val="nil"/>
            </w:tcBorders>
          </w:tcPr>
          <w:p w14:paraId="6D5D00BD" w14:textId="77777777" w:rsidR="00A60964" w:rsidRDefault="00A60964" w:rsidP="001B2E2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1350" w:type="dxa"/>
            <w:tcBorders>
              <w:top w:val="single" w:sz="4" w:space="0" w:color="auto"/>
              <w:left w:val="nil"/>
              <w:bottom w:val="nil"/>
              <w:right w:val="nil"/>
            </w:tcBorders>
          </w:tcPr>
          <w:p w14:paraId="23F23EA2" w14:textId="77777777" w:rsidR="00A60964" w:rsidRDefault="00A60964" w:rsidP="001B2E2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c>
          <w:tcPr>
            <w:tcW w:w="1260" w:type="dxa"/>
            <w:tcBorders>
              <w:top w:val="single" w:sz="4" w:space="0" w:color="auto"/>
              <w:left w:val="nil"/>
              <w:bottom w:val="nil"/>
              <w:right w:val="nil"/>
            </w:tcBorders>
          </w:tcPr>
          <w:p w14:paraId="1F599CF4" w14:textId="77777777" w:rsidR="00A60964" w:rsidRDefault="00A60964" w:rsidP="001B2E2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(4)</w:t>
            </w:r>
          </w:p>
        </w:tc>
      </w:tr>
      <w:tr w:rsidR="00A60964" w14:paraId="2C6D9018" w14:textId="77777777" w:rsidTr="001B0950">
        <w:tc>
          <w:tcPr>
            <w:tcW w:w="2616" w:type="dxa"/>
            <w:tcBorders>
              <w:top w:val="nil"/>
              <w:left w:val="nil"/>
              <w:bottom w:val="nil"/>
              <w:right w:val="nil"/>
            </w:tcBorders>
          </w:tcPr>
          <w:p w14:paraId="7696550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004A0A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Model A</w:t>
            </w:r>
          </w:p>
        </w:tc>
        <w:tc>
          <w:tcPr>
            <w:tcW w:w="1440" w:type="dxa"/>
            <w:tcBorders>
              <w:top w:val="nil"/>
              <w:left w:val="nil"/>
              <w:bottom w:val="nil"/>
              <w:right w:val="nil"/>
            </w:tcBorders>
          </w:tcPr>
          <w:p w14:paraId="33893E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Model B</w:t>
            </w:r>
          </w:p>
        </w:tc>
        <w:tc>
          <w:tcPr>
            <w:tcW w:w="1350" w:type="dxa"/>
            <w:tcBorders>
              <w:top w:val="nil"/>
              <w:left w:val="nil"/>
              <w:bottom w:val="nil"/>
              <w:right w:val="nil"/>
            </w:tcBorders>
          </w:tcPr>
          <w:p w14:paraId="3325490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C (bez JF)</w:t>
            </w:r>
          </w:p>
        </w:tc>
        <w:tc>
          <w:tcPr>
            <w:tcW w:w="1260" w:type="dxa"/>
            <w:tcBorders>
              <w:top w:val="nil"/>
              <w:left w:val="nil"/>
              <w:bottom w:val="nil"/>
              <w:right w:val="nil"/>
            </w:tcBorders>
          </w:tcPr>
          <w:p w14:paraId="386F99D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Model C</w:t>
            </w:r>
          </w:p>
        </w:tc>
      </w:tr>
      <w:tr w:rsidR="00A60964" w14:paraId="489F0334" w14:textId="77777777" w:rsidTr="001B0950">
        <w:tc>
          <w:tcPr>
            <w:tcW w:w="2616" w:type="dxa"/>
            <w:tcBorders>
              <w:top w:val="single" w:sz="4" w:space="0" w:color="auto"/>
              <w:left w:val="nil"/>
              <w:bottom w:val="nil"/>
              <w:right w:val="nil"/>
            </w:tcBorders>
          </w:tcPr>
          <w:p w14:paraId="023DAB09" w14:textId="740D4373"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 xml:space="preserve">AI </w:t>
            </w:r>
            <w:r w:rsidR="001B0950">
              <w:rPr>
                <w:rFonts w:ascii="Times New Roman" w:hAnsi="Times New Roman" w:cs="Times New Roman"/>
                <w:lang w:val="en-US"/>
              </w:rPr>
              <w:t>úr</w:t>
            </w:r>
            <w:r>
              <w:rPr>
                <w:rFonts w:ascii="Times New Roman" w:hAnsi="Times New Roman" w:cs="Times New Roman"/>
                <w:lang w:val="en-US"/>
              </w:rPr>
              <w:t>ove</w:t>
            </w:r>
            <w:r w:rsidR="001B0950">
              <w:rPr>
                <w:rFonts w:ascii="Times New Roman" w:hAnsi="Times New Roman" w:cs="Times New Roman"/>
                <w:lang w:val="en-US"/>
              </w:rPr>
              <w:t>ň</w:t>
            </w:r>
            <w:r>
              <w:rPr>
                <w:rFonts w:ascii="Times New Roman" w:hAnsi="Times New Roman" w:cs="Times New Roman"/>
                <w:lang w:val="en-US"/>
              </w:rPr>
              <w:t xml:space="preserve"> (ref: None)</w:t>
            </w:r>
          </w:p>
        </w:tc>
        <w:tc>
          <w:tcPr>
            <w:tcW w:w="1362" w:type="dxa"/>
            <w:tcBorders>
              <w:top w:val="single" w:sz="4" w:space="0" w:color="auto"/>
              <w:left w:val="nil"/>
              <w:bottom w:val="nil"/>
              <w:right w:val="nil"/>
            </w:tcBorders>
          </w:tcPr>
          <w:p w14:paraId="12D722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single" w:sz="4" w:space="0" w:color="auto"/>
              <w:left w:val="nil"/>
              <w:bottom w:val="nil"/>
              <w:right w:val="nil"/>
            </w:tcBorders>
          </w:tcPr>
          <w:p w14:paraId="6249007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single" w:sz="4" w:space="0" w:color="auto"/>
              <w:left w:val="nil"/>
              <w:bottom w:val="nil"/>
              <w:right w:val="nil"/>
            </w:tcBorders>
          </w:tcPr>
          <w:p w14:paraId="25A477B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single" w:sz="4" w:space="0" w:color="auto"/>
              <w:left w:val="nil"/>
              <w:bottom w:val="nil"/>
              <w:right w:val="nil"/>
            </w:tcBorders>
          </w:tcPr>
          <w:p w14:paraId="3191FCE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1CC0F555" w14:textId="77777777" w:rsidTr="001B0950">
        <w:tc>
          <w:tcPr>
            <w:tcW w:w="2616" w:type="dxa"/>
            <w:tcBorders>
              <w:top w:val="nil"/>
              <w:left w:val="nil"/>
              <w:bottom w:val="nil"/>
              <w:right w:val="nil"/>
            </w:tcBorders>
          </w:tcPr>
          <w:p w14:paraId="174AB5F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833709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872281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2E79DEA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45F07F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8DC70F2" w14:textId="77777777" w:rsidTr="001B0950">
        <w:tc>
          <w:tcPr>
            <w:tcW w:w="2616" w:type="dxa"/>
            <w:tcBorders>
              <w:top w:val="nil"/>
              <w:left w:val="nil"/>
              <w:bottom w:val="nil"/>
              <w:right w:val="nil"/>
            </w:tcBorders>
          </w:tcPr>
          <w:p w14:paraId="3190819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AI Integration</w:t>
            </w:r>
          </w:p>
        </w:tc>
        <w:tc>
          <w:tcPr>
            <w:tcW w:w="1362" w:type="dxa"/>
            <w:tcBorders>
              <w:top w:val="nil"/>
              <w:left w:val="nil"/>
              <w:bottom w:val="nil"/>
              <w:right w:val="nil"/>
            </w:tcBorders>
          </w:tcPr>
          <w:p w14:paraId="0FC945A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0.117</w:t>
            </w:r>
            <w:r>
              <w:rPr>
                <w:rFonts w:ascii="Times New Roman" w:hAnsi="Times New Roman" w:cs="Times New Roman"/>
                <w:vertAlign w:val="superscript"/>
                <w:lang w:val="en-US"/>
              </w:rPr>
              <w:t>***</w:t>
            </w:r>
          </w:p>
        </w:tc>
        <w:tc>
          <w:tcPr>
            <w:tcW w:w="1440" w:type="dxa"/>
            <w:tcBorders>
              <w:top w:val="nil"/>
              <w:left w:val="nil"/>
              <w:bottom w:val="nil"/>
              <w:right w:val="nil"/>
            </w:tcBorders>
          </w:tcPr>
          <w:p w14:paraId="37827E9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0.105</w:t>
            </w:r>
            <w:r>
              <w:rPr>
                <w:rFonts w:ascii="Times New Roman" w:hAnsi="Times New Roman" w:cs="Times New Roman"/>
                <w:vertAlign w:val="superscript"/>
                <w:lang w:val="en-US"/>
              </w:rPr>
              <w:t>***</w:t>
            </w:r>
          </w:p>
        </w:tc>
        <w:tc>
          <w:tcPr>
            <w:tcW w:w="1350" w:type="dxa"/>
            <w:tcBorders>
              <w:top w:val="nil"/>
              <w:left w:val="nil"/>
              <w:bottom w:val="nil"/>
              <w:right w:val="nil"/>
            </w:tcBorders>
          </w:tcPr>
          <w:p w14:paraId="243F866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0.084</w:t>
            </w:r>
            <w:r>
              <w:rPr>
                <w:rFonts w:ascii="Times New Roman" w:hAnsi="Times New Roman" w:cs="Times New Roman"/>
                <w:vertAlign w:val="superscript"/>
                <w:lang w:val="en-US"/>
              </w:rPr>
              <w:t>***</w:t>
            </w:r>
          </w:p>
        </w:tc>
        <w:tc>
          <w:tcPr>
            <w:tcW w:w="1260" w:type="dxa"/>
            <w:tcBorders>
              <w:top w:val="nil"/>
              <w:left w:val="nil"/>
              <w:bottom w:val="nil"/>
              <w:right w:val="nil"/>
            </w:tcBorders>
          </w:tcPr>
          <w:p w14:paraId="3413061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0.075</w:t>
            </w:r>
            <w:r>
              <w:rPr>
                <w:rFonts w:ascii="Times New Roman" w:hAnsi="Times New Roman" w:cs="Times New Roman"/>
                <w:vertAlign w:val="superscript"/>
                <w:lang w:val="en-US"/>
              </w:rPr>
              <w:t>***</w:t>
            </w:r>
          </w:p>
        </w:tc>
      </w:tr>
      <w:tr w:rsidR="00A60964" w14:paraId="25C5745A" w14:textId="77777777" w:rsidTr="001B0950">
        <w:tc>
          <w:tcPr>
            <w:tcW w:w="2616" w:type="dxa"/>
            <w:tcBorders>
              <w:top w:val="nil"/>
              <w:left w:val="nil"/>
              <w:bottom w:val="nil"/>
              <w:right w:val="nil"/>
            </w:tcBorders>
          </w:tcPr>
          <w:p w14:paraId="1BE5EBA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E8E232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440" w:type="dxa"/>
            <w:tcBorders>
              <w:top w:val="nil"/>
              <w:left w:val="nil"/>
              <w:bottom w:val="nil"/>
              <w:right w:val="nil"/>
            </w:tcBorders>
          </w:tcPr>
          <w:p w14:paraId="0DE8A0C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350" w:type="dxa"/>
            <w:tcBorders>
              <w:top w:val="nil"/>
              <w:left w:val="nil"/>
              <w:bottom w:val="nil"/>
              <w:right w:val="nil"/>
            </w:tcBorders>
          </w:tcPr>
          <w:p w14:paraId="306D094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260" w:type="dxa"/>
            <w:tcBorders>
              <w:top w:val="nil"/>
              <w:left w:val="nil"/>
              <w:bottom w:val="nil"/>
              <w:right w:val="nil"/>
            </w:tcBorders>
          </w:tcPr>
          <w:p w14:paraId="62099C7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r>
      <w:tr w:rsidR="00A60964" w14:paraId="6CA250D5" w14:textId="77777777" w:rsidTr="001B0950">
        <w:tc>
          <w:tcPr>
            <w:tcW w:w="2616" w:type="dxa"/>
            <w:tcBorders>
              <w:top w:val="nil"/>
              <w:left w:val="nil"/>
              <w:bottom w:val="nil"/>
              <w:right w:val="nil"/>
            </w:tcBorders>
          </w:tcPr>
          <w:p w14:paraId="230D6DB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537218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F0F2C2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441D159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2AD29B7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7A1F12E5" w14:textId="77777777" w:rsidTr="001B0950">
        <w:tc>
          <w:tcPr>
            <w:tcW w:w="2616" w:type="dxa"/>
            <w:tcBorders>
              <w:top w:val="nil"/>
              <w:left w:val="nil"/>
              <w:bottom w:val="nil"/>
              <w:right w:val="nil"/>
            </w:tcBorders>
          </w:tcPr>
          <w:p w14:paraId="2A03F53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Applied/Core AI</w:t>
            </w:r>
          </w:p>
        </w:tc>
        <w:tc>
          <w:tcPr>
            <w:tcW w:w="1362" w:type="dxa"/>
            <w:tcBorders>
              <w:top w:val="nil"/>
              <w:left w:val="nil"/>
              <w:bottom w:val="nil"/>
              <w:right w:val="nil"/>
            </w:tcBorders>
          </w:tcPr>
          <w:p w14:paraId="74E2FFC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0.176</w:t>
            </w:r>
            <w:r>
              <w:rPr>
                <w:rFonts w:ascii="Times New Roman" w:hAnsi="Times New Roman" w:cs="Times New Roman"/>
                <w:vertAlign w:val="superscript"/>
                <w:lang w:val="en-US"/>
              </w:rPr>
              <w:t>***</w:t>
            </w:r>
          </w:p>
        </w:tc>
        <w:tc>
          <w:tcPr>
            <w:tcW w:w="1440" w:type="dxa"/>
            <w:tcBorders>
              <w:top w:val="nil"/>
              <w:left w:val="nil"/>
              <w:bottom w:val="nil"/>
              <w:right w:val="nil"/>
            </w:tcBorders>
          </w:tcPr>
          <w:p w14:paraId="437BED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0.163</w:t>
            </w:r>
            <w:r>
              <w:rPr>
                <w:rFonts w:ascii="Times New Roman" w:hAnsi="Times New Roman" w:cs="Times New Roman"/>
                <w:vertAlign w:val="superscript"/>
                <w:lang w:val="en-US"/>
              </w:rPr>
              <w:t>***</w:t>
            </w:r>
          </w:p>
        </w:tc>
        <w:tc>
          <w:tcPr>
            <w:tcW w:w="1350" w:type="dxa"/>
            <w:tcBorders>
              <w:top w:val="nil"/>
              <w:left w:val="nil"/>
              <w:bottom w:val="nil"/>
              <w:right w:val="nil"/>
            </w:tcBorders>
          </w:tcPr>
          <w:p w14:paraId="0445EC4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0.118</w:t>
            </w:r>
            <w:r>
              <w:rPr>
                <w:rFonts w:ascii="Times New Roman" w:hAnsi="Times New Roman" w:cs="Times New Roman"/>
                <w:vertAlign w:val="superscript"/>
                <w:lang w:val="en-US"/>
              </w:rPr>
              <w:t>***</w:t>
            </w:r>
          </w:p>
        </w:tc>
        <w:tc>
          <w:tcPr>
            <w:tcW w:w="1260" w:type="dxa"/>
            <w:tcBorders>
              <w:top w:val="nil"/>
              <w:left w:val="nil"/>
              <w:bottom w:val="nil"/>
              <w:right w:val="nil"/>
            </w:tcBorders>
          </w:tcPr>
          <w:p w14:paraId="098623F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0.096</w:t>
            </w:r>
            <w:r>
              <w:rPr>
                <w:rFonts w:ascii="Times New Roman" w:hAnsi="Times New Roman" w:cs="Times New Roman"/>
                <w:vertAlign w:val="superscript"/>
                <w:lang w:val="en-US"/>
              </w:rPr>
              <w:t>***</w:t>
            </w:r>
          </w:p>
        </w:tc>
      </w:tr>
      <w:tr w:rsidR="00A60964" w14:paraId="1409AEEC" w14:textId="77777777" w:rsidTr="001B0950">
        <w:tc>
          <w:tcPr>
            <w:tcW w:w="2616" w:type="dxa"/>
            <w:tcBorders>
              <w:top w:val="nil"/>
              <w:left w:val="nil"/>
              <w:bottom w:val="nil"/>
              <w:right w:val="nil"/>
            </w:tcBorders>
          </w:tcPr>
          <w:p w14:paraId="1524DCA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232612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440" w:type="dxa"/>
            <w:tcBorders>
              <w:top w:val="nil"/>
              <w:left w:val="nil"/>
              <w:bottom w:val="nil"/>
              <w:right w:val="nil"/>
            </w:tcBorders>
          </w:tcPr>
          <w:p w14:paraId="21C6685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350" w:type="dxa"/>
            <w:tcBorders>
              <w:top w:val="nil"/>
              <w:left w:val="nil"/>
              <w:bottom w:val="nil"/>
              <w:right w:val="nil"/>
            </w:tcBorders>
          </w:tcPr>
          <w:p w14:paraId="539CC00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260" w:type="dxa"/>
            <w:tcBorders>
              <w:top w:val="nil"/>
              <w:left w:val="nil"/>
              <w:bottom w:val="nil"/>
              <w:right w:val="nil"/>
            </w:tcBorders>
          </w:tcPr>
          <w:p w14:paraId="3F7F5C6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r>
      <w:tr w:rsidR="00A60964" w14:paraId="71543E36" w14:textId="77777777" w:rsidTr="001B0950">
        <w:tc>
          <w:tcPr>
            <w:tcW w:w="2616" w:type="dxa"/>
            <w:tcBorders>
              <w:top w:val="nil"/>
              <w:left w:val="nil"/>
              <w:bottom w:val="nil"/>
              <w:right w:val="nil"/>
            </w:tcBorders>
          </w:tcPr>
          <w:p w14:paraId="528847B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134D36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29E398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3B11011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6630F7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94E3DAB" w14:textId="77777777" w:rsidTr="001B0950">
        <w:tc>
          <w:tcPr>
            <w:tcW w:w="2616" w:type="dxa"/>
            <w:tcBorders>
              <w:top w:val="nil"/>
              <w:left w:val="nil"/>
              <w:bottom w:val="nil"/>
              <w:right w:val="nil"/>
            </w:tcBorders>
          </w:tcPr>
          <w:p w14:paraId="47E3877E" w14:textId="7D163828" w:rsidR="00A60964" w:rsidRDefault="001B0950"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R</w:t>
            </w:r>
            <w:r w:rsidR="00A60964">
              <w:rPr>
                <w:rFonts w:ascii="Times New Roman" w:hAnsi="Times New Roman" w:cs="Times New Roman"/>
                <w:lang w:val="en-US"/>
              </w:rPr>
              <w:t>emote (1=ano)</w:t>
            </w:r>
          </w:p>
        </w:tc>
        <w:tc>
          <w:tcPr>
            <w:tcW w:w="1362" w:type="dxa"/>
            <w:tcBorders>
              <w:top w:val="nil"/>
              <w:left w:val="nil"/>
              <w:bottom w:val="nil"/>
              <w:right w:val="nil"/>
            </w:tcBorders>
          </w:tcPr>
          <w:p w14:paraId="7ED1B99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0.076</w:t>
            </w:r>
            <w:r>
              <w:rPr>
                <w:rFonts w:ascii="Times New Roman" w:hAnsi="Times New Roman" w:cs="Times New Roman"/>
                <w:vertAlign w:val="superscript"/>
                <w:lang w:val="en-US"/>
              </w:rPr>
              <w:t>***</w:t>
            </w:r>
          </w:p>
        </w:tc>
        <w:tc>
          <w:tcPr>
            <w:tcW w:w="1440" w:type="dxa"/>
            <w:tcBorders>
              <w:top w:val="nil"/>
              <w:left w:val="nil"/>
              <w:bottom w:val="nil"/>
              <w:right w:val="nil"/>
            </w:tcBorders>
          </w:tcPr>
          <w:p w14:paraId="4EC91D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0.053</w:t>
            </w:r>
            <w:r>
              <w:rPr>
                <w:rFonts w:ascii="Times New Roman" w:hAnsi="Times New Roman" w:cs="Times New Roman"/>
                <w:vertAlign w:val="superscript"/>
                <w:lang w:val="en-US"/>
              </w:rPr>
              <w:t>***</w:t>
            </w:r>
          </w:p>
        </w:tc>
        <w:tc>
          <w:tcPr>
            <w:tcW w:w="1350" w:type="dxa"/>
            <w:tcBorders>
              <w:top w:val="nil"/>
              <w:left w:val="nil"/>
              <w:bottom w:val="nil"/>
              <w:right w:val="nil"/>
            </w:tcBorders>
          </w:tcPr>
          <w:p w14:paraId="14726E2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0.049</w:t>
            </w:r>
            <w:r>
              <w:rPr>
                <w:rFonts w:ascii="Times New Roman" w:hAnsi="Times New Roman" w:cs="Times New Roman"/>
                <w:vertAlign w:val="superscript"/>
                <w:lang w:val="en-US"/>
              </w:rPr>
              <w:t>***</w:t>
            </w:r>
          </w:p>
        </w:tc>
        <w:tc>
          <w:tcPr>
            <w:tcW w:w="1260" w:type="dxa"/>
            <w:tcBorders>
              <w:top w:val="nil"/>
              <w:left w:val="nil"/>
              <w:bottom w:val="nil"/>
              <w:right w:val="nil"/>
            </w:tcBorders>
          </w:tcPr>
          <w:p w14:paraId="04F9416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0.035</w:t>
            </w:r>
            <w:r>
              <w:rPr>
                <w:rFonts w:ascii="Times New Roman" w:hAnsi="Times New Roman" w:cs="Times New Roman"/>
                <w:vertAlign w:val="superscript"/>
                <w:lang w:val="en-US"/>
              </w:rPr>
              <w:t>***</w:t>
            </w:r>
          </w:p>
        </w:tc>
      </w:tr>
      <w:tr w:rsidR="00A60964" w14:paraId="06D2995E" w14:textId="77777777" w:rsidTr="001B0950">
        <w:tc>
          <w:tcPr>
            <w:tcW w:w="2616" w:type="dxa"/>
            <w:tcBorders>
              <w:top w:val="nil"/>
              <w:left w:val="nil"/>
              <w:bottom w:val="nil"/>
              <w:right w:val="nil"/>
            </w:tcBorders>
          </w:tcPr>
          <w:p w14:paraId="79A0A6A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32562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440" w:type="dxa"/>
            <w:tcBorders>
              <w:top w:val="nil"/>
              <w:left w:val="nil"/>
              <w:bottom w:val="nil"/>
              <w:right w:val="nil"/>
            </w:tcBorders>
          </w:tcPr>
          <w:p w14:paraId="6C4862B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350" w:type="dxa"/>
            <w:tcBorders>
              <w:top w:val="nil"/>
              <w:left w:val="nil"/>
              <w:bottom w:val="nil"/>
              <w:right w:val="nil"/>
            </w:tcBorders>
          </w:tcPr>
          <w:p w14:paraId="3000D4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260" w:type="dxa"/>
            <w:tcBorders>
              <w:top w:val="nil"/>
              <w:left w:val="nil"/>
              <w:bottom w:val="nil"/>
              <w:right w:val="nil"/>
            </w:tcBorders>
          </w:tcPr>
          <w:p w14:paraId="2AD9F68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r>
      <w:tr w:rsidR="00A60964" w14:paraId="213249D2" w14:textId="77777777" w:rsidTr="001B0950">
        <w:tc>
          <w:tcPr>
            <w:tcW w:w="2616" w:type="dxa"/>
            <w:tcBorders>
              <w:top w:val="nil"/>
              <w:left w:val="nil"/>
              <w:bottom w:val="nil"/>
              <w:right w:val="nil"/>
            </w:tcBorders>
          </w:tcPr>
          <w:p w14:paraId="5852713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DCDD1B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BF38D6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983C71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6F7972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1D264FDD" w14:textId="77777777" w:rsidTr="001B0950">
        <w:tc>
          <w:tcPr>
            <w:tcW w:w="2616" w:type="dxa"/>
            <w:tcBorders>
              <w:top w:val="nil"/>
              <w:left w:val="nil"/>
              <w:bottom w:val="nil"/>
              <w:right w:val="nil"/>
            </w:tcBorders>
          </w:tcPr>
          <w:p w14:paraId="2146BC75" w14:textId="2BA6BABC"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Vzd</w:t>
            </w:r>
            <w:r w:rsidR="001B0950">
              <w:rPr>
                <w:rFonts w:ascii="Times New Roman" w:hAnsi="Times New Roman" w:cs="Times New Roman"/>
                <w:lang w:val="en-US"/>
              </w:rPr>
              <w:t>ělání</w:t>
            </w:r>
            <w:r w:rsidR="001B0950">
              <w:rPr>
                <w:rFonts w:ascii="Times New Roman" w:hAnsi="Times New Roman" w:cs="Times New Roman"/>
                <w:lang w:val="en-US"/>
              </w:rPr>
              <w:br/>
            </w:r>
            <w:r>
              <w:rPr>
                <w:rFonts w:ascii="Times New Roman" w:hAnsi="Times New Roman" w:cs="Times New Roman"/>
                <w:lang w:val="en-US"/>
              </w:rPr>
              <w:t>(ref: Bachelor)</w:t>
            </w:r>
          </w:p>
        </w:tc>
        <w:tc>
          <w:tcPr>
            <w:tcW w:w="1362" w:type="dxa"/>
            <w:tcBorders>
              <w:top w:val="nil"/>
              <w:left w:val="nil"/>
              <w:bottom w:val="nil"/>
              <w:right w:val="nil"/>
            </w:tcBorders>
          </w:tcPr>
          <w:p w14:paraId="31B88C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FFA91B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AB4AF1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20ACB84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3A11392C" w14:textId="77777777" w:rsidTr="001B0950">
        <w:tc>
          <w:tcPr>
            <w:tcW w:w="2616" w:type="dxa"/>
            <w:tcBorders>
              <w:top w:val="nil"/>
              <w:left w:val="nil"/>
              <w:bottom w:val="nil"/>
              <w:right w:val="nil"/>
            </w:tcBorders>
          </w:tcPr>
          <w:p w14:paraId="61D2A37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8D6897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96558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FF39E8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016143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6E7089D" w14:textId="77777777" w:rsidTr="001B0950">
        <w:tc>
          <w:tcPr>
            <w:tcW w:w="2616" w:type="dxa"/>
            <w:tcBorders>
              <w:top w:val="nil"/>
              <w:left w:val="nil"/>
              <w:bottom w:val="nil"/>
              <w:right w:val="nil"/>
            </w:tcBorders>
          </w:tcPr>
          <w:p w14:paraId="41CB2E9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Missing</w:t>
            </w:r>
          </w:p>
        </w:tc>
        <w:tc>
          <w:tcPr>
            <w:tcW w:w="1362" w:type="dxa"/>
            <w:tcBorders>
              <w:top w:val="nil"/>
              <w:left w:val="nil"/>
              <w:bottom w:val="nil"/>
              <w:right w:val="nil"/>
            </w:tcBorders>
          </w:tcPr>
          <w:p w14:paraId="2AC830E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D07D42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0.035</w:t>
            </w:r>
            <w:r>
              <w:rPr>
                <w:rFonts w:ascii="Times New Roman" w:hAnsi="Times New Roman" w:cs="Times New Roman"/>
                <w:vertAlign w:val="superscript"/>
                <w:lang w:val="en-US"/>
              </w:rPr>
              <w:t>***</w:t>
            </w:r>
          </w:p>
        </w:tc>
        <w:tc>
          <w:tcPr>
            <w:tcW w:w="1350" w:type="dxa"/>
            <w:tcBorders>
              <w:top w:val="nil"/>
              <w:left w:val="nil"/>
              <w:bottom w:val="nil"/>
              <w:right w:val="nil"/>
            </w:tcBorders>
          </w:tcPr>
          <w:p w14:paraId="10636AD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0.038</w:t>
            </w:r>
            <w:r>
              <w:rPr>
                <w:rFonts w:ascii="Times New Roman" w:hAnsi="Times New Roman" w:cs="Times New Roman"/>
                <w:vertAlign w:val="superscript"/>
                <w:lang w:val="en-US"/>
              </w:rPr>
              <w:t>***</w:t>
            </w:r>
          </w:p>
        </w:tc>
        <w:tc>
          <w:tcPr>
            <w:tcW w:w="1260" w:type="dxa"/>
            <w:tcBorders>
              <w:top w:val="nil"/>
              <w:left w:val="nil"/>
              <w:bottom w:val="nil"/>
              <w:right w:val="nil"/>
            </w:tcBorders>
          </w:tcPr>
          <w:p w14:paraId="5105645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0.033</w:t>
            </w:r>
            <w:r>
              <w:rPr>
                <w:rFonts w:ascii="Times New Roman" w:hAnsi="Times New Roman" w:cs="Times New Roman"/>
                <w:vertAlign w:val="superscript"/>
                <w:lang w:val="en-US"/>
              </w:rPr>
              <w:t>***</w:t>
            </w:r>
          </w:p>
        </w:tc>
      </w:tr>
      <w:tr w:rsidR="00A60964" w14:paraId="2E04F1D8" w14:textId="77777777" w:rsidTr="001B0950">
        <w:tc>
          <w:tcPr>
            <w:tcW w:w="2616" w:type="dxa"/>
            <w:tcBorders>
              <w:top w:val="nil"/>
              <w:left w:val="nil"/>
              <w:bottom w:val="nil"/>
              <w:right w:val="nil"/>
            </w:tcBorders>
          </w:tcPr>
          <w:p w14:paraId="784252E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373B9B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9A8921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(0.005)</w:t>
            </w:r>
          </w:p>
        </w:tc>
        <w:tc>
          <w:tcPr>
            <w:tcW w:w="1350" w:type="dxa"/>
            <w:tcBorders>
              <w:top w:val="nil"/>
              <w:left w:val="nil"/>
              <w:bottom w:val="nil"/>
              <w:right w:val="nil"/>
            </w:tcBorders>
          </w:tcPr>
          <w:p w14:paraId="42F9A32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(0.005)</w:t>
            </w:r>
          </w:p>
        </w:tc>
        <w:tc>
          <w:tcPr>
            <w:tcW w:w="1260" w:type="dxa"/>
            <w:tcBorders>
              <w:top w:val="nil"/>
              <w:left w:val="nil"/>
              <w:bottom w:val="nil"/>
              <w:right w:val="nil"/>
            </w:tcBorders>
          </w:tcPr>
          <w:p w14:paraId="7DF4A90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(0.005)</w:t>
            </w:r>
          </w:p>
        </w:tc>
      </w:tr>
      <w:tr w:rsidR="00A60964" w14:paraId="2FA40C3E" w14:textId="77777777" w:rsidTr="001B0950">
        <w:tc>
          <w:tcPr>
            <w:tcW w:w="2616" w:type="dxa"/>
            <w:tcBorders>
              <w:top w:val="nil"/>
              <w:left w:val="nil"/>
              <w:bottom w:val="nil"/>
              <w:right w:val="nil"/>
            </w:tcBorders>
          </w:tcPr>
          <w:p w14:paraId="0EBEBAD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611CB7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3B7E2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306DF1C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4E0658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3F1FD7DA" w14:textId="77777777" w:rsidTr="001B0950">
        <w:tc>
          <w:tcPr>
            <w:tcW w:w="2616" w:type="dxa"/>
            <w:tcBorders>
              <w:top w:val="nil"/>
              <w:left w:val="nil"/>
              <w:bottom w:val="nil"/>
              <w:right w:val="nil"/>
            </w:tcBorders>
          </w:tcPr>
          <w:p w14:paraId="4376675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High School</w:t>
            </w:r>
          </w:p>
        </w:tc>
        <w:tc>
          <w:tcPr>
            <w:tcW w:w="1362" w:type="dxa"/>
            <w:tcBorders>
              <w:top w:val="nil"/>
              <w:left w:val="nil"/>
              <w:bottom w:val="nil"/>
              <w:right w:val="nil"/>
            </w:tcBorders>
          </w:tcPr>
          <w:p w14:paraId="30672CA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128D76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-0.053</w:t>
            </w:r>
            <w:r>
              <w:rPr>
                <w:rFonts w:ascii="Times New Roman" w:hAnsi="Times New Roman" w:cs="Times New Roman"/>
                <w:vertAlign w:val="superscript"/>
                <w:lang w:val="en-US"/>
              </w:rPr>
              <w:t>***</w:t>
            </w:r>
          </w:p>
        </w:tc>
        <w:tc>
          <w:tcPr>
            <w:tcW w:w="1350" w:type="dxa"/>
            <w:tcBorders>
              <w:top w:val="nil"/>
              <w:left w:val="nil"/>
              <w:bottom w:val="nil"/>
              <w:right w:val="nil"/>
            </w:tcBorders>
          </w:tcPr>
          <w:p w14:paraId="16DCC1B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-0.047</w:t>
            </w:r>
            <w:r>
              <w:rPr>
                <w:rFonts w:ascii="Times New Roman" w:hAnsi="Times New Roman" w:cs="Times New Roman"/>
                <w:vertAlign w:val="superscript"/>
                <w:lang w:val="en-US"/>
              </w:rPr>
              <w:t>**</w:t>
            </w:r>
          </w:p>
        </w:tc>
        <w:tc>
          <w:tcPr>
            <w:tcW w:w="1260" w:type="dxa"/>
            <w:tcBorders>
              <w:top w:val="nil"/>
              <w:left w:val="nil"/>
              <w:bottom w:val="nil"/>
              <w:right w:val="nil"/>
            </w:tcBorders>
          </w:tcPr>
          <w:p w14:paraId="2DFF886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-0.035</w:t>
            </w:r>
            <w:r>
              <w:rPr>
                <w:rFonts w:ascii="Times New Roman" w:hAnsi="Times New Roman" w:cs="Times New Roman"/>
                <w:vertAlign w:val="superscript"/>
                <w:lang w:val="en-US"/>
              </w:rPr>
              <w:t>*</w:t>
            </w:r>
          </w:p>
        </w:tc>
      </w:tr>
      <w:tr w:rsidR="00A60964" w14:paraId="18F48339" w14:textId="77777777" w:rsidTr="001B0950">
        <w:tc>
          <w:tcPr>
            <w:tcW w:w="2616" w:type="dxa"/>
            <w:tcBorders>
              <w:top w:val="nil"/>
              <w:left w:val="nil"/>
              <w:bottom w:val="nil"/>
              <w:right w:val="nil"/>
            </w:tcBorders>
          </w:tcPr>
          <w:p w14:paraId="43A8A9E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88A49F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C44AD8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(0.016)</w:t>
            </w:r>
          </w:p>
        </w:tc>
        <w:tc>
          <w:tcPr>
            <w:tcW w:w="1350" w:type="dxa"/>
            <w:tcBorders>
              <w:top w:val="nil"/>
              <w:left w:val="nil"/>
              <w:bottom w:val="nil"/>
              <w:right w:val="nil"/>
            </w:tcBorders>
          </w:tcPr>
          <w:p w14:paraId="61C0CB6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(0.015)</w:t>
            </w:r>
          </w:p>
        </w:tc>
        <w:tc>
          <w:tcPr>
            <w:tcW w:w="1260" w:type="dxa"/>
            <w:tcBorders>
              <w:top w:val="nil"/>
              <w:left w:val="nil"/>
              <w:bottom w:val="nil"/>
              <w:right w:val="nil"/>
            </w:tcBorders>
          </w:tcPr>
          <w:p w14:paraId="3C475E2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(0.015)</w:t>
            </w:r>
          </w:p>
        </w:tc>
      </w:tr>
      <w:tr w:rsidR="00A60964" w14:paraId="12AC4B45" w14:textId="77777777" w:rsidTr="001B0950">
        <w:tc>
          <w:tcPr>
            <w:tcW w:w="2616" w:type="dxa"/>
            <w:tcBorders>
              <w:top w:val="nil"/>
              <w:left w:val="nil"/>
              <w:bottom w:val="nil"/>
              <w:right w:val="nil"/>
            </w:tcBorders>
          </w:tcPr>
          <w:p w14:paraId="775ACEE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1BFC89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57FE2F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632CC8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5DE77F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7BEB77E" w14:textId="77777777" w:rsidTr="001B0950">
        <w:tc>
          <w:tcPr>
            <w:tcW w:w="2616" w:type="dxa"/>
            <w:tcBorders>
              <w:top w:val="nil"/>
              <w:left w:val="nil"/>
              <w:bottom w:val="nil"/>
              <w:right w:val="nil"/>
            </w:tcBorders>
          </w:tcPr>
          <w:p w14:paraId="76D04D1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Associate</w:t>
            </w:r>
          </w:p>
        </w:tc>
        <w:tc>
          <w:tcPr>
            <w:tcW w:w="1362" w:type="dxa"/>
            <w:tcBorders>
              <w:top w:val="nil"/>
              <w:left w:val="nil"/>
              <w:bottom w:val="nil"/>
              <w:right w:val="nil"/>
            </w:tcBorders>
          </w:tcPr>
          <w:p w14:paraId="3029451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A4C5AF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-0.094</w:t>
            </w:r>
            <w:r>
              <w:rPr>
                <w:rFonts w:ascii="Times New Roman" w:hAnsi="Times New Roman" w:cs="Times New Roman"/>
                <w:vertAlign w:val="superscript"/>
                <w:lang w:val="en-US"/>
              </w:rPr>
              <w:t>***</w:t>
            </w:r>
          </w:p>
        </w:tc>
        <w:tc>
          <w:tcPr>
            <w:tcW w:w="1350" w:type="dxa"/>
            <w:tcBorders>
              <w:top w:val="nil"/>
              <w:left w:val="nil"/>
              <w:bottom w:val="nil"/>
              <w:right w:val="nil"/>
            </w:tcBorders>
          </w:tcPr>
          <w:p w14:paraId="1E49DCB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-0.083</w:t>
            </w:r>
            <w:r>
              <w:rPr>
                <w:rFonts w:ascii="Times New Roman" w:hAnsi="Times New Roman" w:cs="Times New Roman"/>
                <w:vertAlign w:val="superscript"/>
                <w:lang w:val="en-US"/>
              </w:rPr>
              <w:t>***</w:t>
            </w:r>
          </w:p>
        </w:tc>
        <w:tc>
          <w:tcPr>
            <w:tcW w:w="1260" w:type="dxa"/>
            <w:tcBorders>
              <w:top w:val="nil"/>
              <w:left w:val="nil"/>
              <w:bottom w:val="nil"/>
              <w:right w:val="nil"/>
            </w:tcBorders>
          </w:tcPr>
          <w:p w14:paraId="12A53A6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-0.077</w:t>
            </w:r>
            <w:r>
              <w:rPr>
                <w:rFonts w:ascii="Times New Roman" w:hAnsi="Times New Roman" w:cs="Times New Roman"/>
                <w:vertAlign w:val="superscript"/>
                <w:lang w:val="en-US"/>
              </w:rPr>
              <w:t>***</w:t>
            </w:r>
          </w:p>
        </w:tc>
      </w:tr>
      <w:tr w:rsidR="00A60964" w14:paraId="3FE7F9B9" w14:textId="77777777" w:rsidTr="001B0950">
        <w:tc>
          <w:tcPr>
            <w:tcW w:w="2616" w:type="dxa"/>
            <w:tcBorders>
              <w:top w:val="nil"/>
              <w:left w:val="nil"/>
              <w:bottom w:val="nil"/>
              <w:right w:val="nil"/>
            </w:tcBorders>
          </w:tcPr>
          <w:p w14:paraId="1A92457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87F1D1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F8C3D7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(0.017)</w:t>
            </w:r>
          </w:p>
        </w:tc>
        <w:tc>
          <w:tcPr>
            <w:tcW w:w="1350" w:type="dxa"/>
            <w:tcBorders>
              <w:top w:val="nil"/>
              <w:left w:val="nil"/>
              <w:bottom w:val="nil"/>
              <w:right w:val="nil"/>
            </w:tcBorders>
          </w:tcPr>
          <w:p w14:paraId="021FFCE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(0.016)</w:t>
            </w:r>
          </w:p>
        </w:tc>
        <w:tc>
          <w:tcPr>
            <w:tcW w:w="1260" w:type="dxa"/>
            <w:tcBorders>
              <w:top w:val="nil"/>
              <w:left w:val="nil"/>
              <w:bottom w:val="nil"/>
              <w:right w:val="nil"/>
            </w:tcBorders>
          </w:tcPr>
          <w:p w14:paraId="203582C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(0.016)</w:t>
            </w:r>
          </w:p>
        </w:tc>
      </w:tr>
      <w:tr w:rsidR="00A60964" w14:paraId="52C815EF" w14:textId="77777777" w:rsidTr="001B0950">
        <w:tc>
          <w:tcPr>
            <w:tcW w:w="2616" w:type="dxa"/>
            <w:tcBorders>
              <w:top w:val="nil"/>
              <w:left w:val="nil"/>
              <w:bottom w:val="nil"/>
              <w:right w:val="nil"/>
            </w:tcBorders>
          </w:tcPr>
          <w:p w14:paraId="4163F35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27C29B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059907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67084BD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45382A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07F7584" w14:textId="77777777" w:rsidTr="001B0950">
        <w:tc>
          <w:tcPr>
            <w:tcW w:w="2616" w:type="dxa"/>
            <w:tcBorders>
              <w:top w:val="nil"/>
              <w:left w:val="nil"/>
              <w:bottom w:val="nil"/>
              <w:right w:val="nil"/>
            </w:tcBorders>
          </w:tcPr>
          <w:p w14:paraId="60FE66C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Bachelor</w:t>
            </w:r>
          </w:p>
        </w:tc>
        <w:tc>
          <w:tcPr>
            <w:tcW w:w="1362" w:type="dxa"/>
            <w:tcBorders>
              <w:top w:val="nil"/>
              <w:left w:val="nil"/>
              <w:bottom w:val="nil"/>
              <w:right w:val="nil"/>
            </w:tcBorders>
          </w:tcPr>
          <w:p w14:paraId="1ABA1B9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0C233C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350" w:type="dxa"/>
            <w:tcBorders>
              <w:top w:val="nil"/>
              <w:left w:val="nil"/>
              <w:bottom w:val="nil"/>
              <w:right w:val="nil"/>
            </w:tcBorders>
          </w:tcPr>
          <w:p w14:paraId="6548EF5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260" w:type="dxa"/>
            <w:tcBorders>
              <w:top w:val="nil"/>
              <w:left w:val="nil"/>
              <w:bottom w:val="nil"/>
              <w:right w:val="nil"/>
            </w:tcBorders>
          </w:tcPr>
          <w:p w14:paraId="3A12061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r>
      <w:tr w:rsidR="00A60964" w14:paraId="16E8A7AA" w14:textId="77777777" w:rsidTr="001B0950">
        <w:tc>
          <w:tcPr>
            <w:tcW w:w="2616" w:type="dxa"/>
            <w:tcBorders>
              <w:top w:val="nil"/>
              <w:left w:val="nil"/>
              <w:bottom w:val="nil"/>
              <w:right w:val="nil"/>
            </w:tcBorders>
          </w:tcPr>
          <w:p w14:paraId="14CC43C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B505E8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546BD2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350" w:type="dxa"/>
            <w:tcBorders>
              <w:top w:val="nil"/>
              <w:left w:val="nil"/>
              <w:bottom w:val="nil"/>
              <w:right w:val="nil"/>
            </w:tcBorders>
          </w:tcPr>
          <w:p w14:paraId="15D35AD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260" w:type="dxa"/>
            <w:tcBorders>
              <w:top w:val="nil"/>
              <w:left w:val="nil"/>
              <w:bottom w:val="nil"/>
              <w:right w:val="nil"/>
            </w:tcBorders>
          </w:tcPr>
          <w:p w14:paraId="68516DA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r>
      <w:tr w:rsidR="00A60964" w14:paraId="1F4B9F2F" w14:textId="77777777" w:rsidTr="001B0950">
        <w:tc>
          <w:tcPr>
            <w:tcW w:w="2616" w:type="dxa"/>
            <w:tcBorders>
              <w:top w:val="nil"/>
              <w:left w:val="nil"/>
              <w:bottom w:val="nil"/>
              <w:right w:val="nil"/>
            </w:tcBorders>
          </w:tcPr>
          <w:p w14:paraId="7674F23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F7DBA9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56C281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14BEB1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886327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B2B7363" w14:textId="77777777" w:rsidTr="001B0950">
        <w:tc>
          <w:tcPr>
            <w:tcW w:w="2616" w:type="dxa"/>
            <w:tcBorders>
              <w:top w:val="nil"/>
              <w:left w:val="nil"/>
              <w:bottom w:val="nil"/>
              <w:right w:val="nil"/>
            </w:tcBorders>
          </w:tcPr>
          <w:p w14:paraId="3326834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Master+</w:t>
            </w:r>
          </w:p>
        </w:tc>
        <w:tc>
          <w:tcPr>
            <w:tcW w:w="1362" w:type="dxa"/>
            <w:tcBorders>
              <w:top w:val="nil"/>
              <w:left w:val="nil"/>
              <w:bottom w:val="nil"/>
              <w:right w:val="nil"/>
            </w:tcBorders>
          </w:tcPr>
          <w:p w14:paraId="6786ECE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E3BE11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0.075</w:t>
            </w:r>
            <w:r>
              <w:rPr>
                <w:rFonts w:ascii="Times New Roman" w:hAnsi="Times New Roman" w:cs="Times New Roman"/>
                <w:vertAlign w:val="superscript"/>
                <w:lang w:val="en-US"/>
              </w:rPr>
              <w:t>***</w:t>
            </w:r>
          </w:p>
        </w:tc>
        <w:tc>
          <w:tcPr>
            <w:tcW w:w="1350" w:type="dxa"/>
            <w:tcBorders>
              <w:top w:val="nil"/>
              <w:left w:val="nil"/>
              <w:bottom w:val="nil"/>
              <w:right w:val="nil"/>
            </w:tcBorders>
          </w:tcPr>
          <w:p w14:paraId="1A36200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0.087</w:t>
            </w:r>
            <w:r>
              <w:rPr>
                <w:rFonts w:ascii="Times New Roman" w:hAnsi="Times New Roman" w:cs="Times New Roman"/>
                <w:vertAlign w:val="superscript"/>
                <w:lang w:val="en-US"/>
              </w:rPr>
              <w:t>***</w:t>
            </w:r>
          </w:p>
        </w:tc>
        <w:tc>
          <w:tcPr>
            <w:tcW w:w="1260" w:type="dxa"/>
            <w:tcBorders>
              <w:top w:val="nil"/>
              <w:left w:val="nil"/>
              <w:bottom w:val="nil"/>
              <w:right w:val="nil"/>
            </w:tcBorders>
          </w:tcPr>
          <w:p w14:paraId="2977274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0.083</w:t>
            </w:r>
            <w:r>
              <w:rPr>
                <w:rFonts w:ascii="Times New Roman" w:hAnsi="Times New Roman" w:cs="Times New Roman"/>
                <w:vertAlign w:val="superscript"/>
                <w:lang w:val="en-US"/>
              </w:rPr>
              <w:t>***</w:t>
            </w:r>
          </w:p>
        </w:tc>
      </w:tr>
      <w:tr w:rsidR="00A60964" w14:paraId="71824206" w14:textId="77777777" w:rsidTr="001B0950">
        <w:tc>
          <w:tcPr>
            <w:tcW w:w="2616" w:type="dxa"/>
            <w:tcBorders>
              <w:top w:val="nil"/>
              <w:left w:val="nil"/>
              <w:bottom w:val="nil"/>
              <w:right w:val="nil"/>
            </w:tcBorders>
          </w:tcPr>
          <w:p w14:paraId="2CF6829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07FBDA3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3EEDB7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(0.014)</w:t>
            </w:r>
          </w:p>
        </w:tc>
        <w:tc>
          <w:tcPr>
            <w:tcW w:w="1350" w:type="dxa"/>
            <w:tcBorders>
              <w:top w:val="nil"/>
              <w:left w:val="nil"/>
              <w:bottom w:val="nil"/>
              <w:right w:val="nil"/>
            </w:tcBorders>
          </w:tcPr>
          <w:p w14:paraId="5D65AD7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(0.014)</w:t>
            </w:r>
          </w:p>
        </w:tc>
        <w:tc>
          <w:tcPr>
            <w:tcW w:w="1260" w:type="dxa"/>
            <w:tcBorders>
              <w:top w:val="nil"/>
              <w:left w:val="nil"/>
              <w:bottom w:val="nil"/>
              <w:right w:val="nil"/>
            </w:tcBorders>
          </w:tcPr>
          <w:p w14:paraId="20BC43D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(0.014)</w:t>
            </w:r>
          </w:p>
        </w:tc>
      </w:tr>
      <w:tr w:rsidR="00A60964" w14:paraId="059C87F0" w14:textId="77777777" w:rsidTr="001B0950">
        <w:tc>
          <w:tcPr>
            <w:tcW w:w="2616" w:type="dxa"/>
            <w:tcBorders>
              <w:top w:val="nil"/>
              <w:left w:val="nil"/>
              <w:bottom w:val="nil"/>
              <w:right w:val="nil"/>
            </w:tcBorders>
          </w:tcPr>
          <w:p w14:paraId="2D2BDA9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066E8B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9E03A3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A270DE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74D254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2BF2B216" w14:textId="77777777" w:rsidTr="001B0950">
        <w:tc>
          <w:tcPr>
            <w:tcW w:w="2616" w:type="dxa"/>
            <w:tcBorders>
              <w:top w:val="nil"/>
              <w:left w:val="nil"/>
              <w:bottom w:val="nil"/>
              <w:right w:val="nil"/>
            </w:tcBorders>
          </w:tcPr>
          <w:p w14:paraId="6117C5EC" w14:textId="6D35A980"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Zku</w:t>
            </w:r>
            <w:r w:rsidR="001B0950">
              <w:rPr>
                <w:rFonts w:ascii="Times New Roman" w:hAnsi="Times New Roman" w:cs="Times New Roman"/>
                <w:lang w:val="en-US"/>
              </w:rPr>
              <w:t>š</w:t>
            </w:r>
            <w:r>
              <w:rPr>
                <w:rFonts w:ascii="Times New Roman" w:hAnsi="Times New Roman" w:cs="Times New Roman"/>
                <w:lang w:val="en-US"/>
              </w:rPr>
              <w:t>enosti</w:t>
            </w:r>
            <w:r w:rsidR="001B0950">
              <w:rPr>
                <w:rFonts w:ascii="Times New Roman" w:hAnsi="Times New Roman" w:cs="Times New Roman"/>
                <w:lang w:val="en-US"/>
              </w:rPr>
              <w:br/>
            </w:r>
            <w:r>
              <w:rPr>
                <w:rFonts w:ascii="Times New Roman" w:hAnsi="Times New Roman" w:cs="Times New Roman"/>
                <w:lang w:val="en-US"/>
              </w:rPr>
              <w:t>(ref: Mid 3-5 let)</w:t>
            </w:r>
          </w:p>
        </w:tc>
        <w:tc>
          <w:tcPr>
            <w:tcW w:w="1362" w:type="dxa"/>
            <w:tcBorders>
              <w:top w:val="nil"/>
              <w:left w:val="nil"/>
              <w:bottom w:val="nil"/>
              <w:right w:val="nil"/>
            </w:tcBorders>
          </w:tcPr>
          <w:p w14:paraId="6810D05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816739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405E93E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75D939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130D40C5" w14:textId="77777777" w:rsidTr="001B0950">
        <w:tc>
          <w:tcPr>
            <w:tcW w:w="2616" w:type="dxa"/>
            <w:tcBorders>
              <w:top w:val="nil"/>
              <w:left w:val="nil"/>
              <w:bottom w:val="nil"/>
              <w:right w:val="nil"/>
            </w:tcBorders>
          </w:tcPr>
          <w:p w14:paraId="18A6C75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13B1EA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4143E7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7AD4BD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E439DE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99F877C" w14:textId="77777777" w:rsidTr="001B0950">
        <w:tc>
          <w:tcPr>
            <w:tcW w:w="2616" w:type="dxa"/>
            <w:tcBorders>
              <w:top w:val="nil"/>
              <w:left w:val="nil"/>
              <w:bottom w:val="nil"/>
              <w:right w:val="nil"/>
            </w:tcBorders>
          </w:tcPr>
          <w:p w14:paraId="7E7A929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Missing</w:t>
            </w:r>
          </w:p>
        </w:tc>
        <w:tc>
          <w:tcPr>
            <w:tcW w:w="1362" w:type="dxa"/>
            <w:tcBorders>
              <w:top w:val="nil"/>
              <w:left w:val="nil"/>
              <w:bottom w:val="nil"/>
              <w:right w:val="nil"/>
            </w:tcBorders>
          </w:tcPr>
          <w:p w14:paraId="3F56A09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95AC24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1350" w:type="dxa"/>
            <w:tcBorders>
              <w:top w:val="nil"/>
              <w:left w:val="nil"/>
              <w:bottom w:val="nil"/>
              <w:right w:val="nil"/>
            </w:tcBorders>
          </w:tcPr>
          <w:p w14:paraId="29DCE5D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-0.017</w:t>
            </w:r>
            <w:r>
              <w:rPr>
                <w:rFonts w:ascii="Times New Roman" w:hAnsi="Times New Roman" w:cs="Times New Roman"/>
                <w:vertAlign w:val="superscript"/>
                <w:lang w:val="en-US"/>
              </w:rPr>
              <w:t>*</w:t>
            </w:r>
          </w:p>
        </w:tc>
        <w:tc>
          <w:tcPr>
            <w:tcW w:w="1260" w:type="dxa"/>
            <w:tcBorders>
              <w:top w:val="nil"/>
              <w:left w:val="nil"/>
              <w:bottom w:val="nil"/>
              <w:right w:val="nil"/>
            </w:tcBorders>
          </w:tcPr>
          <w:p w14:paraId="1A69D86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-0.004</w:t>
            </w:r>
          </w:p>
        </w:tc>
      </w:tr>
      <w:tr w:rsidR="00A60964" w14:paraId="193DD09B" w14:textId="77777777" w:rsidTr="001B0950">
        <w:tc>
          <w:tcPr>
            <w:tcW w:w="2616" w:type="dxa"/>
            <w:tcBorders>
              <w:top w:val="nil"/>
              <w:left w:val="nil"/>
              <w:bottom w:val="nil"/>
              <w:right w:val="nil"/>
            </w:tcBorders>
          </w:tcPr>
          <w:p w14:paraId="281D965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121E19F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7D8058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350" w:type="dxa"/>
            <w:tcBorders>
              <w:top w:val="nil"/>
              <w:left w:val="nil"/>
              <w:bottom w:val="nil"/>
              <w:right w:val="nil"/>
            </w:tcBorders>
          </w:tcPr>
          <w:p w14:paraId="255A021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260" w:type="dxa"/>
            <w:tcBorders>
              <w:top w:val="nil"/>
              <w:left w:val="nil"/>
              <w:bottom w:val="nil"/>
              <w:right w:val="nil"/>
            </w:tcBorders>
          </w:tcPr>
          <w:p w14:paraId="090ED63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r>
      <w:tr w:rsidR="00A60964" w14:paraId="1D2B389D" w14:textId="77777777" w:rsidTr="001B0950">
        <w:tc>
          <w:tcPr>
            <w:tcW w:w="2616" w:type="dxa"/>
            <w:tcBorders>
              <w:top w:val="nil"/>
              <w:left w:val="nil"/>
              <w:bottom w:val="nil"/>
              <w:right w:val="nil"/>
            </w:tcBorders>
          </w:tcPr>
          <w:p w14:paraId="73789A1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4BCE8C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E3C0F5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3126253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F6FC02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CA5D420" w14:textId="77777777" w:rsidTr="001B0950">
        <w:tc>
          <w:tcPr>
            <w:tcW w:w="2616" w:type="dxa"/>
            <w:tcBorders>
              <w:top w:val="nil"/>
              <w:left w:val="nil"/>
              <w:bottom w:val="nil"/>
              <w:right w:val="nil"/>
            </w:tcBorders>
          </w:tcPr>
          <w:p w14:paraId="1E27AB7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Junior (0-2)</w:t>
            </w:r>
          </w:p>
        </w:tc>
        <w:tc>
          <w:tcPr>
            <w:tcW w:w="1362" w:type="dxa"/>
            <w:tcBorders>
              <w:top w:val="nil"/>
              <w:left w:val="nil"/>
              <w:bottom w:val="nil"/>
              <w:right w:val="nil"/>
            </w:tcBorders>
          </w:tcPr>
          <w:p w14:paraId="72E9B23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A660A5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-0.186</w:t>
            </w:r>
            <w:r>
              <w:rPr>
                <w:rFonts w:ascii="Times New Roman" w:hAnsi="Times New Roman" w:cs="Times New Roman"/>
                <w:vertAlign w:val="superscript"/>
                <w:lang w:val="en-US"/>
              </w:rPr>
              <w:t>***</w:t>
            </w:r>
          </w:p>
        </w:tc>
        <w:tc>
          <w:tcPr>
            <w:tcW w:w="1350" w:type="dxa"/>
            <w:tcBorders>
              <w:top w:val="nil"/>
              <w:left w:val="nil"/>
              <w:bottom w:val="nil"/>
              <w:right w:val="nil"/>
            </w:tcBorders>
          </w:tcPr>
          <w:p w14:paraId="07A6C3A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-0.180</w:t>
            </w:r>
            <w:r>
              <w:rPr>
                <w:rFonts w:ascii="Times New Roman" w:hAnsi="Times New Roman" w:cs="Times New Roman"/>
                <w:vertAlign w:val="superscript"/>
                <w:lang w:val="en-US"/>
              </w:rPr>
              <w:t>***</w:t>
            </w:r>
          </w:p>
        </w:tc>
        <w:tc>
          <w:tcPr>
            <w:tcW w:w="1260" w:type="dxa"/>
            <w:tcBorders>
              <w:top w:val="nil"/>
              <w:left w:val="nil"/>
              <w:bottom w:val="nil"/>
              <w:right w:val="nil"/>
            </w:tcBorders>
          </w:tcPr>
          <w:p w14:paraId="23ADC68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-0.175</w:t>
            </w:r>
            <w:r>
              <w:rPr>
                <w:rFonts w:ascii="Times New Roman" w:hAnsi="Times New Roman" w:cs="Times New Roman"/>
                <w:vertAlign w:val="superscript"/>
                <w:lang w:val="en-US"/>
              </w:rPr>
              <w:t>***</w:t>
            </w:r>
          </w:p>
        </w:tc>
      </w:tr>
      <w:tr w:rsidR="00A60964" w14:paraId="2F368FF0" w14:textId="77777777" w:rsidTr="001B0950">
        <w:tc>
          <w:tcPr>
            <w:tcW w:w="2616" w:type="dxa"/>
            <w:tcBorders>
              <w:top w:val="nil"/>
              <w:left w:val="nil"/>
              <w:bottom w:val="nil"/>
              <w:right w:val="nil"/>
            </w:tcBorders>
          </w:tcPr>
          <w:p w14:paraId="60C7BA7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9498E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45EE5B7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350" w:type="dxa"/>
            <w:tcBorders>
              <w:top w:val="nil"/>
              <w:left w:val="nil"/>
              <w:bottom w:val="nil"/>
              <w:right w:val="nil"/>
            </w:tcBorders>
          </w:tcPr>
          <w:p w14:paraId="6438A0F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260" w:type="dxa"/>
            <w:tcBorders>
              <w:top w:val="nil"/>
              <w:left w:val="nil"/>
              <w:bottom w:val="nil"/>
              <w:right w:val="nil"/>
            </w:tcBorders>
          </w:tcPr>
          <w:p w14:paraId="6B83829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r>
      <w:tr w:rsidR="00A60964" w14:paraId="32EED47A" w14:textId="77777777" w:rsidTr="001B0950">
        <w:tc>
          <w:tcPr>
            <w:tcW w:w="2616" w:type="dxa"/>
            <w:tcBorders>
              <w:top w:val="nil"/>
              <w:left w:val="nil"/>
              <w:bottom w:val="nil"/>
              <w:right w:val="nil"/>
            </w:tcBorders>
          </w:tcPr>
          <w:p w14:paraId="5B3CA80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106029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E9DEE4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2BCA5BE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D34856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0BAF0C7" w14:textId="77777777" w:rsidTr="001B0950">
        <w:tc>
          <w:tcPr>
            <w:tcW w:w="2616" w:type="dxa"/>
            <w:tcBorders>
              <w:top w:val="nil"/>
              <w:left w:val="nil"/>
              <w:bottom w:val="nil"/>
              <w:right w:val="nil"/>
            </w:tcBorders>
          </w:tcPr>
          <w:p w14:paraId="0F5A232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Mid (3-5)</w:t>
            </w:r>
          </w:p>
        </w:tc>
        <w:tc>
          <w:tcPr>
            <w:tcW w:w="1362" w:type="dxa"/>
            <w:tcBorders>
              <w:top w:val="nil"/>
              <w:left w:val="nil"/>
              <w:bottom w:val="nil"/>
              <w:right w:val="nil"/>
            </w:tcBorders>
          </w:tcPr>
          <w:p w14:paraId="1003C9B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C5F3C6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350" w:type="dxa"/>
            <w:tcBorders>
              <w:top w:val="nil"/>
              <w:left w:val="nil"/>
              <w:bottom w:val="nil"/>
              <w:right w:val="nil"/>
            </w:tcBorders>
          </w:tcPr>
          <w:p w14:paraId="6C9E7A4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260" w:type="dxa"/>
            <w:tcBorders>
              <w:top w:val="nil"/>
              <w:left w:val="nil"/>
              <w:bottom w:val="nil"/>
              <w:right w:val="nil"/>
            </w:tcBorders>
          </w:tcPr>
          <w:p w14:paraId="16C64E6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r>
      <w:tr w:rsidR="00A60964" w14:paraId="1CECDDBE" w14:textId="77777777" w:rsidTr="001B0950">
        <w:tc>
          <w:tcPr>
            <w:tcW w:w="2616" w:type="dxa"/>
            <w:tcBorders>
              <w:top w:val="nil"/>
              <w:left w:val="nil"/>
              <w:bottom w:val="nil"/>
              <w:right w:val="nil"/>
            </w:tcBorders>
          </w:tcPr>
          <w:p w14:paraId="2EB3EBF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76F5AB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5F8C48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350" w:type="dxa"/>
            <w:tcBorders>
              <w:top w:val="nil"/>
              <w:left w:val="nil"/>
              <w:bottom w:val="nil"/>
              <w:right w:val="nil"/>
            </w:tcBorders>
          </w:tcPr>
          <w:p w14:paraId="0397330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260" w:type="dxa"/>
            <w:tcBorders>
              <w:top w:val="nil"/>
              <w:left w:val="nil"/>
              <w:bottom w:val="nil"/>
              <w:right w:val="nil"/>
            </w:tcBorders>
          </w:tcPr>
          <w:p w14:paraId="5A8E375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r>
      <w:tr w:rsidR="00A60964" w14:paraId="0150D036" w14:textId="77777777" w:rsidTr="001B0950">
        <w:tc>
          <w:tcPr>
            <w:tcW w:w="2616" w:type="dxa"/>
            <w:tcBorders>
              <w:top w:val="nil"/>
              <w:left w:val="nil"/>
              <w:bottom w:val="nil"/>
              <w:right w:val="nil"/>
            </w:tcBorders>
          </w:tcPr>
          <w:p w14:paraId="460388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108B40F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49484D2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5C4899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FDF371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2045D2DE" w14:textId="77777777" w:rsidTr="001B0950">
        <w:tc>
          <w:tcPr>
            <w:tcW w:w="2616" w:type="dxa"/>
            <w:tcBorders>
              <w:top w:val="nil"/>
              <w:left w:val="nil"/>
              <w:bottom w:val="nil"/>
              <w:right w:val="nil"/>
            </w:tcBorders>
          </w:tcPr>
          <w:p w14:paraId="1450683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Senior+ (6+)</w:t>
            </w:r>
          </w:p>
        </w:tc>
        <w:tc>
          <w:tcPr>
            <w:tcW w:w="1362" w:type="dxa"/>
            <w:tcBorders>
              <w:top w:val="nil"/>
              <w:left w:val="nil"/>
              <w:bottom w:val="nil"/>
              <w:right w:val="nil"/>
            </w:tcBorders>
          </w:tcPr>
          <w:p w14:paraId="6BBA82C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D37391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0.139</w:t>
            </w:r>
            <w:r>
              <w:rPr>
                <w:rFonts w:ascii="Times New Roman" w:hAnsi="Times New Roman" w:cs="Times New Roman"/>
                <w:vertAlign w:val="superscript"/>
                <w:lang w:val="en-US"/>
              </w:rPr>
              <w:t>***</w:t>
            </w:r>
          </w:p>
        </w:tc>
        <w:tc>
          <w:tcPr>
            <w:tcW w:w="1350" w:type="dxa"/>
            <w:tcBorders>
              <w:top w:val="nil"/>
              <w:left w:val="nil"/>
              <w:bottom w:val="nil"/>
              <w:right w:val="nil"/>
            </w:tcBorders>
          </w:tcPr>
          <w:p w14:paraId="7A95D2B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0.134</w:t>
            </w:r>
            <w:r>
              <w:rPr>
                <w:rFonts w:ascii="Times New Roman" w:hAnsi="Times New Roman" w:cs="Times New Roman"/>
                <w:vertAlign w:val="superscript"/>
                <w:lang w:val="en-US"/>
              </w:rPr>
              <w:t>***</w:t>
            </w:r>
          </w:p>
        </w:tc>
        <w:tc>
          <w:tcPr>
            <w:tcW w:w="1260" w:type="dxa"/>
            <w:tcBorders>
              <w:top w:val="nil"/>
              <w:left w:val="nil"/>
              <w:bottom w:val="nil"/>
              <w:right w:val="nil"/>
            </w:tcBorders>
          </w:tcPr>
          <w:p w14:paraId="60C27D1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0.120</w:t>
            </w:r>
            <w:r>
              <w:rPr>
                <w:rFonts w:ascii="Times New Roman" w:hAnsi="Times New Roman" w:cs="Times New Roman"/>
                <w:vertAlign w:val="superscript"/>
                <w:lang w:val="en-US"/>
              </w:rPr>
              <w:t>***</w:t>
            </w:r>
          </w:p>
        </w:tc>
      </w:tr>
      <w:tr w:rsidR="00A60964" w14:paraId="54ED974B" w14:textId="77777777" w:rsidTr="001B0950">
        <w:tc>
          <w:tcPr>
            <w:tcW w:w="2616" w:type="dxa"/>
            <w:tcBorders>
              <w:top w:val="nil"/>
              <w:left w:val="nil"/>
              <w:bottom w:val="nil"/>
              <w:right w:val="nil"/>
            </w:tcBorders>
          </w:tcPr>
          <w:p w14:paraId="31B75DA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28F87D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75AE5E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350" w:type="dxa"/>
            <w:tcBorders>
              <w:top w:val="nil"/>
              <w:left w:val="nil"/>
              <w:bottom w:val="nil"/>
              <w:right w:val="nil"/>
            </w:tcBorders>
          </w:tcPr>
          <w:p w14:paraId="353180A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260" w:type="dxa"/>
            <w:tcBorders>
              <w:top w:val="nil"/>
              <w:left w:val="nil"/>
              <w:bottom w:val="nil"/>
              <w:right w:val="nil"/>
            </w:tcBorders>
          </w:tcPr>
          <w:p w14:paraId="4720EB3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r>
      <w:tr w:rsidR="00A60964" w14:paraId="30A1156A" w14:textId="77777777" w:rsidTr="001B0950">
        <w:tc>
          <w:tcPr>
            <w:tcW w:w="2616" w:type="dxa"/>
            <w:tcBorders>
              <w:top w:val="nil"/>
              <w:left w:val="nil"/>
              <w:bottom w:val="nil"/>
              <w:right w:val="nil"/>
            </w:tcBorders>
          </w:tcPr>
          <w:p w14:paraId="39D1F60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6D960C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C63CA5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3B56C0C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A2E633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21D42859" w14:textId="77777777" w:rsidTr="001B0950">
        <w:tc>
          <w:tcPr>
            <w:tcW w:w="2616" w:type="dxa"/>
            <w:tcBorders>
              <w:top w:val="nil"/>
              <w:left w:val="nil"/>
              <w:bottom w:val="nil"/>
              <w:right w:val="nil"/>
            </w:tcBorders>
          </w:tcPr>
          <w:p w14:paraId="2EBF549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None</w:t>
            </w:r>
          </w:p>
        </w:tc>
        <w:tc>
          <w:tcPr>
            <w:tcW w:w="1362" w:type="dxa"/>
            <w:tcBorders>
              <w:top w:val="nil"/>
              <w:left w:val="nil"/>
              <w:bottom w:val="nil"/>
              <w:right w:val="nil"/>
            </w:tcBorders>
          </w:tcPr>
          <w:p w14:paraId="7D1CA02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440" w:type="dxa"/>
            <w:tcBorders>
              <w:top w:val="nil"/>
              <w:left w:val="nil"/>
              <w:bottom w:val="nil"/>
              <w:right w:val="nil"/>
            </w:tcBorders>
          </w:tcPr>
          <w:p w14:paraId="4E3827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350" w:type="dxa"/>
            <w:tcBorders>
              <w:top w:val="nil"/>
              <w:left w:val="nil"/>
              <w:bottom w:val="nil"/>
              <w:right w:val="nil"/>
            </w:tcBorders>
          </w:tcPr>
          <w:p w14:paraId="5B51EE9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260" w:type="dxa"/>
            <w:tcBorders>
              <w:top w:val="nil"/>
              <w:left w:val="nil"/>
              <w:bottom w:val="nil"/>
              <w:right w:val="nil"/>
            </w:tcBorders>
          </w:tcPr>
          <w:p w14:paraId="713BE52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r>
      <w:tr w:rsidR="00A60964" w14:paraId="34403500" w14:textId="77777777" w:rsidTr="001B0950">
        <w:tc>
          <w:tcPr>
            <w:tcW w:w="2616" w:type="dxa"/>
            <w:tcBorders>
              <w:top w:val="nil"/>
              <w:left w:val="nil"/>
              <w:bottom w:val="nil"/>
              <w:right w:val="nil"/>
            </w:tcBorders>
          </w:tcPr>
          <w:p w14:paraId="631CA3F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CCA249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440" w:type="dxa"/>
            <w:tcBorders>
              <w:top w:val="nil"/>
              <w:left w:val="nil"/>
              <w:bottom w:val="nil"/>
              <w:right w:val="nil"/>
            </w:tcBorders>
          </w:tcPr>
          <w:p w14:paraId="51E9F4F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350" w:type="dxa"/>
            <w:tcBorders>
              <w:top w:val="nil"/>
              <w:left w:val="nil"/>
              <w:bottom w:val="nil"/>
              <w:right w:val="nil"/>
            </w:tcBorders>
          </w:tcPr>
          <w:p w14:paraId="17669DB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260" w:type="dxa"/>
            <w:tcBorders>
              <w:top w:val="nil"/>
              <w:left w:val="nil"/>
              <w:bottom w:val="nil"/>
              <w:right w:val="nil"/>
            </w:tcBorders>
          </w:tcPr>
          <w:p w14:paraId="56BD38F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r>
      <w:tr w:rsidR="00A60964" w14:paraId="4DB2B20C" w14:textId="77777777" w:rsidTr="001B0950">
        <w:tc>
          <w:tcPr>
            <w:tcW w:w="2616" w:type="dxa"/>
            <w:tcBorders>
              <w:top w:val="nil"/>
              <w:left w:val="nil"/>
              <w:bottom w:val="nil"/>
              <w:right w:val="nil"/>
            </w:tcBorders>
          </w:tcPr>
          <w:p w14:paraId="1E3E1AD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F987BC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7D15AA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2590B9C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3C34B93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C43397F" w14:textId="77777777" w:rsidTr="001B0950">
        <w:tc>
          <w:tcPr>
            <w:tcW w:w="2616" w:type="dxa"/>
            <w:tcBorders>
              <w:top w:val="nil"/>
              <w:left w:val="nil"/>
              <w:bottom w:val="nil"/>
              <w:right w:val="nil"/>
            </w:tcBorders>
          </w:tcPr>
          <w:p w14:paraId="5B65573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Typ firmy (ref: Private/Subsidiary)</w:t>
            </w:r>
          </w:p>
        </w:tc>
        <w:tc>
          <w:tcPr>
            <w:tcW w:w="1362" w:type="dxa"/>
            <w:tcBorders>
              <w:top w:val="nil"/>
              <w:left w:val="nil"/>
              <w:bottom w:val="nil"/>
              <w:right w:val="nil"/>
            </w:tcBorders>
          </w:tcPr>
          <w:p w14:paraId="59D0BA0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77E0DA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9DE17A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583E620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0EF61FB4" w14:textId="77777777" w:rsidTr="001B0950">
        <w:tc>
          <w:tcPr>
            <w:tcW w:w="2616" w:type="dxa"/>
            <w:tcBorders>
              <w:top w:val="nil"/>
              <w:left w:val="nil"/>
              <w:bottom w:val="nil"/>
              <w:right w:val="nil"/>
            </w:tcBorders>
          </w:tcPr>
          <w:p w14:paraId="6A01BB9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F87674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890EDB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AFBB1A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4DA8A3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4F8927A1" w14:textId="77777777" w:rsidTr="001B0950">
        <w:tc>
          <w:tcPr>
            <w:tcW w:w="2616" w:type="dxa"/>
            <w:tcBorders>
              <w:top w:val="nil"/>
              <w:left w:val="nil"/>
              <w:bottom w:val="nil"/>
              <w:right w:val="nil"/>
            </w:tcBorders>
          </w:tcPr>
          <w:p w14:paraId="132AF23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Unknown/Other</w:t>
            </w:r>
          </w:p>
        </w:tc>
        <w:tc>
          <w:tcPr>
            <w:tcW w:w="1362" w:type="dxa"/>
            <w:tcBorders>
              <w:top w:val="nil"/>
              <w:left w:val="nil"/>
              <w:bottom w:val="nil"/>
              <w:right w:val="nil"/>
            </w:tcBorders>
          </w:tcPr>
          <w:p w14:paraId="719A054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-0.031</w:t>
            </w:r>
            <w:r>
              <w:rPr>
                <w:rFonts w:ascii="Times New Roman" w:hAnsi="Times New Roman" w:cs="Times New Roman"/>
                <w:vertAlign w:val="superscript"/>
                <w:lang w:val="en-US"/>
              </w:rPr>
              <w:t>**</w:t>
            </w:r>
          </w:p>
        </w:tc>
        <w:tc>
          <w:tcPr>
            <w:tcW w:w="1440" w:type="dxa"/>
            <w:tcBorders>
              <w:top w:val="nil"/>
              <w:left w:val="nil"/>
              <w:bottom w:val="nil"/>
              <w:right w:val="nil"/>
            </w:tcBorders>
          </w:tcPr>
          <w:p w14:paraId="3CCA9AC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-0.040</w:t>
            </w:r>
            <w:r>
              <w:rPr>
                <w:rFonts w:ascii="Times New Roman" w:hAnsi="Times New Roman" w:cs="Times New Roman"/>
                <w:vertAlign w:val="superscript"/>
                <w:lang w:val="en-US"/>
              </w:rPr>
              <w:t>***</w:t>
            </w:r>
          </w:p>
        </w:tc>
        <w:tc>
          <w:tcPr>
            <w:tcW w:w="1350" w:type="dxa"/>
            <w:tcBorders>
              <w:top w:val="nil"/>
              <w:left w:val="nil"/>
              <w:bottom w:val="nil"/>
              <w:right w:val="nil"/>
            </w:tcBorders>
          </w:tcPr>
          <w:p w14:paraId="43A1113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-0.040</w:t>
            </w:r>
            <w:r>
              <w:rPr>
                <w:rFonts w:ascii="Times New Roman" w:hAnsi="Times New Roman" w:cs="Times New Roman"/>
                <w:vertAlign w:val="superscript"/>
                <w:lang w:val="en-US"/>
              </w:rPr>
              <w:t>***</w:t>
            </w:r>
          </w:p>
        </w:tc>
        <w:tc>
          <w:tcPr>
            <w:tcW w:w="1260" w:type="dxa"/>
            <w:tcBorders>
              <w:top w:val="nil"/>
              <w:left w:val="nil"/>
              <w:bottom w:val="nil"/>
              <w:right w:val="nil"/>
            </w:tcBorders>
          </w:tcPr>
          <w:p w14:paraId="151E896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-0.038</w:t>
            </w:r>
            <w:r>
              <w:rPr>
                <w:rFonts w:ascii="Times New Roman" w:hAnsi="Times New Roman" w:cs="Times New Roman"/>
                <w:vertAlign w:val="superscript"/>
                <w:lang w:val="en-US"/>
              </w:rPr>
              <w:t>***</w:t>
            </w:r>
          </w:p>
        </w:tc>
      </w:tr>
      <w:tr w:rsidR="00A60964" w14:paraId="40B29125" w14:textId="77777777" w:rsidTr="001B0950">
        <w:tc>
          <w:tcPr>
            <w:tcW w:w="2616" w:type="dxa"/>
            <w:tcBorders>
              <w:top w:val="nil"/>
              <w:left w:val="nil"/>
              <w:bottom w:val="nil"/>
              <w:right w:val="nil"/>
            </w:tcBorders>
          </w:tcPr>
          <w:p w14:paraId="5BC219B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40614D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(0.012)</w:t>
            </w:r>
          </w:p>
        </w:tc>
        <w:tc>
          <w:tcPr>
            <w:tcW w:w="1440" w:type="dxa"/>
            <w:tcBorders>
              <w:top w:val="nil"/>
              <w:left w:val="nil"/>
              <w:bottom w:val="nil"/>
              <w:right w:val="nil"/>
            </w:tcBorders>
          </w:tcPr>
          <w:p w14:paraId="6FDCC2C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350" w:type="dxa"/>
            <w:tcBorders>
              <w:top w:val="nil"/>
              <w:left w:val="nil"/>
              <w:bottom w:val="nil"/>
              <w:right w:val="nil"/>
            </w:tcBorders>
          </w:tcPr>
          <w:p w14:paraId="032906D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260" w:type="dxa"/>
            <w:tcBorders>
              <w:top w:val="nil"/>
              <w:left w:val="nil"/>
              <w:bottom w:val="nil"/>
              <w:right w:val="nil"/>
            </w:tcBorders>
          </w:tcPr>
          <w:p w14:paraId="57F72E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r>
      <w:tr w:rsidR="00A60964" w14:paraId="58ED2184" w14:textId="77777777" w:rsidTr="001B0950">
        <w:tc>
          <w:tcPr>
            <w:tcW w:w="2616" w:type="dxa"/>
            <w:tcBorders>
              <w:top w:val="nil"/>
              <w:left w:val="nil"/>
              <w:bottom w:val="nil"/>
              <w:right w:val="nil"/>
            </w:tcBorders>
          </w:tcPr>
          <w:p w14:paraId="1D77166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CA33EB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DA9CF6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686122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307378C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00918836" w14:textId="77777777" w:rsidTr="001B0950">
        <w:tc>
          <w:tcPr>
            <w:tcW w:w="2616" w:type="dxa"/>
            <w:tcBorders>
              <w:top w:val="nil"/>
              <w:left w:val="nil"/>
              <w:bottom w:val="nil"/>
              <w:right w:val="nil"/>
            </w:tcBorders>
          </w:tcPr>
          <w:p w14:paraId="1C2B99C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Private/Subsidiary</w:t>
            </w:r>
          </w:p>
        </w:tc>
        <w:tc>
          <w:tcPr>
            <w:tcW w:w="1362" w:type="dxa"/>
            <w:tcBorders>
              <w:top w:val="nil"/>
              <w:left w:val="nil"/>
              <w:bottom w:val="nil"/>
              <w:right w:val="nil"/>
            </w:tcBorders>
          </w:tcPr>
          <w:p w14:paraId="4FB70C1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440" w:type="dxa"/>
            <w:tcBorders>
              <w:top w:val="nil"/>
              <w:left w:val="nil"/>
              <w:bottom w:val="nil"/>
              <w:right w:val="nil"/>
            </w:tcBorders>
          </w:tcPr>
          <w:p w14:paraId="3C57629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350" w:type="dxa"/>
            <w:tcBorders>
              <w:top w:val="nil"/>
              <w:left w:val="nil"/>
              <w:bottom w:val="nil"/>
              <w:right w:val="nil"/>
            </w:tcBorders>
          </w:tcPr>
          <w:p w14:paraId="7F6DEFF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260" w:type="dxa"/>
            <w:tcBorders>
              <w:top w:val="nil"/>
              <w:left w:val="nil"/>
              <w:bottom w:val="nil"/>
              <w:right w:val="nil"/>
            </w:tcBorders>
          </w:tcPr>
          <w:p w14:paraId="379C41B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r>
      <w:tr w:rsidR="00A60964" w14:paraId="0A6A0E76" w14:textId="77777777" w:rsidTr="001B0950">
        <w:tc>
          <w:tcPr>
            <w:tcW w:w="2616" w:type="dxa"/>
            <w:tcBorders>
              <w:top w:val="nil"/>
              <w:left w:val="nil"/>
              <w:bottom w:val="nil"/>
              <w:right w:val="nil"/>
            </w:tcBorders>
          </w:tcPr>
          <w:p w14:paraId="6A232FB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2EA97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440" w:type="dxa"/>
            <w:tcBorders>
              <w:top w:val="nil"/>
              <w:left w:val="nil"/>
              <w:bottom w:val="nil"/>
              <w:right w:val="nil"/>
            </w:tcBorders>
          </w:tcPr>
          <w:p w14:paraId="5CB7D11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350" w:type="dxa"/>
            <w:tcBorders>
              <w:top w:val="nil"/>
              <w:left w:val="nil"/>
              <w:bottom w:val="nil"/>
              <w:right w:val="nil"/>
            </w:tcBorders>
          </w:tcPr>
          <w:p w14:paraId="12DDAE2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260" w:type="dxa"/>
            <w:tcBorders>
              <w:top w:val="nil"/>
              <w:left w:val="nil"/>
              <w:bottom w:val="nil"/>
              <w:right w:val="nil"/>
            </w:tcBorders>
          </w:tcPr>
          <w:p w14:paraId="5D6F1AF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r>
      <w:tr w:rsidR="00A60964" w14:paraId="72452747" w14:textId="77777777" w:rsidTr="001B0950">
        <w:tc>
          <w:tcPr>
            <w:tcW w:w="2616" w:type="dxa"/>
            <w:tcBorders>
              <w:top w:val="nil"/>
              <w:left w:val="nil"/>
              <w:bottom w:val="nil"/>
              <w:right w:val="nil"/>
            </w:tcBorders>
          </w:tcPr>
          <w:p w14:paraId="21B9761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2F45D8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3B4993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5267EF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7851B97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D8C0FEB" w14:textId="77777777" w:rsidTr="001B0950">
        <w:tc>
          <w:tcPr>
            <w:tcW w:w="2616" w:type="dxa"/>
            <w:tcBorders>
              <w:top w:val="nil"/>
              <w:left w:val="nil"/>
              <w:bottom w:val="nil"/>
              <w:right w:val="nil"/>
            </w:tcBorders>
          </w:tcPr>
          <w:p w14:paraId="6200C43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Public</w:t>
            </w:r>
          </w:p>
        </w:tc>
        <w:tc>
          <w:tcPr>
            <w:tcW w:w="1362" w:type="dxa"/>
            <w:tcBorders>
              <w:top w:val="nil"/>
              <w:left w:val="nil"/>
              <w:bottom w:val="nil"/>
              <w:right w:val="nil"/>
            </w:tcBorders>
          </w:tcPr>
          <w:p w14:paraId="5273F10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0.012</w:t>
            </w:r>
          </w:p>
        </w:tc>
        <w:tc>
          <w:tcPr>
            <w:tcW w:w="1440" w:type="dxa"/>
            <w:tcBorders>
              <w:top w:val="nil"/>
              <w:left w:val="nil"/>
              <w:bottom w:val="nil"/>
              <w:right w:val="nil"/>
            </w:tcBorders>
          </w:tcPr>
          <w:p w14:paraId="44F1A5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350" w:type="dxa"/>
            <w:tcBorders>
              <w:top w:val="nil"/>
              <w:left w:val="nil"/>
              <w:bottom w:val="nil"/>
              <w:right w:val="nil"/>
            </w:tcBorders>
          </w:tcPr>
          <w:p w14:paraId="056ECB4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260" w:type="dxa"/>
            <w:tcBorders>
              <w:top w:val="nil"/>
              <w:left w:val="nil"/>
              <w:bottom w:val="nil"/>
              <w:right w:val="nil"/>
            </w:tcBorders>
          </w:tcPr>
          <w:p w14:paraId="067910F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r>
      <w:tr w:rsidR="00A60964" w14:paraId="1DE55687" w14:textId="77777777" w:rsidTr="001B0950">
        <w:tc>
          <w:tcPr>
            <w:tcW w:w="2616" w:type="dxa"/>
            <w:tcBorders>
              <w:top w:val="nil"/>
              <w:left w:val="nil"/>
              <w:bottom w:val="nil"/>
              <w:right w:val="nil"/>
            </w:tcBorders>
          </w:tcPr>
          <w:p w14:paraId="314B9BD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CA5548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c>
          <w:tcPr>
            <w:tcW w:w="1440" w:type="dxa"/>
            <w:tcBorders>
              <w:top w:val="nil"/>
              <w:left w:val="nil"/>
              <w:bottom w:val="nil"/>
              <w:right w:val="nil"/>
            </w:tcBorders>
          </w:tcPr>
          <w:p w14:paraId="2DA984D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350" w:type="dxa"/>
            <w:tcBorders>
              <w:top w:val="nil"/>
              <w:left w:val="nil"/>
              <w:bottom w:val="nil"/>
              <w:right w:val="nil"/>
            </w:tcBorders>
          </w:tcPr>
          <w:p w14:paraId="5B59B08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c>
          <w:tcPr>
            <w:tcW w:w="1260" w:type="dxa"/>
            <w:tcBorders>
              <w:top w:val="nil"/>
              <w:left w:val="nil"/>
              <w:bottom w:val="nil"/>
              <w:right w:val="nil"/>
            </w:tcBorders>
          </w:tcPr>
          <w:p w14:paraId="1AD5FA0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(0.006)</w:t>
            </w:r>
          </w:p>
        </w:tc>
      </w:tr>
      <w:tr w:rsidR="00A60964" w14:paraId="76905C87" w14:textId="77777777" w:rsidTr="001B0950">
        <w:tc>
          <w:tcPr>
            <w:tcW w:w="2616" w:type="dxa"/>
            <w:tcBorders>
              <w:top w:val="nil"/>
              <w:left w:val="nil"/>
              <w:bottom w:val="nil"/>
              <w:right w:val="nil"/>
            </w:tcBorders>
          </w:tcPr>
          <w:p w14:paraId="0235422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038769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12B3CB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2C4A3C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CCCC43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77534990" w14:textId="77777777" w:rsidTr="001B0950">
        <w:tc>
          <w:tcPr>
            <w:tcW w:w="2616" w:type="dxa"/>
            <w:tcBorders>
              <w:top w:val="nil"/>
              <w:left w:val="nil"/>
              <w:bottom w:val="nil"/>
              <w:right w:val="nil"/>
            </w:tcBorders>
          </w:tcPr>
          <w:p w14:paraId="1B3A8C2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Nonprofit/Gov/Edu</w:t>
            </w:r>
          </w:p>
        </w:tc>
        <w:tc>
          <w:tcPr>
            <w:tcW w:w="1362" w:type="dxa"/>
            <w:tcBorders>
              <w:top w:val="nil"/>
              <w:left w:val="nil"/>
              <w:bottom w:val="nil"/>
              <w:right w:val="nil"/>
            </w:tcBorders>
          </w:tcPr>
          <w:p w14:paraId="301E5C7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-0.094</w:t>
            </w:r>
            <w:r>
              <w:rPr>
                <w:rFonts w:ascii="Times New Roman" w:hAnsi="Times New Roman" w:cs="Times New Roman"/>
                <w:vertAlign w:val="superscript"/>
                <w:lang w:val="en-US"/>
              </w:rPr>
              <w:t>***</w:t>
            </w:r>
          </w:p>
        </w:tc>
        <w:tc>
          <w:tcPr>
            <w:tcW w:w="1440" w:type="dxa"/>
            <w:tcBorders>
              <w:top w:val="nil"/>
              <w:left w:val="nil"/>
              <w:bottom w:val="nil"/>
              <w:right w:val="nil"/>
            </w:tcBorders>
          </w:tcPr>
          <w:p w14:paraId="17CD83C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-0.064</w:t>
            </w:r>
            <w:r>
              <w:rPr>
                <w:rFonts w:ascii="Times New Roman" w:hAnsi="Times New Roman" w:cs="Times New Roman"/>
                <w:vertAlign w:val="superscript"/>
                <w:lang w:val="en-US"/>
              </w:rPr>
              <w:t>***</w:t>
            </w:r>
          </w:p>
        </w:tc>
        <w:tc>
          <w:tcPr>
            <w:tcW w:w="1350" w:type="dxa"/>
            <w:tcBorders>
              <w:top w:val="nil"/>
              <w:left w:val="nil"/>
              <w:bottom w:val="nil"/>
              <w:right w:val="nil"/>
            </w:tcBorders>
          </w:tcPr>
          <w:p w14:paraId="4245B85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-0.049</w:t>
            </w:r>
            <w:r>
              <w:rPr>
                <w:rFonts w:ascii="Times New Roman" w:hAnsi="Times New Roman" w:cs="Times New Roman"/>
                <w:vertAlign w:val="superscript"/>
                <w:lang w:val="en-US"/>
              </w:rPr>
              <w:t>***</w:t>
            </w:r>
          </w:p>
        </w:tc>
        <w:tc>
          <w:tcPr>
            <w:tcW w:w="1260" w:type="dxa"/>
            <w:tcBorders>
              <w:top w:val="nil"/>
              <w:left w:val="nil"/>
              <w:bottom w:val="nil"/>
              <w:right w:val="nil"/>
            </w:tcBorders>
          </w:tcPr>
          <w:p w14:paraId="07BCF6C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-0.038</w:t>
            </w:r>
            <w:r>
              <w:rPr>
                <w:rFonts w:ascii="Times New Roman" w:hAnsi="Times New Roman" w:cs="Times New Roman"/>
                <w:vertAlign w:val="superscript"/>
                <w:lang w:val="en-US"/>
              </w:rPr>
              <w:t>***</w:t>
            </w:r>
          </w:p>
        </w:tc>
      </w:tr>
      <w:tr w:rsidR="00A60964" w14:paraId="589C989C" w14:textId="77777777" w:rsidTr="001B0950">
        <w:tc>
          <w:tcPr>
            <w:tcW w:w="2616" w:type="dxa"/>
            <w:tcBorders>
              <w:top w:val="nil"/>
              <w:left w:val="nil"/>
              <w:bottom w:val="nil"/>
              <w:right w:val="nil"/>
            </w:tcBorders>
          </w:tcPr>
          <w:p w14:paraId="513A186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CC6909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(0.012)</w:t>
            </w:r>
          </w:p>
        </w:tc>
        <w:tc>
          <w:tcPr>
            <w:tcW w:w="1440" w:type="dxa"/>
            <w:tcBorders>
              <w:top w:val="nil"/>
              <w:left w:val="nil"/>
              <w:bottom w:val="nil"/>
              <w:right w:val="nil"/>
            </w:tcBorders>
          </w:tcPr>
          <w:p w14:paraId="28A4D5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(0.012)</w:t>
            </w:r>
          </w:p>
        </w:tc>
        <w:tc>
          <w:tcPr>
            <w:tcW w:w="1350" w:type="dxa"/>
            <w:tcBorders>
              <w:top w:val="nil"/>
              <w:left w:val="nil"/>
              <w:bottom w:val="nil"/>
              <w:right w:val="nil"/>
            </w:tcBorders>
          </w:tcPr>
          <w:p w14:paraId="5692282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260" w:type="dxa"/>
            <w:tcBorders>
              <w:top w:val="nil"/>
              <w:left w:val="nil"/>
              <w:bottom w:val="nil"/>
              <w:right w:val="nil"/>
            </w:tcBorders>
          </w:tcPr>
          <w:p w14:paraId="401AA0E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r>
      <w:tr w:rsidR="00A60964" w14:paraId="4FFC6B8A" w14:textId="77777777" w:rsidTr="001B0950">
        <w:tc>
          <w:tcPr>
            <w:tcW w:w="2616" w:type="dxa"/>
            <w:tcBorders>
              <w:top w:val="nil"/>
              <w:left w:val="nil"/>
              <w:bottom w:val="nil"/>
              <w:right w:val="nil"/>
            </w:tcBorders>
          </w:tcPr>
          <w:p w14:paraId="0A9783D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1A8DF6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68EB97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5C6E2EF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A0DD6F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24102064" w14:textId="77777777" w:rsidTr="001B0950">
        <w:tc>
          <w:tcPr>
            <w:tcW w:w="2616" w:type="dxa"/>
            <w:tcBorders>
              <w:top w:val="nil"/>
              <w:left w:val="nil"/>
              <w:bottom w:val="nil"/>
              <w:right w:val="nil"/>
            </w:tcBorders>
          </w:tcPr>
          <w:p w14:paraId="21B6749C" w14:textId="331A2842"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Velikost firmy</w:t>
            </w:r>
            <w:r w:rsidR="001B0950">
              <w:rPr>
                <w:rFonts w:ascii="Times New Roman" w:hAnsi="Times New Roman" w:cs="Times New Roman"/>
                <w:lang w:val="en-US"/>
              </w:rPr>
              <w:br/>
            </w:r>
            <w:r>
              <w:rPr>
                <w:rFonts w:ascii="Times New Roman" w:hAnsi="Times New Roman" w:cs="Times New Roman"/>
                <w:lang w:val="en-US"/>
              </w:rPr>
              <w:t>(ref: 1001-5000)</w:t>
            </w:r>
          </w:p>
        </w:tc>
        <w:tc>
          <w:tcPr>
            <w:tcW w:w="1362" w:type="dxa"/>
            <w:tcBorders>
              <w:top w:val="nil"/>
              <w:left w:val="nil"/>
              <w:bottom w:val="nil"/>
              <w:right w:val="nil"/>
            </w:tcBorders>
          </w:tcPr>
          <w:p w14:paraId="6FA4589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EE7837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62ABCB7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73A88C0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377718C9" w14:textId="77777777" w:rsidTr="001B0950">
        <w:tc>
          <w:tcPr>
            <w:tcW w:w="2616" w:type="dxa"/>
            <w:tcBorders>
              <w:top w:val="nil"/>
              <w:left w:val="nil"/>
              <w:bottom w:val="nil"/>
              <w:right w:val="nil"/>
            </w:tcBorders>
          </w:tcPr>
          <w:p w14:paraId="19B752F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8F61E1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4ECAB0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669E32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273BAD6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2A7E9D73" w14:textId="77777777" w:rsidTr="001B0950">
        <w:tc>
          <w:tcPr>
            <w:tcW w:w="2616" w:type="dxa"/>
            <w:tcBorders>
              <w:top w:val="nil"/>
              <w:left w:val="nil"/>
              <w:bottom w:val="nil"/>
              <w:right w:val="nil"/>
            </w:tcBorders>
          </w:tcPr>
          <w:p w14:paraId="6EFEB9D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Unknown</w:t>
            </w:r>
          </w:p>
        </w:tc>
        <w:tc>
          <w:tcPr>
            <w:tcW w:w="1362" w:type="dxa"/>
            <w:tcBorders>
              <w:top w:val="nil"/>
              <w:left w:val="nil"/>
              <w:bottom w:val="nil"/>
              <w:right w:val="nil"/>
            </w:tcBorders>
          </w:tcPr>
          <w:p w14:paraId="3D2CAA1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-0.082</w:t>
            </w:r>
            <w:r>
              <w:rPr>
                <w:rFonts w:ascii="Times New Roman" w:hAnsi="Times New Roman" w:cs="Times New Roman"/>
                <w:vertAlign w:val="superscript"/>
                <w:lang w:val="en-US"/>
              </w:rPr>
              <w:t>***</w:t>
            </w:r>
          </w:p>
        </w:tc>
        <w:tc>
          <w:tcPr>
            <w:tcW w:w="1440" w:type="dxa"/>
            <w:tcBorders>
              <w:top w:val="nil"/>
              <w:left w:val="nil"/>
              <w:bottom w:val="nil"/>
              <w:right w:val="nil"/>
            </w:tcBorders>
          </w:tcPr>
          <w:p w14:paraId="7585787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-0.071</w:t>
            </w:r>
            <w:r>
              <w:rPr>
                <w:rFonts w:ascii="Times New Roman" w:hAnsi="Times New Roman" w:cs="Times New Roman"/>
                <w:vertAlign w:val="superscript"/>
                <w:lang w:val="en-US"/>
              </w:rPr>
              <w:t>***</w:t>
            </w:r>
          </w:p>
        </w:tc>
        <w:tc>
          <w:tcPr>
            <w:tcW w:w="1350" w:type="dxa"/>
            <w:tcBorders>
              <w:top w:val="nil"/>
              <w:left w:val="nil"/>
              <w:bottom w:val="nil"/>
              <w:right w:val="nil"/>
            </w:tcBorders>
          </w:tcPr>
          <w:p w14:paraId="1C6C283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-0.058</w:t>
            </w:r>
            <w:r>
              <w:rPr>
                <w:rFonts w:ascii="Times New Roman" w:hAnsi="Times New Roman" w:cs="Times New Roman"/>
                <w:vertAlign w:val="superscript"/>
                <w:lang w:val="en-US"/>
              </w:rPr>
              <w:t>***</w:t>
            </w:r>
          </w:p>
        </w:tc>
        <w:tc>
          <w:tcPr>
            <w:tcW w:w="1260" w:type="dxa"/>
            <w:tcBorders>
              <w:top w:val="nil"/>
              <w:left w:val="nil"/>
              <w:bottom w:val="nil"/>
              <w:right w:val="nil"/>
            </w:tcBorders>
          </w:tcPr>
          <w:p w14:paraId="7C502A9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-0.046</w:t>
            </w:r>
            <w:r>
              <w:rPr>
                <w:rFonts w:ascii="Times New Roman" w:hAnsi="Times New Roman" w:cs="Times New Roman"/>
                <w:vertAlign w:val="superscript"/>
                <w:lang w:val="en-US"/>
              </w:rPr>
              <w:t>***</w:t>
            </w:r>
          </w:p>
        </w:tc>
      </w:tr>
      <w:tr w:rsidR="00A60964" w14:paraId="2F311539" w14:textId="77777777" w:rsidTr="001B0950">
        <w:tc>
          <w:tcPr>
            <w:tcW w:w="2616" w:type="dxa"/>
            <w:tcBorders>
              <w:top w:val="nil"/>
              <w:left w:val="nil"/>
              <w:bottom w:val="nil"/>
              <w:right w:val="nil"/>
            </w:tcBorders>
          </w:tcPr>
          <w:p w14:paraId="566B204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6C1A23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440" w:type="dxa"/>
            <w:tcBorders>
              <w:top w:val="nil"/>
              <w:left w:val="nil"/>
              <w:bottom w:val="nil"/>
              <w:right w:val="nil"/>
            </w:tcBorders>
          </w:tcPr>
          <w:p w14:paraId="2D79568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350" w:type="dxa"/>
            <w:tcBorders>
              <w:top w:val="nil"/>
              <w:left w:val="nil"/>
              <w:bottom w:val="nil"/>
              <w:right w:val="nil"/>
            </w:tcBorders>
          </w:tcPr>
          <w:p w14:paraId="22F9292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260" w:type="dxa"/>
            <w:tcBorders>
              <w:top w:val="nil"/>
              <w:left w:val="nil"/>
              <w:bottom w:val="nil"/>
              <w:right w:val="nil"/>
            </w:tcBorders>
          </w:tcPr>
          <w:p w14:paraId="4BAC61C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r>
      <w:tr w:rsidR="00A60964" w14:paraId="7738972A" w14:textId="77777777" w:rsidTr="001B0950">
        <w:tc>
          <w:tcPr>
            <w:tcW w:w="2616" w:type="dxa"/>
            <w:tcBorders>
              <w:top w:val="nil"/>
              <w:left w:val="nil"/>
              <w:bottom w:val="nil"/>
              <w:right w:val="nil"/>
            </w:tcBorders>
          </w:tcPr>
          <w:p w14:paraId="0907E91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0F854EA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828155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4C7AA4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7ADC79C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36C96765" w14:textId="77777777" w:rsidTr="001B0950">
        <w:tc>
          <w:tcPr>
            <w:tcW w:w="2616" w:type="dxa"/>
            <w:tcBorders>
              <w:top w:val="nil"/>
              <w:left w:val="nil"/>
              <w:bottom w:val="nil"/>
              <w:right w:val="nil"/>
            </w:tcBorders>
          </w:tcPr>
          <w:p w14:paraId="510C183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1-50</w:t>
            </w:r>
          </w:p>
        </w:tc>
        <w:tc>
          <w:tcPr>
            <w:tcW w:w="1362" w:type="dxa"/>
            <w:tcBorders>
              <w:top w:val="nil"/>
              <w:left w:val="nil"/>
              <w:bottom w:val="nil"/>
              <w:right w:val="nil"/>
            </w:tcBorders>
          </w:tcPr>
          <w:p w14:paraId="580A272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-0.087</w:t>
            </w:r>
            <w:r>
              <w:rPr>
                <w:rFonts w:ascii="Times New Roman" w:hAnsi="Times New Roman" w:cs="Times New Roman"/>
                <w:vertAlign w:val="superscript"/>
                <w:lang w:val="en-US"/>
              </w:rPr>
              <w:t>***</w:t>
            </w:r>
          </w:p>
        </w:tc>
        <w:tc>
          <w:tcPr>
            <w:tcW w:w="1440" w:type="dxa"/>
            <w:tcBorders>
              <w:top w:val="nil"/>
              <w:left w:val="nil"/>
              <w:bottom w:val="nil"/>
              <w:right w:val="nil"/>
            </w:tcBorders>
          </w:tcPr>
          <w:p w14:paraId="188E262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-0.081</w:t>
            </w:r>
            <w:r>
              <w:rPr>
                <w:rFonts w:ascii="Times New Roman" w:hAnsi="Times New Roman" w:cs="Times New Roman"/>
                <w:vertAlign w:val="superscript"/>
                <w:lang w:val="en-US"/>
              </w:rPr>
              <w:t>***</w:t>
            </w:r>
          </w:p>
        </w:tc>
        <w:tc>
          <w:tcPr>
            <w:tcW w:w="1350" w:type="dxa"/>
            <w:tcBorders>
              <w:top w:val="nil"/>
              <w:left w:val="nil"/>
              <w:bottom w:val="nil"/>
              <w:right w:val="nil"/>
            </w:tcBorders>
          </w:tcPr>
          <w:p w14:paraId="205B0F4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-0.069</w:t>
            </w:r>
            <w:r>
              <w:rPr>
                <w:rFonts w:ascii="Times New Roman" w:hAnsi="Times New Roman" w:cs="Times New Roman"/>
                <w:vertAlign w:val="superscript"/>
                <w:lang w:val="en-US"/>
              </w:rPr>
              <w:t>***</w:t>
            </w:r>
          </w:p>
        </w:tc>
        <w:tc>
          <w:tcPr>
            <w:tcW w:w="1260" w:type="dxa"/>
            <w:tcBorders>
              <w:top w:val="nil"/>
              <w:left w:val="nil"/>
              <w:bottom w:val="nil"/>
              <w:right w:val="nil"/>
            </w:tcBorders>
          </w:tcPr>
          <w:p w14:paraId="6065A72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-0.060</w:t>
            </w:r>
            <w:r>
              <w:rPr>
                <w:rFonts w:ascii="Times New Roman" w:hAnsi="Times New Roman" w:cs="Times New Roman"/>
                <w:vertAlign w:val="superscript"/>
                <w:lang w:val="en-US"/>
              </w:rPr>
              <w:t>***</w:t>
            </w:r>
          </w:p>
        </w:tc>
      </w:tr>
      <w:tr w:rsidR="00A60964" w14:paraId="577D4321" w14:textId="77777777" w:rsidTr="001B0950">
        <w:tc>
          <w:tcPr>
            <w:tcW w:w="2616" w:type="dxa"/>
            <w:tcBorders>
              <w:top w:val="nil"/>
              <w:left w:val="nil"/>
              <w:bottom w:val="nil"/>
              <w:right w:val="nil"/>
            </w:tcBorders>
          </w:tcPr>
          <w:p w14:paraId="67904F5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64027D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440" w:type="dxa"/>
            <w:tcBorders>
              <w:top w:val="nil"/>
              <w:left w:val="nil"/>
              <w:bottom w:val="nil"/>
              <w:right w:val="nil"/>
            </w:tcBorders>
          </w:tcPr>
          <w:p w14:paraId="0645A3F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350" w:type="dxa"/>
            <w:tcBorders>
              <w:top w:val="nil"/>
              <w:left w:val="nil"/>
              <w:bottom w:val="nil"/>
              <w:right w:val="nil"/>
            </w:tcBorders>
          </w:tcPr>
          <w:p w14:paraId="38B04FC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260" w:type="dxa"/>
            <w:tcBorders>
              <w:top w:val="nil"/>
              <w:left w:val="nil"/>
              <w:bottom w:val="nil"/>
              <w:right w:val="nil"/>
            </w:tcBorders>
          </w:tcPr>
          <w:p w14:paraId="5EF0D0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r>
      <w:tr w:rsidR="00A60964" w14:paraId="2CDE58BC" w14:textId="77777777" w:rsidTr="001B0950">
        <w:tc>
          <w:tcPr>
            <w:tcW w:w="2616" w:type="dxa"/>
            <w:tcBorders>
              <w:top w:val="nil"/>
              <w:left w:val="nil"/>
              <w:bottom w:val="nil"/>
              <w:right w:val="nil"/>
            </w:tcBorders>
          </w:tcPr>
          <w:p w14:paraId="7B8532A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FF4756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2048B05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1FA1846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1260F68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4703EA69" w14:textId="77777777" w:rsidTr="001B0950">
        <w:tc>
          <w:tcPr>
            <w:tcW w:w="2616" w:type="dxa"/>
            <w:tcBorders>
              <w:top w:val="nil"/>
              <w:left w:val="nil"/>
              <w:bottom w:val="nil"/>
              <w:right w:val="nil"/>
            </w:tcBorders>
          </w:tcPr>
          <w:p w14:paraId="68FEE6E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51-200</w:t>
            </w:r>
          </w:p>
        </w:tc>
        <w:tc>
          <w:tcPr>
            <w:tcW w:w="1362" w:type="dxa"/>
            <w:tcBorders>
              <w:top w:val="nil"/>
              <w:left w:val="nil"/>
              <w:bottom w:val="nil"/>
              <w:right w:val="nil"/>
            </w:tcBorders>
          </w:tcPr>
          <w:p w14:paraId="15ED3E7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c>
          <w:tcPr>
            <w:tcW w:w="1440" w:type="dxa"/>
            <w:tcBorders>
              <w:top w:val="nil"/>
              <w:left w:val="nil"/>
              <w:bottom w:val="nil"/>
              <w:right w:val="nil"/>
            </w:tcBorders>
          </w:tcPr>
          <w:p w14:paraId="4982B34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-0.063</w:t>
            </w:r>
            <w:r>
              <w:rPr>
                <w:rFonts w:ascii="Times New Roman" w:hAnsi="Times New Roman" w:cs="Times New Roman"/>
                <w:vertAlign w:val="superscript"/>
                <w:lang w:val="en-US"/>
              </w:rPr>
              <w:t>***</w:t>
            </w:r>
          </w:p>
        </w:tc>
        <w:tc>
          <w:tcPr>
            <w:tcW w:w="1350" w:type="dxa"/>
            <w:tcBorders>
              <w:top w:val="nil"/>
              <w:left w:val="nil"/>
              <w:bottom w:val="nil"/>
              <w:right w:val="nil"/>
            </w:tcBorders>
          </w:tcPr>
          <w:p w14:paraId="36236B6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-0.057</w:t>
            </w:r>
            <w:r>
              <w:rPr>
                <w:rFonts w:ascii="Times New Roman" w:hAnsi="Times New Roman" w:cs="Times New Roman"/>
                <w:vertAlign w:val="superscript"/>
                <w:lang w:val="en-US"/>
              </w:rPr>
              <w:t>***</w:t>
            </w:r>
          </w:p>
        </w:tc>
        <w:tc>
          <w:tcPr>
            <w:tcW w:w="1260" w:type="dxa"/>
            <w:tcBorders>
              <w:top w:val="nil"/>
              <w:left w:val="nil"/>
              <w:bottom w:val="nil"/>
              <w:right w:val="nil"/>
            </w:tcBorders>
          </w:tcPr>
          <w:p w14:paraId="07DD11E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-0.046</w:t>
            </w:r>
            <w:r>
              <w:rPr>
                <w:rFonts w:ascii="Times New Roman" w:hAnsi="Times New Roman" w:cs="Times New Roman"/>
                <w:vertAlign w:val="superscript"/>
                <w:lang w:val="en-US"/>
              </w:rPr>
              <w:t>***</w:t>
            </w:r>
          </w:p>
        </w:tc>
      </w:tr>
      <w:tr w:rsidR="00A60964" w14:paraId="499E68F2" w14:textId="77777777" w:rsidTr="001B0950">
        <w:tc>
          <w:tcPr>
            <w:tcW w:w="2616" w:type="dxa"/>
            <w:tcBorders>
              <w:top w:val="nil"/>
              <w:left w:val="nil"/>
              <w:bottom w:val="nil"/>
              <w:right w:val="nil"/>
            </w:tcBorders>
          </w:tcPr>
          <w:p w14:paraId="7C4499C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ECC6D1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440" w:type="dxa"/>
            <w:tcBorders>
              <w:top w:val="nil"/>
              <w:left w:val="nil"/>
              <w:bottom w:val="nil"/>
              <w:right w:val="nil"/>
            </w:tcBorders>
          </w:tcPr>
          <w:p w14:paraId="3382DB1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350" w:type="dxa"/>
            <w:tcBorders>
              <w:top w:val="nil"/>
              <w:left w:val="nil"/>
              <w:bottom w:val="nil"/>
              <w:right w:val="nil"/>
            </w:tcBorders>
          </w:tcPr>
          <w:p w14:paraId="3E1C987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260" w:type="dxa"/>
            <w:tcBorders>
              <w:top w:val="nil"/>
              <w:left w:val="nil"/>
              <w:bottom w:val="nil"/>
              <w:right w:val="nil"/>
            </w:tcBorders>
          </w:tcPr>
          <w:p w14:paraId="6A11D8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r>
      <w:tr w:rsidR="00A60964" w14:paraId="25874430" w14:textId="77777777" w:rsidTr="001B0950">
        <w:tc>
          <w:tcPr>
            <w:tcW w:w="2616" w:type="dxa"/>
            <w:tcBorders>
              <w:top w:val="nil"/>
              <w:left w:val="nil"/>
              <w:bottom w:val="nil"/>
              <w:right w:val="nil"/>
            </w:tcBorders>
          </w:tcPr>
          <w:p w14:paraId="5D2CF3C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2090769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122C7F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E5E164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A89DA4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79B75171" w14:textId="77777777" w:rsidTr="001B0950">
        <w:tc>
          <w:tcPr>
            <w:tcW w:w="2616" w:type="dxa"/>
            <w:tcBorders>
              <w:top w:val="nil"/>
              <w:left w:val="nil"/>
              <w:bottom w:val="nil"/>
              <w:right w:val="nil"/>
            </w:tcBorders>
          </w:tcPr>
          <w:p w14:paraId="514FA4F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lastRenderedPageBreak/>
              <w:t>201-500</w:t>
            </w:r>
          </w:p>
        </w:tc>
        <w:tc>
          <w:tcPr>
            <w:tcW w:w="1362" w:type="dxa"/>
            <w:tcBorders>
              <w:top w:val="nil"/>
              <w:left w:val="nil"/>
              <w:bottom w:val="nil"/>
              <w:right w:val="nil"/>
            </w:tcBorders>
          </w:tcPr>
          <w:p w14:paraId="7778E5D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-0.068</w:t>
            </w:r>
            <w:r>
              <w:rPr>
                <w:rFonts w:ascii="Times New Roman" w:hAnsi="Times New Roman" w:cs="Times New Roman"/>
                <w:vertAlign w:val="superscript"/>
                <w:lang w:val="en-US"/>
              </w:rPr>
              <w:t>***</w:t>
            </w:r>
          </w:p>
        </w:tc>
        <w:tc>
          <w:tcPr>
            <w:tcW w:w="1440" w:type="dxa"/>
            <w:tcBorders>
              <w:top w:val="nil"/>
              <w:left w:val="nil"/>
              <w:bottom w:val="nil"/>
              <w:right w:val="nil"/>
            </w:tcBorders>
          </w:tcPr>
          <w:p w14:paraId="7416F6F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c>
          <w:tcPr>
            <w:tcW w:w="1350" w:type="dxa"/>
            <w:tcBorders>
              <w:top w:val="nil"/>
              <w:left w:val="nil"/>
              <w:bottom w:val="nil"/>
              <w:right w:val="nil"/>
            </w:tcBorders>
          </w:tcPr>
          <w:p w14:paraId="300E78D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-0.060</w:t>
            </w:r>
            <w:r>
              <w:rPr>
                <w:rFonts w:ascii="Times New Roman" w:hAnsi="Times New Roman" w:cs="Times New Roman"/>
                <w:vertAlign w:val="superscript"/>
                <w:lang w:val="en-US"/>
              </w:rPr>
              <w:t>***</w:t>
            </w:r>
          </w:p>
        </w:tc>
        <w:tc>
          <w:tcPr>
            <w:tcW w:w="1260" w:type="dxa"/>
            <w:tcBorders>
              <w:top w:val="nil"/>
              <w:left w:val="nil"/>
              <w:bottom w:val="nil"/>
              <w:right w:val="nil"/>
            </w:tcBorders>
          </w:tcPr>
          <w:p w14:paraId="363DBE3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-0.051</w:t>
            </w:r>
            <w:r>
              <w:rPr>
                <w:rFonts w:ascii="Times New Roman" w:hAnsi="Times New Roman" w:cs="Times New Roman"/>
                <w:vertAlign w:val="superscript"/>
                <w:lang w:val="en-US"/>
              </w:rPr>
              <w:t>***</w:t>
            </w:r>
          </w:p>
        </w:tc>
      </w:tr>
      <w:tr w:rsidR="00A60964" w14:paraId="7683938A" w14:textId="77777777" w:rsidTr="001B0950">
        <w:tc>
          <w:tcPr>
            <w:tcW w:w="2616" w:type="dxa"/>
            <w:tcBorders>
              <w:top w:val="nil"/>
              <w:left w:val="nil"/>
              <w:bottom w:val="nil"/>
              <w:right w:val="nil"/>
            </w:tcBorders>
          </w:tcPr>
          <w:p w14:paraId="08BC59D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CCFFF8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440" w:type="dxa"/>
            <w:tcBorders>
              <w:top w:val="nil"/>
              <w:left w:val="nil"/>
              <w:bottom w:val="nil"/>
              <w:right w:val="nil"/>
            </w:tcBorders>
          </w:tcPr>
          <w:p w14:paraId="12899C4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350" w:type="dxa"/>
            <w:tcBorders>
              <w:top w:val="nil"/>
              <w:left w:val="nil"/>
              <w:bottom w:val="nil"/>
              <w:right w:val="nil"/>
            </w:tcBorders>
          </w:tcPr>
          <w:p w14:paraId="443D344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c>
          <w:tcPr>
            <w:tcW w:w="1260" w:type="dxa"/>
            <w:tcBorders>
              <w:top w:val="nil"/>
              <w:left w:val="nil"/>
              <w:bottom w:val="nil"/>
              <w:right w:val="nil"/>
            </w:tcBorders>
          </w:tcPr>
          <w:p w14:paraId="7B0B2B2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(0.009)</w:t>
            </w:r>
          </w:p>
        </w:tc>
      </w:tr>
      <w:tr w:rsidR="00A60964" w14:paraId="5D8614D1" w14:textId="77777777" w:rsidTr="001B0950">
        <w:tc>
          <w:tcPr>
            <w:tcW w:w="2616" w:type="dxa"/>
            <w:tcBorders>
              <w:top w:val="nil"/>
              <w:left w:val="nil"/>
              <w:bottom w:val="nil"/>
              <w:right w:val="nil"/>
            </w:tcBorders>
          </w:tcPr>
          <w:p w14:paraId="30C018A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47DD04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79ACDE7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77DF091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26CA86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4C031207" w14:textId="77777777" w:rsidTr="001B0950">
        <w:tc>
          <w:tcPr>
            <w:tcW w:w="2616" w:type="dxa"/>
            <w:tcBorders>
              <w:top w:val="nil"/>
              <w:left w:val="nil"/>
              <w:bottom w:val="nil"/>
              <w:right w:val="nil"/>
            </w:tcBorders>
          </w:tcPr>
          <w:p w14:paraId="7BD9911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501-1000</w:t>
            </w:r>
          </w:p>
        </w:tc>
        <w:tc>
          <w:tcPr>
            <w:tcW w:w="1362" w:type="dxa"/>
            <w:tcBorders>
              <w:top w:val="nil"/>
              <w:left w:val="nil"/>
              <w:bottom w:val="nil"/>
              <w:right w:val="nil"/>
            </w:tcBorders>
          </w:tcPr>
          <w:p w14:paraId="64A0AA5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-0.031</w:t>
            </w:r>
            <w:r>
              <w:rPr>
                <w:rFonts w:ascii="Times New Roman" w:hAnsi="Times New Roman" w:cs="Times New Roman"/>
                <w:vertAlign w:val="superscript"/>
                <w:lang w:val="en-US"/>
              </w:rPr>
              <w:t>**</w:t>
            </w:r>
          </w:p>
        </w:tc>
        <w:tc>
          <w:tcPr>
            <w:tcW w:w="1440" w:type="dxa"/>
            <w:tcBorders>
              <w:top w:val="nil"/>
              <w:left w:val="nil"/>
              <w:bottom w:val="nil"/>
              <w:right w:val="nil"/>
            </w:tcBorders>
          </w:tcPr>
          <w:p w14:paraId="02B3133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-0.026</w:t>
            </w:r>
            <w:r>
              <w:rPr>
                <w:rFonts w:ascii="Times New Roman" w:hAnsi="Times New Roman" w:cs="Times New Roman"/>
                <w:vertAlign w:val="superscript"/>
                <w:lang w:val="en-US"/>
              </w:rPr>
              <w:t>*</w:t>
            </w:r>
          </w:p>
        </w:tc>
        <w:tc>
          <w:tcPr>
            <w:tcW w:w="1350" w:type="dxa"/>
            <w:tcBorders>
              <w:top w:val="nil"/>
              <w:left w:val="nil"/>
              <w:bottom w:val="nil"/>
              <w:right w:val="nil"/>
            </w:tcBorders>
          </w:tcPr>
          <w:p w14:paraId="2AF3D48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-0.022</w:t>
            </w:r>
            <w:r>
              <w:rPr>
                <w:rFonts w:ascii="Times New Roman" w:hAnsi="Times New Roman" w:cs="Times New Roman"/>
                <w:vertAlign w:val="superscript"/>
                <w:lang w:val="en-US"/>
              </w:rPr>
              <w:t>*</w:t>
            </w:r>
          </w:p>
        </w:tc>
        <w:tc>
          <w:tcPr>
            <w:tcW w:w="1260" w:type="dxa"/>
            <w:tcBorders>
              <w:top w:val="nil"/>
              <w:left w:val="nil"/>
              <w:bottom w:val="nil"/>
              <w:right w:val="nil"/>
            </w:tcBorders>
          </w:tcPr>
          <w:p w14:paraId="672D32C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-0.022</w:t>
            </w:r>
            <w:r>
              <w:rPr>
                <w:rFonts w:ascii="Times New Roman" w:hAnsi="Times New Roman" w:cs="Times New Roman"/>
                <w:vertAlign w:val="superscript"/>
                <w:lang w:val="en-US"/>
              </w:rPr>
              <w:t>*</w:t>
            </w:r>
          </w:p>
        </w:tc>
      </w:tr>
      <w:tr w:rsidR="00A60964" w14:paraId="6B631CC1" w14:textId="77777777" w:rsidTr="001B0950">
        <w:tc>
          <w:tcPr>
            <w:tcW w:w="2616" w:type="dxa"/>
            <w:tcBorders>
              <w:top w:val="nil"/>
              <w:left w:val="nil"/>
              <w:bottom w:val="nil"/>
              <w:right w:val="nil"/>
            </w:tcBorders>
          </w:tcPr>
          <w:p w14:paraId="2CD786C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35AAA9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440" w:type="dxa"/>
            <w:tcBorders>
              <w:top w:val="nil"/>
              <w:left w:val="nil"/>
              <w:bottom w:val="nil"/>
              <w:right w:val="nil"/>
            </w:tcBorders>
          </w:tcPr>
          <w:p w14:paraId="284FD12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350" w:type="dxa"/>
            <w:tcBorders>
              <w:top w:val="nil"/>
              <w:left w:val="nil"/>
              <w:bottom w:val="nil"/>
              <w:right w:val="nil"/>
            </w:tcBorders>
          </w:tcPr>
          <w:p w14:paraId="1916AA2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c>
          <w:tcPr>
            <w:tcW w:w="1260" w:type="dxa"/>
            <w:tcBorders>
              <w:top w:val="nil"/>
              <w:left w:val="nil"/>
              <w:bottom w:val="nil"/>
              <w:right w:val="nil"/>
            </w:tcBorders>
          </w:tcPr>
          <w:p w14:paraId="158A080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(0.010)</w:t>
            </w:r>
          </w:p>
        </w:tc>
      </w:tr>
      <w:tr w:rsidR="00A60964" w14:paraId="27DBF161" w14:textId="77777777" w:rsidTr="001B0950">
        <w:tc>
          <w:tcPr>
            <w:tcW w:w="2616" w:type="dxa"/>
            <w:tcBorders>
              <w:top w:val="nil"/>
              <w:left w:val="nil"/>
              <w:bottom w:val="nil"/>
              <w:right w:val="nil"/>
            </w:tcBorders>
          </w:tcPr>
          <w:p w14:paraId="54530FF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11999B7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4CED879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4F7836A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51D65DD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130647D8" w14:textId="77777777" w:rsidTr="001B0950">
        <w:tc>
          <w:tcPr>
            <w:tcW w:w="2616" w:type="dxa"/>
            <w:tcBorders>
              <w:top w:val="nil"/>
              <w:left w:val="nil"/>
              <w:bottom w:val="nil"/>
              <w:right w:val="nil"/>
            </w:tcBorders>
          </w:tcPr>
          <w:p w14:paraId="3BC7E70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1001-5000</w:t>
            </w:r>
          </w:p>
        </w:tc>
        <w:tc>
          <w:tcPr>
            <w:tcW w:w="1362" w:type="dxa"/>
            <w:tcBorders>
              <w:top w:val="nil"/>
              <w:left w:val="nil"/>
              <w:bottom w:val="nil"/>
              <w:right w:val="nil"/>
            </w:tcBorders>
          </w:tcPr>
          <w:p w14:paraId="7EF6309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440" w:type="dxa"/>
            <w:tcBorders>
              <w:top w:val="nil"/>
              <w:left w:val="nil"/>
              <w:bottom w:val="nil"/>
              <w:right w:val="nil"/>
            </w:tcBorders>
          </w:tcPr>
          <w:p w14:paraId="45B2C3C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350" w:type="dxa"/>
            <w:tcBorders>
              <w:top w:val="nil"/>
              <w:left w:val="nil"/>
              <w:bottom w:val="nil"/>
              <w:right w:val="nil"/>
            </w:tcBorders>
          </w:tcPr>
          <w:p w14:paraId="760EA37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c>
          <w:tcPr>
            <w:tcW w:w="1260" w:type="dxa"/>
            <w:tcBorders>
              <w:top w:val="nil"/>
              <w:left w:val="nil"/>
              <w:bottom w:val="nil"/>
              <w:right w:val="nil"/>
            </w:tcBorders>
          </w:tcPr>
          <w:p w14:paraId="2AA18F6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0.000</w:t>
            </w:r>
          </w:p>
        </w:tc>
      </w:tr>
      <w:tr w:rsidR="00A60964" w14:paraId="7FAB6320" w14:textId="77777777" w:rsidTr="001B0950">
        <w:tc>
          <w:tcPr>
            <w:tcW w:w="2616" w:type="dxa"/>
            <w:tcBorders>
              <w:top w:val="nil"/>
              <w:left w:val="nil"/>
              <w:bottom w:val="nil"/>
              <w:right w:val="nil"/>
            </w:tcBorders>
          </w:tcPr>
          <w:p w14:paraId="72FEE78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8044F5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440" w:type="dxa"/>
            <w:tcBorders>
              <w:top w:val="nil"/>
              <w:left w:val="nil"/>
              <w:bottom w:val="nil"/>
              <w:right w:val="nil"/>
            </w:tcBorders>
          </w:tcPr>
          <w:p w14:paraId="186503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350" w:type="dxa"/>
            <w:tcBorders>
              <w:top w:val="nil"/>
              <w:left w:val="nil"/>
              <w:bottom w:val="nil"/>
              <w:right w:val="nil"/>
            </w:tcBorders>
          </w:tcPr>
          <w:p w14:paraId="7645A8C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c>
          <w:tcPr>
            <w:tcW w:w="1260" w:type="dxa"/>
            <w:tcBorders>
              <w:top w:val="nil"/>
              <w:left w:val="nil"/>
              <w:bottom w:val="nil"/>
              <w:right w:val="nil"/>
            </w:tcBorders>
          </w:tcPr>
          <w:p w14:paraId="6969172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w:t>
            </w:r>
          </w:p>
        </w:tc>
      </w:tr>
      <w:tr w:rsidR="00A60964" w14:paraId="6F717EE4" w14:textId="77777777" w:rsidTr="001B0950">
        <w:tc>
          <w:tcPr>
            <w:tcW w:w="2616" w:type="dxa"/>
            <w:tcBorders>
              <w:top w:val="nil"/>
              <w:left w:val="nil"/>
              <w:bottom w:val="nil"/>
              <w:right w:val="nil"/>
            </w:tcBorders>
          </w:tcPr>
          <w:p w14:paraId="6D06C8E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3855E6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526D8A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4F68EA0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06E7388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550966BC" w14:textId="77777777" w:rsidTr="001B0950">
        <w:tc>
          <w:tcPr>
            <w:tcW w:w="2616" w:type="dxa"/>
            <w:tcBorders>
              <w:top w:val="nil"/>
              <w:left w:val="nil"/>
              <w:bottom w:val="nil"/>
              <w:right w:val="nil"/>
            </w:tcBorders>
          </w:tcPr>
          <w:p w14:paraId="701DF2D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5001-10000</w:t>
            </w:r>
          </w:p>
        </w:tc>
        <w:tc>
          <w:tcPr>
            <w:tcW w:w="1362" w:type="dxa"/>
            <w:tcBorders>
              <w:top w:val="nil"/>
              <w:left w:val="nil"/>
              <w:bottom w:val="nil"/>
              <w:right w:val="nil"/>
            </w:tcBorders>
          </w:tcPr>
          <w:p w14:paraId="47F98E8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0.026</w:t>
            </w:r>
            <w:r>
              <w:rPr>
                <w:rFonts w:ascii="Times New Roman" w:hAnsi="Times New Roman" w:cs="Times New Roman"/>
                <w:vertAlign w:val="superscript"/>
                <w:lang w:val="en-US"/>
              </w:rPr>
              <w:t>*</w:t>
            </w:r>
          </w:p>
        </w:tc>
        <w:tc>
          <w:tcPr>
            <w:tcW w:w="1440" w:type="dxa"/>
            <w:tcBorders>
              <w:top w:val="nil"/>
              <w:left w:val="nil"/>
              <w:bottom w:val="nil"/>
              <w:right w:val="nil"/>
            </w:tcBorders>
          </w:tcPr>
          <w:p w14:paraId="4BDE817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1350" w:type="dxa"/>
            <w:tcBorders>
              <w:top w:val="nil"/>
              <w:left w:val="nil"/>
              <w:bottom w:val="nil"/>
              <w:right w:val="nil"/>
            </w:tcBorders>
          </w:tcPr>
          <w:p w14:paraId="3219FF6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0.026</w:t>
            </w:r>
            <w:r>
              <w:rPr>
                <w:rFonts w:ascii="Times New Roman" w:hAnsi="Times New Roman" w:cs="Times New Roman"/>
                <w:vertAlign w:val="superscript"/>
                <w:lang w:val="en-US"/>
              </w:rPr>
              <w:t>*</w:t>
            </w:r>
          </w:p>
        </w:tc>
        <w:tc>
          <w:tcPr>
            <w:tcW w:w="1260" w:type="dxa"/>
            <w:tcBorders>
              <w:top w:val="nil"/>
              <w:left w:val="nil"/>
              <w:bottom w:val="nil"/>
              <w:right w:val="nil"/>
            </w:tcBorders>
          </w:tcPr>
          <w:p w14:paraId="2A67392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r>
      <w:tr w:rsidR="00A60964" w14:paraId="5506869A" w14:textId="77777777" w:rsidTr="001B0950">
        <w:tc>
          <w:tcPr>
            <w:tcW w:w="2616" w:type="dxa"/>
            <w:tcBorders>
              <w:top w:val="nil"/>
              <w:left w:val="nil"/>
              <w:bottom w:val="nil"/>
              <w:right w:val="nil"/>
            </w:tcBorders>
          </w:tcPr>
          <w:p w14:paraId="64B7300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2B9A44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(0.012)</w:t>
            </w:r>
          </w:p>
        </w:tc>
        <w:tc>
          <w:tcPr>
            <w:tcW w:w="1440" w:type="dxa"/>
            <w:tcBorders>
              <w:top w:val="nil"/>
              <w:left w:val="nil"/>
              <w:bottom w:val="nil"/>
              <w:right w:val="nil"/>
            </w:tcBorders>
          </w:tcPr>
          <w:p w14:paraId="06E012A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350" w:type="dxa"/>
            <w:tcBorders>
              <w:top w:val="nil"/>
              <w:left w:val="nil"/>
              <w:bottom w:val="nil"/>
              <w:right w:val="nil"/>
            </w:tcBorders>
          </w:tcPr>
          <w:p w14:paraId="5D3983B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c>
          <w:tcPr>
            <w:tcW w:w="1260" w:type="dxa"/>
            <w:tcBorders>
              <w:top w:val="nil"/>
              <w:left w:val="nil"/>
              <w:bottom w:val="nil"/>
              <w:right w:val="nil"/>
            </w:tcBorders>
          </w:tcPr>
          <w:p w14:paraId="027EC98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(0.011)</w:t>
            </w:r>
          </w:p>
        </w:tc>
      </w:tr>
      <w:tr w:rsidR="00A60964" w14:paraId="0DA8E5EC" w14:textId="77777777" w:rsidTr="001B0950">
        <w:tc>
          <w:tcPr>
            <w:tcW w:w="2616" w:type="dxa"/>
            <w:tcBorders>
              <w:top w:val="nil"/>
              <w:left w:val="nil"/>
              <w:bottom w:val="nil"/>
              <w:right w:val="nil"/>
            </w:tcBorders>
          </w:tcPr>
          <w:p w14:paraId="7666A91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5B72FFA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65C75B9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2C11EEE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4707B49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7063463C" w14:textId="77777777" w:rsidTr="001B0950">
        <w:tc>
          <w:tcPr>
            <w:tcW w:w="2616" w:type="dxa"/>
            <w:tcBorders>
              <w:top w:val="nil"/>
              <w:left w:val="nil"/>
              <w:bottom w:val="nil"/>
              <w:right w:val="nil"/>
            </w:tcBorders>
          </w:tcPr>
          <w:p w14:paraId="23893E0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10000+</w:t>
            </w:r>
          </w:p>
        </w:tc>
        <w:tc>
          <w:tcPr>
            <w:tcW w:w="1362" w:type="dxa"/>
            <w:tcBorders>
              <w:top w:val="nil"/>
              <w:left w:val="nil"/>
              <w:bottom w:val="nil"/>
              <w:right w:val="nil"/>
            </w:tcBorders>
          </w:tcPr>
          <w:p w14:paraId="631CEA8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0.056</w:t>
            </w:r>
            <w:r>
              <w:rPr>
                <w:rFonts w:ascii="Times New Roman" w:hAnsi="Times New Roman" w:cs="Times New Roman"/>
                <w:vertAlign w:val="superscript"/>
                <w:lang w:val="en-US"/>
              </w:rPr>
              <w:t>***</w:t>
            </w:r>
          </w:p>
        </w:tc>
        <w:tc>
          <w:tcPr>
            <w:tcW w:w="1440" w:type="dxa"/>
            <w:tcBorders>
              <w:top w:val="nil"/>
              <w:left w:val="nil"/>
              <w:bottom w:val="nil"/>
              <w:right w:val="nil"/>
            </w:tcBorders>
          </w:tcPr>
          <w:p w14:paraId="675E3D6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c>
          <w:tcPr>
            <w:tcW w:w="1350" w:type="dxa"/>
            <w:tcBorders>
              <w:top w:val="nil"/>
              <w:left w:val="nil"/>
              <w:bottom w:val="nil"/>
              <w:right w:val="nil"/>
            </w:tcBorders>
          </w:tcPr>
          <w:p w14:paraId="25662B4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0.066</w:t>
            </w:r>
            <w:r>
              <w:rPr>
                <w:rFonts w:ascii="Times New Roman" w:hAnsi="Times New Roman" w:cs="Times New Roman"/>
                <w:vertAlign w:val="superscript"/>
                <w:lang w:val="en-US"/>
              </w:rPr>
              <w:t>***</w:t>
            </w:r>
          </w:p>
        </w:tc>
        <w:tc>
          <w:tcPr>
            <w:tcW w:w="1260" w:type="dxa"/>
            <w:tcBorders>
              <w:top w:val="nil"/>
              <w:left w:val="nil"/>
              <w:bottom w:val="nil"/>
              <w:right w:val="nil"/>
            </w:tcBorders>
          </w:tcPr>
          <w:p w14:paraId="5B97FA1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0.070</w:t>
            </w:r>
            <w:r>
              <w:rPr>
                <w:rFonts w:ascii="Times New Roman" w:hAnsi="Times New Roman" w:cs="Times New Roman"/>
                <w:vertAlign w:val="superscript"/>
                <w:lang w:val="en-US"/>
              </w:rPr>
              <w:t>***</w:t>
            </w:r>
          </w:p>
        </w:tc>
      </w:tr>
      <w:tr w:rsidR="00A60964" w14:paraId="01CD14C3" w14:textId="77777777" w:rsidTr="001B0950">
        <w:tc>
          <w:tcPr>
            <w:tcW w:w="2616" w:type="dxa"/>
            <w:tcBorders>
              <w:top w:val="nil"/>
              <w:left w:val="nil"/>
              <w:bottom w:val="nil"/>
              <w:right w:val="nil"/>
            </w:tcBorders>
          </w:tcPr>
          <w:p w14:paraId="2B8A56D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7533723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440" w:type="dxa"/>
            <w:tcBorders>
              <w:top w:val="nil"/>
              <w:left w:val="nil"/>
              <w:bottom w:val="nil"/>
              <w:right w:val="nil"/>
            </w:tcBorders>
          </w:tcPr>
          <w:p w14:paraId="51B1939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350" w:type="dxa"/>
            <w:tcBorders>
              <w:top w:val="nil"/>
              <w:left w:val="nil"/>
              <w:bottom w:val="nil"/>
              <w:right w:val="nil"/>
            </w:tcBorders>
          </w:tcPr>
          <w:p w14:paraId="2477685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(0.008)</w:t>
            </w:r>
          </w:p>
        </w:tc>
        <w:tc>
          <w:tcPr>
            <w:tcW w:w="1260" w:type="dxa"/>
            <w:tcBorders>
              <w:top w:val="nil"/>
              <w:left w:val="nil"/>
              <w:bottom w:val="nil"/>
              <w:right w:val="nil"/>
            </w:tcBorders>
          </w:tcPr>
          <w:p w14:paraId="13E98CD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(0.007)</w:t>
            </w:r>
          </w:p>
        </w:tc>
      </w:tr>
      <w:tr w:rsidR="00A60964" w14:paraId="3FAC4D07" w14:textId="77777777" w:rsidTr="001B0950">
        <w:tc>
          <w:tcPr>
            <w:tcW w:w="2616" w:type="dxa"/>
            <w:tcBorders>
              <w:top w:val="nil"/>
              <w:left w:val="nil"/>
              <w:bottom w:val="nil"/>
              <w:right w:val="nil"/>
            </w:tcBorders>
          </w:tcPr>
          <w:p w14:paraId="33A22B9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6F6F4D3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1BF3515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608530C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70AD33E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41A15DBA" w14:textId="77777777" w:rsidTr="001B0950">
        <w:tc>
          <w:tcPr>
            <w:tcW w:w="2616" w:type="dxa"/>
            <w:tcBorders>
              <w:top w:val="nil"/>
              <w:left w:val="nil"/>
              <w:bottom w:val="nil"/>
              <w:right w:val="nil"/>
            </w:tcBorders>
          </w:tcPr>
          <w:p w14:paraId="5013DCFC" w14:textId="6A93DAD6"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NACE sektor</w:t>
            </w:r>
          </w:p>
        </w:tc>
        <w:tc>
          <w:tcPr>
            <w:tcW w:w="1362" w:type="dxa"/>
            <w:tcBorders>
              <w:top w:val="nil"/>
              <w:left w:val="nil"/>
              <w:bottom w:val="nil"/>
              <w:right w:val="nil"/>
            </w:tcBorders>
          </w:tcPr>
          <w:p w14:paraId="2511886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440" w:type="dxa"/>
            <w:tcBorders>
              <w:top w:val="nil"/>
              <w:left w:val="nil"/>
              <w:bottom w:val="nil"/>
              <w:right w:val="nil"/>
            </w:tcBorders>
          </w:tcPr>
          <w:p w14:paraId="2CAB0E52"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350" w:type="dxa"/>
            <w:tcBorders>
              <w:top w:val="nil"/>
              <w:left w:val="nil"/>
              <w:bottom w:val="nil"/>
              <w:right w:val="nil"/>
            </w:tcBorders>
          </w:tcPr>
          <w:p w14:paraId="3951220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260" w:type="dxa"/>
            <w:tcBorders>
              <w:top w:val="nil"/>
              <w:left w:val="nil"/>
              <w:bottom w:val="nil"/>
              <w:right w:val="nil"/>
            </w:tcBorders>
          </w:tcPr>
          <w:p w14:paraId="78932FE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r>
      <w:tr w:rsidR="00A60964" w14:paraId="106A185E" w14:textId="77777777" w:rsidTr="001B0950">
        <w:tc>
          <w:tcPr>
            <w:tcW w:w="2616" w:type="dxa"/>
            <w:tcBorders>
              <w:top w:val="nil"/>
              <w:left w:val="nil"/>
              <w:bottom w:val="nil"/>
              <w:right w:val="nil"/>
            </w:tcBorders>
          </w:tcPr>
          <w:p w14:paraId="669573D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0E8B20E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A7A378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0DB1085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5B98CFD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36B7C7FA" w14:textId="77777777" w:rsidTr="001B0950">
        <w:tc>
          <w:tcPr>
            <w:tcW w:w="2616" w:type="dxa"/>
            <w:tcBorders>
              <w:top w:val="nil"/>
              <w:left w:val="nil"/>
              <w:bottom w:val="nil"/>
              <w:right w:val="nil"/>
            </w:tcBorders>
          </w:tcPr>
          <w:p w14:paraId="51357689" w14:textId="453F3A5B"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Region</w:t>
            </w:r>
          </w:p>
        </w:tc>
        <w:tc>
          <w:tcPr>
            <w:tcW w:w="1362" w:type="dxa"/>
            <w:tcBorders>
              <w:top w:val="nil"/>
              <w:left w:val="nil"/>
              <w:bottom w:val="nil"/>
              <w:right w:val="nil"/>
            </w:tcBorders>
          </w:tcPr>
          <w:p w14:paraId="0B113BF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440" w:type="dxa"/>
            <w:tcBorders>
              <w:top w:val="nil"/>
              <w:left w:val="nil"/>
              <w:bottom w:val="nil"/>
              <w:right w:val="nil"/>
            </w:tcBorders>
          </w:tcPr>
          <w:p w14:paraId="2F353BA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350" w:type="dxa"/>
            <w:tcBorders>
              <w:top w:val="nil"/>
              <w:left w:val="nil"/>
              <w:bottom w:val="nil"/>
              <w:right w:val="nil"/>
            </w:tcBorders>
          </w:tcPr>
          <w:p w14:paraId="283F65B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260" w:type="dxa"/>
            <w:tcBorders>
              <w:top w:val="nil"/>
              <w:left w:val="nil"/>
              <w:bottom w:val="nil"/>
              <w:right w:val="nil"/>
            </w:tcBorders>
          </w:tcPr>
          <w:p w14:paraId="232DFFB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r>
      <w:tr w:rsidR="00A60964" w14:paraId="0DE377FD" w14:textId="77777777" w:rsidTr="001B0950">
        <w:tc>
          <w:tcPr>
            <w:tcW w:w="2616" w:type="dxa"/>
            <w:tcBorders>
              <w:top w:val="nil"/>
              <w:left w:val="nil"/>
              <w:bottom w:val="nil"/>
              <w:right w:val="nil"/>
            </w:tcBorders>
          </w:tcPr>
          <w:p w14:paraId="437F9A0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114436E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00FB6FFA"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4903697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22F0E08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659DBF6E" w14:textId="77777777" w:rsidTr="001B0950">
        <w:tc>
          <w:tcPr>
            <w:tcW w:w="2616" w:type="dxa"/>
            <w:tcBorders>
              <w:top w:val="nil"/>
              <w:left w:val="nil"/>
              <w:bottom w:val="nil"/>
              <w:right w:val="nil"/>
            </w:tcBorders>
          </w:tcPr>
          <w:p w14:paraId="6A7ED490" w14:textId="25AE7D24"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Skill clustery</w:t>
            </w:r>
          </w:p>
        </w:tc>
        <w:tc>
          <w:tcPr>
            <w:tcW w:w="1362" w:type="dxa"/>
            <w:tcBorders>
              <w:top w:val="nil"/>
              <w:left w:val="nil"/>
              <w:bottom w:val="nil"/>
              <w:right w:val="nil"/>
            </w:tcBorders>
          </w:tcPr>
          <w:p w14:paraId="1EAD863C"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w:t>
            </w:r>
          </w:p>
        </w:tc>
        <w:tc>
          <w:tcPr>
            <w:tcW w:w="1440" w:type="dxa"/>
            <w:tcBorders>
              <w:top w:val="nil"/>
              <w:left w:val="nil"/>
              <w:bottom w:val="nil"/>
              <w:right w:val="nil"/>
            </w:tcBorders>
          </w:tcPr>
          <w:p w14:paraId="0203712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w:t>
            </w:r>
          </w:p>
        </w:tc>
        <w:tc>
          <w:tcPr>
            <w:tcW w:w="1350" w:type="dxa"/>
            <w:tcBorders>
              <w:top w:val="nil"/>
              <w:left w:val="nil"/>
              <w:bottom w:val="nil"/>
              <w:right w:val="nil"/>
            </w:tcBorders>
          </w:tcPr>
          <w:p w14:paraId="5919D33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c>
          <w:tcPr>
            <w:tcW w:w="1260" w:type="dxa"/>
            <w:tcBorders>
              <w:top w:val="nil"/>
              <w:left w:val="nil"/>
              <w:bottom w:val="nil"/>
              <w:right w:val="nil"/>
            </w:tcBorders>
          </w:tcPr>
          <w:p w14:paraId="4EC7E4B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r>
      <w:tr w:rsidR="00A60964" w14:paraId="60EDBEF8" w14:textId="77777777" w:rsidTr="001B0950">
        <w:tc>
          <w:tcPr>
            <w:tcW w:w="2616" w:type="dxa"/>
            <w:tcBorders>
              <w:top w:val="nil"/>
              <w:left w:val="nil"/>
              <w:bottom w:val="nil"/>
              <w:right w:val="nil"/>
            </w:tcBorders>
          </w:tcPr>
          <w:p w14:paraId="6FC5CA5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62" w:type="dxa"/>
            <w:tcBorders>
              <w:top w:val="nil"/>
              <w:left w:val="nil"/>
              <w:bottom w:val="nil"/>
              <w:right w:val="nil"/>
            </w:tcBorders>
          </w:tcPr>
          <w:p w14:paraId="11F003E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440" w:type="dxa"/>
            <w:tcBorders>
              <w:top w:val="nil"/>
              <w:left w:val="nil"/>
              <w:bottom w:val="nil"/>
              <w:right w:val="nil"/>
            </w:tcBorders>
          </w:tcPr>
          <w:p w14:paraId="3FD1C93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350" w:type="dxa"/>
            <w:tcBorders>
              <w:top w:val="nil"/>
              <w:left w:val="nil"/>
              <w:bottom w:val="nil"/>
              <w:right w:val="nil"/>
            </w:tcBorders>
          </w:tcPr>
          <w:p w14:paraId="6E224F0D"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c>
          <w:tcPr>
            <w:tcW w:w="1260" w:type="dxa"/>
            <w:tcBorders>
              <w:top w:val="nil"/>
              <w:left w:val="nil"/>
              <w:bottom w:val="nil"/>
              <w:right w:val="nil"/>
            </w:tcBorders>
          </w:tcPr>
          <w:p w14:paraId="353F8568"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p>
        </w:tc>
      </w:tr>
      <w:tr w:rsidR="00A60964" w14:paraId="025E8461" w14:textId="77777777" w:rsidTr="001B0950">
        <w:tc>
          <w:tcPr>
            <w:tcW w:w="2616" w:type="dxa"/>
            <w:tcBorders>
              <w:top w:val="nil"/>
              <w:left w:val="nil"/>
              <w:bottom w:val="single" w:sz="4" w:space="0" w:color="auto"/>
              <w:right w:val="nil"/>
            </w:tcBorders>
          </w:tcPr>
          <w:p w14:paraId="1BC42848" w14:textId="32039DE1"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Job Family</w:t>
            </w:r>
          </w:p>
        </w:tc>
        <w:tc>
          <w:tcPr>
            <w:tcW w:w="1362" w:type="dxa"/>
            <w:tcBorders>
              <w:top w:val="nil"/>
              <w:left w:val="nil"/>
              <w:bottom w:val="single" w:sz="4" w:space="0" w:color="auto"/>
              <w:right w:val="nil"/>
            </w:tcBorders>
          </w:tcPr>
          <w:p w14:paraId="4F4A131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w:t>
            </w:r>
          </w:p>
        </w:tc>
        <w:tc>
          <w:tcPr>
            <w:tcW w:w="1440" w:type="dxa"/>
            <w:tcBorders>
              <w:top w:val="nil"/>
              <w:left w:val="nil"/>
              <w:bottom w:val="single" w:sz="4" w:space="0" w:color="auto"/>
              <w:right w:val="nil"/>
            </w:tcBorders>
          </w:tcPr>
          <w:p w14:paraId="67CC523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w:t>
            </w:r>
          </w:p>
        </w:tc>
        <w:tc>
          <w:tcPr>
            <w:tcW w:w="1350" w:type="dxa"/>
            <w:tcBorders>
              <w:top w:val="nil"/>
              <w:left w:val="nil"/>
              <w:bottom w:val="single" w:sz="4" w:space="0" w:color="auto"/>
              <w:right w:val="nil"/>
            </w:tcBorders>
          </w:tcPr>
          <w:p w14:paraId="247C0764"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No</w:t>
            </w:r>
          </w:p>
        </w:tc>
        <w:tc>
          <w:tcPr>
            <w:tcW w:w="1260" w:type="dxa"/>
            <w:tcBorders>
              <w:top w:val="nil"/>
              <w:left w:val="nil"/>
              <w:bottom w:val="single" w:sz="4" w:space="0" w:color="auto"/>
              <w:right w:val="nil"/>
            </w:tcBorders>
          </w:tcPr>
          <w:p w14:paraId="45344C4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Yes</w:t>
            </w:r>
          </w:p>
        </w:tc>
      </w:tr>
      <w:tr w:rsidR="00A60964" w14:paraId="502723B6" w14:textId="77777777" w:rsidTr="001B0950">
        <w:tc>
          <w:tcPr>
            <w:tcW w:w="2616" w:type="dxa"/>
            <w:tcBorders>
              <w:top w:val="single" w:sz="4" w:space="0" w:color="auto"/>
              <w:left w:val="nil"/>
              <w:bottom w:val="nil"/>
              <w:right w:val="nil"/>
            </w:tcBorders>
          </w:tcPr>
          <w:p w14:paraId="7F092F2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N</w:t>
            </w:r>
          </w:p>
        </w:tc>
        <w:tc>
          <w:tcPr>
            <w:tcW w:w="1362" w:type="dxa"/>
            <w:tcBorders>
              <w:top w:val="single" w:sz="4" w:space="0" w:color="auto"/>
              <w:left w:val="nil"/>
              <w:bottom w:val="nil"/>
              <w:right w:val="nil"/>
            </w:tcBorders>
          </w:tcPr>
          <w:p w14:paraId="1E6250DF"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14640</w:t>
            </w:r>
          </w:p>
        </w:tc>
        <w:tc>
          <w:tcPr>
            <w:tcW w:w="1440" w:type="dxa"/>
            <w:tcBorders>
              <w:top w:val="single" w:sz="4" w:space="0" w:color="auto"/>
              <w:left w:val="nil"/>
              <w:bottom w:val="nil"/>
              <w:right w:val="nil"/>
            </w:tcBorders>
          </w:tcPr>
          <w:p w14:paraId="3CC54ED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14640</w:t>
            </w:r>
          </w:p>
        </w:tc>
        <w:tc>
          <w:tcPr>
            <w:tcW w:w="1350" w:type="dxa"/>
            <w:tcBorders>
              <w:top w:val="single" w:sz="4" w:space="0" w:color="auto"/>
              <w:left w:val="nil"/>
              <w:bottom w:val="nil"/>
              <w:right w:val="nil"/>
            </w:tcBorders>
          </w:tcPr>
          <w:p w14:paraId="786F0B36"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14640</w:t>
            </w:r>
          </w:p>
        </w:tc>
        <w:tc>
          <w:tcPr>
            <w:tcW w:w="1260" w:type="dxa"/>
            <w:tcBorders>
              <w:top w:val="single" w:sz="4" w:space="0" w:color="auto"/>
              <w:left w:val="nil"/>
              <w:bottom w:val="nil"/>
              <w:right w:val="nil"/>
            </w:tcBorders>
          </w:tcPr>
          <w:p w14:paraId="570E06C9"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14640</w:t>
            </w:r>
          </w:p>
        </w:tc>
      </w:tr>
      <w:tr w:rsidR="00A60964" w14:paraId="1E1D0D3F" w14:textId="77777777" w:rsidTr="001B0950">
        <w:tc>
          <w:tcPr>
            <w:tcW w:w="2616" w:type="dxa"/>
            <w:tcBorders>
              <w:top w:val="nil"/>
              <w:left w:val="nil"/>
              <w:bottom w:val="nil"/>
              <w:right w:val="nil"/>
            </w:tcBorders>
          </w:tcPr>
          <w:p w14:paraId="0891DD0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R2</w:t>
            </w:r>
          </w:p>
        </w:tc>
        <w:tc>
          <w:tcPr>
            <w:tcW w:w="1362" w:type="dxa"/>
            <w:tcBorders>
              <w:top w:val="nil"/>
              <w:left w:val="nil"/>
              <w:bottom w:val="nil"/>
              <w:right w:val="nil"/>
            </w:tcBorders>
          </w:tcPr>
          <w:p w14:paraId="5ED91C33"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0.205</w:t>
            </w:r>
          </w:p>
        </w:tc>
        <w:tc>
          <w:tcPr>
            <w:tcW w:w="1440" w:type="dxa"/>
            <w:tcBorders>
              <w:top w:val="nil"/>
              <w:left w:val="nil"/>
              <w:bottom w:val="nil"/>
              <w:right w:val="nil"/>
            </w:tcBorders>
          </w:tcPr>
          <w:p w14:paraId="4A1BB56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0.310</w:t>
            </w:r>
          </w:p>
        </w:tc>
        <w:tc>
          <w:tcPr>
            <w:tcW w:w="1350" w:type="dxa"/>
            <w:tcBorders>
              <w:top w:val="nil"/>
              <w:left w:val="nil"/>
              <w:bottom w:val="nil"/>
              <w:right w:val="nil"/>
            </w:tcBorders>
          </w:tcPr>
          <w:p w14:paraId="240A36D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0.342</w:t>
            </w:r>
          </w:p>
        </w:tc>
        <w:tc>
          <w:tcPr>
            <w:tcW w:w="1260" w:type="dxa"/>
            <w:tcBorders>
              <w:top w:val="nil"/>
              <w:left w:val="nil"/>
              <w:bottom w:val="nil"/>
              <w:right w:val="nil"/>
            </w:tcBorders>
          </w:tcPr>
          <w:p w14:paraId="36E5849B"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0.380</w:t>
            </w:r>
          </w:p>
        </w:tc>
      </w:tr>
      <w:tr w:rsidR="00A60964" w14:paraId="688B9E54" w14:textId="77777777" w:rsidTr="001B0950">
        <w:tc>
          <w:tcPr>
            <w:tcW w:w="2616" w:type="dxa"/>
            <w:tcBorders>
              <w:top w:val="nil"/>
              <w:left w:val="nil"/>
              <w:bottom w:val="single" w:sz="4" w:space="0" w:color="auto"/>
              <w:right w:val="nil"/>
            </w:tcBorders>
          </w:tcPr>
          <w:p w14:paraId="5B91E2AE"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Adj. R2</w:t>
            </w:r>
          </w:p>
        </w:tc>
        <w:tc>
          <w:tcPr>
            <w:tcW w:w="1362" w:type="dxa"/>
            <w:tcBorders>
              <w:top w:val="nil"/>
              <w:left w:val="nil"/>
              <w:bottom w:val="single" w:sz="4" w:space="0" w:color="auto"/>
              <w:right w:val="nil"/>
            </w:tcBorders>
          </w:tcPr>
          <w:p w14:paraId="06B22147"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0.203</w:t>
            </w:r>
          </w:p>
        </w:tc>
        <w:tc>
          <w:tcPr>
            <w:tcW w:w="1440" w:type="dxa"/>
            <w:tcBorders>
              <w:top w:val="nil"/>
              <w:left w:val="nil"/>
              <w:bottom w:val="single" w:sz="4" w:space="0" w:color="auto"/>
              <w:right w:val="nil"/>
            </w:tcBorders>
          </w:tcPr>
          <w:p w14:paraId="7AB36221"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0.308</w:t>
            </w:r>
          </w:p>
        </w:tc>
        <w:tc>
          <w:tcPr>
            <w:tcW w:w="1350" w:type="dxa"/>
            <w:tcBorders>
              <w:top w:val="nil"/>
              <w:left w:val="nil"/>
              <w:bottom w:val="single" w:sz="4" w:space="0" w:color="auto"/>
              <w:right w:val="nil"/>
            </w:tcBorders>
          </w:tcPr>
          <w:p w14:paraId="4EC874D0"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0.339</w:t>
            </w:r>
          </w:p>
        </w:tc>
        <w:tc>
          <w:tcPr>
            <w:tcW w:w="1260" w:type="dxa"/>
            <w:tcBorders>
              <w:top w:val="nil"/>
              <w:left w:val="nil"/>
              <w:bottom w:val="single" w:sz="4" w:space="0" w:color="auto"/>
              <w:right w:val="nil"/>
            </w:tcBorders>
          </w:tcPr>
          <w:p w14:paraId="7B362DE5" w14:textId="77777777" w:rsidR="00A60964" w:rsidRDefault="00A60964" w:rsidP="001B0950">
            <w:pPr>
              <w:widowControl w:val="0"/>
              <w:autoSpaceDE w:val="0"/>
              <w:autoSpaceDN w:val="0"/>
              <w:adjustRightInd w:val="0"/>
              <w:spacing w:after="0" w:line="240" w:lineRule="auto"/>
              <w:jc w:val="left"/>
              <w:rPr>
                <w:rFonts w:ascii="Times New Roman" w:hAnsi="Times New Roman" w:cs="Times New Roman"/>
                <w:lang w:val="en-US"/>
              </w:rPr>
            </w:pPr>
            <w:r>
              <w:rPr>
                <w:rFonts w:ascii="Times New Roman" w:hAnsi="Times New Roman" w:cs="Times New Roman"/>
                <w:lang w:val="en-US"/>
              </w:rPr>
              <w:t>0.378</w:t>
            </w:r>
          </w:p>
        </w:tc>
      </w:tr>
    </w:tbl>
    <w:p w14:paraId="485C4EC7" w14:textId="3AF63632" w:rsidR="00A60964" w:rsidRDefault="00A60964" w:rsidP="00A60964">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Robustní standartní chyby v závorkách.</w:t>
      </w:r>
    </w:p>
    <w:p w14:paraId="184706EE" w14:textId="3890BF9D" w:rsidR="00A60964" w:rsidRDefault="00A60964" w:rsidP="00A60964">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Závislá proměnná: ln(roční plat v USD).</w:t>
      </w:r>
    </w:p>
    <w:p w14:paraId="77E19BBE" w14:textId="78044BB5" w:rsidR="00A60964" w:rsidRDefault="00A60964" w:rsidP="00A60964">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Referenční kategorie: AI level = None, Vzdělání= Bachelor, Zkušenosti = Mid (3-5 let),</w:t>
      </w:r>
    </w:p>
    <w:p w14:paraId="2520CC93" w14:textId="77777777" w:rsidR="00A60964" w:rsidRDefault="00A60964" w:rsidP="00A60964">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Typ firmy = Private/Subsidiary, Velikost = 1001-5000.</w:t>
      </w:r>
    </w:p>
    <w:p w14:paraId="7654E350" w14:textId="77777777" w:rsidR="00A60964" w:rsidRDefault="00A60964" w:rsidP="00A60964">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5636AD56" w14:textId="77777777" w:rsidR="00A60964" w:rsidRPr="008B27B9" w:rsidRDefault="00A60964" w:rsidP="0027605E">
      <w:pPr>
        <w:pStyle w:val="Zkladntext"/>
        <w:ind w:left="0" w:firstLine="0"/>
      </w:pPr>
    </w:p>
    <w:bookmarkEnd w:id="55"/>
    <w:p w14:paraId="73F9CC9D" w14:textId="77777777" w:rsidR="0056428D" w:rsidRPr="00E861E3" w:rsidRDefault="0056428D">
      <w:pPr>
        <w:spacing w:line="240" w:lineRule="auto"/>
        <w:ind w:left="0"/>
        <w:jc w:val="left"/>
        <w:rPr>
          <w:rFonts w:asciiTheme="majorHAnsi" w:eastAsiaTheme="majorEastAsia" w:hAnsiTheme="majorHAnsi" w:cstheme="majorBidi"/>
          <w:b/>
          <w:sz w:val="32"/>
          <w:szCs w:val="32"/>
        </w:rPr>
      </w:pPr>
      <w:r w:rsidRPr="00E861E3">
        <w:br w:type="page"/>
      </w:r>
    </w:p>
    <w:p w14:paraId="7824584E" w14:textId="13FC2B03" w:rsidR="0037043D" w:rsidRDefault="00543D53" w:rsidP="00543D53">
      <w:pPr>
        <w:pStyle w:val="Nadpis2"/>
      </w:pPr>
      <w:bookmarkStart w:id="58" w:name="_Toc226761442"/>
      <w:r>
        <w:lastRenderedPageBreak/>
        <w:t xml:space="preserve"> Determinanty AI požadavku (logistické modely)</w:t>
      </w:r>
    </w:p>
    <w:p w14:paraId="650C8F44" w14:textId="044DE8FB" w:rsidR="00543D53" w:rsidRDefault="00543D53" w:rsidP="00543D53">
      <w:pPr>
        <w:pStyle w:val="Zkladntext"/>
      </w:pPr>
      <w:r w:rsidRPr="00543D53">
        <w:t xml:space="preserve">Mzdové modely </w:t>
      </w:r>
      <w:r>
        <w:t xml:space="preserve">v </w:t>
      </w:r>
      <w:r w:rsidRPr="00543D53">
        <w:t>sekc</w:t>
      </w:r>
      <w:r>
        <w:t>i</w:t>
      </w:r>
      <w:r w:rsidRPr="00543D53">
        <w:t xml:space="preserve"> 5.3 ukázaly, kolik si za AI dovednosti zaměstnavatelé připlatí. Stejně podstatná je však otázka opačného směru</w:t>
      </w:r>
      <w:r>
        <w:t>, a to,</w:t>
      </w:r>
      <w:r w:rsidRPr="00543D53">
        <w:t xml:space="preserve"> které pozice AI vůbec vyžadují a co je pro ně charakteristické? Logistická regrese s binární vysvětlovanou proměnnou has_ai umožňuje identifikovat dovednostní profily a organizační charakteristiky, které jsou s AI požadavky asociovány. Výsledkem je ekonometrická analýza odborné náročnosti</w:t>
      </w:r>
      <w:r>
        <w:t>, tedy</w:t>
      </w:r>
      <w:r w:rsidRPr="00543D53">
        <w:t xml:space="preserve"> formální kvantifikace toho, jaké technologické zázemí a jaký typ role zvyšují pravděpodobnost, že zaměstnavatel po uchazeči žádá práci s umělou inteligencí.</w:t>
      </w:r>
    </w:p>
    <w:p w14:paraId="6BDD7EE1" w14:textId="6B357225" w:rsidR="00543D53" w:rsidRDefault="00543D53" w:rsidP="00543D53">
      <w:pPr>
        <w:pStyle w:val="Zkladntext"/>
      </w:pPr>
      <w:r w:rsidRPr="00F520B6">
        <w:rPr>
          <w:highlight w:val="yellow"/>
        </w:rPr>
        <w:t>Z následující sady prediktivních modelů byly vyřazeny skill clustery Generative AI a Data Science / ML. Důvodem je přítomnost dovedností typu GPT, LLM, TensorFlow či PyTorch v inzerátu, jež přímo implikují AI požadavek, nikoliv jej predikují. Jejich zahrnutí by model činilo cirkulárním. Kvantifikace dopadu tohoto rozhodnutí je předmětem citlivostní analýzy (sekce 5.5.2).</w:t>
      </w:r>
    </w:p>
    <w:p w14:paraId="520BF9CF" w14:textId="7EB160C1" w:rsidR="00F520B6" w:rsidRDefault="00F520B6" w:rsidP="00543D53">
      <w:pPr>
        <w:pStyle w:val="Zkladntext"/>
      </w:pPr>
      <w:r w:rsidRPr="00F520B6">
        <w:t>Modely byly odhadovány ve třech krocích. Model M1 (</w:t>
      </w:r>
      <w:r>
        <w:t>p</w:t>
      </w:r>
      <w:r w:rsidRPr="00F520B6">
        <w:t>rofil firmy), zahrnující pouze NACE sektor, typ organizace, velikost firmy a region, dosáhl Pseudo R² pouhých 2,5 %. Vlastnosti zaměstnavatele tedy vysvětlují jen nepatrný zlomek toho, zda pozice vyžaduje AI. Jinými slovy</w:t>
      </w:r>
      <w:r>
        <w:t xml:space="preserve">, </w:t>
      </w:r>
      <w:r w:rsidRPr="00F520B6">
        <w:t>AI prostupuje IT trhem průřezově</w:t>
      </w:r>
      <w:r>
        <w:t>.</w:t>
      </w:r>
      <w:r w:rsidRPr="00F520B6">
        <w:t xml:space="preserve"> </w:t>
      </w:r>
      <w:r>
        <w:t>Ne</w:t>
      </w:r>
      <w:r w:rsidRPr="00F520B6">
        <w:t>ní koncentrována ve velkých korporacích, v konkrétním sektoru ani v konkrétním regionu.</w:t>
      </w:r>
    </w:p>
    <w:p w14:paraId="6BD33546" w14:textId="51852D4A" w:rsidR="00F520B6" w:rsidRDefault="00F520B6" w:rsidP="00543D53">
      <w:pPr>
        <w:pStyle w:val="Zkladntext"/>
      </w:pPr>
      <w:r w:rsidRPr="00F520B6">
        <w:t>Model M2</w:t>
      </w:r>
      <w:r>
        <w:t xml:space="preserve"> (p</w:t>
      </w:r>
      <w:r w:rsidRPr="00F520B6">
        <w:t xml:space="preserve">rofil role), </w:t>
      </w:r>
      <w:r>
        <w:t xml:space="preserve">již </w:t>
      </w:r>
      <w:r w:rsidRPr="00F520B6">
        <w:t xml:space="preserve">zahrnující technologické skill clustery, profesní skupinu, vzdělání a zkušenosti, posunul Pseudo R² na 11,7 %. Přidání firemních proměnných v plném Modelu M3 </w:t>
      </w:r>
      <w:r>
        <w:t xml:space="preserve">pak </w:t>
      </w:r>
      <w:r w:rsidRPr="00F520B6">
        <w:t xml:space="preserve">přineslo marginální zlepšení na 13,0 %. </w:t>
      </w:r>
      <w:r>
        <w:t>To znamená, že c</w:t>
      </w:r>
      <w:r w:rsidRPr="00F520B6">
        <w:t xml:space="preserve">harakteristiky </w:t>
      </w:r>
      <w:r>
        <w:t xml:space="preserve">role </w:t>
      </w:r>
      <w:r w:rsidRPr="00F520B6">
        <w:t xml:space="preserve">vysvětlují téměř pětkrát více variability než firemní profil. O tom, zda pozice vyžaduje AI, </w:t>
      </w:r>
      <w:r w:rsidR="0096365F">
        <w:t xml:space="preserve">tedy </w:t>
      </w:r>
      <w:r w:rsidRPr="00F520B6">
        <w:t>rozhoduje „co se tam dělá", nikoliv „kdo je zaměstnavatel".</w:t>
      </w:r>
    </w:p>
    <w:p w14:paraId="0E9622D5" w14:textId="3BDF8B5C" w:rsidR="00F520B6" w:rsidRDefault="00F520B6" w:rsidP="00543D53">
      <w:pPr>
        <w:pStyle w:val="Zkladntext"/>
      </w:pPr>
      <w:r w:rsidRPr="00F520B6">
        <w:t>Všechny modely</w:t>
      </w:r>
      <w:r w:rsidR="00EF6EE0">
        <w:t xml:space="preserve"> bez problémů</w:t>
      </w:r>
      <w:r w:rsidRPr="00F520B6">
        <w:t xml:space="preserve"> konvergovaly (4–6 iterací). Diagnostika Modelu M3 potvrdila adekvátní kvalitu odhadu</w:t>
      </w:r>
      <w:r w:rsidR="00791B39">
        <w:t>.</w:t>
      </w:r>
      <w:r w:rsidRPr="00F520B6">
        <w:t xml:space="preserve"> Hosmer-Lemeshowův test dobré shody je nesignifikantní (χ²(8) = 7,38; p = 0,496), AUC = 0,747 odpovídá přijatelné diskriminační schopnosti a průměrný VIF (OLS proxy) = 1,82 s maximem 6,17 vylučuje problematickou multikolinearitu. Linktest funkcionální formy odhalil mírnou misspecifikaci (_hatsq p = 0,006), která po přidání dvou teoreticky motivovaných interakcí (region × cloud a size × dynamic_web) vymizela (p = 0,053)</w:t>
      </w:r>
      <w:r>
        <w:t>.</w:t>
      </w:r>
    </w:p>
    <w:p w14:paraId="66334D48" w14:textId="432F0B76" w:rsidR="00F520B6" w:rsidRDefault="00F520B6" w:rsidP="00543D53">
      <w:pPr>
        <w:pStyle w:val="Zkladntext"/>
      </w:pPr>
      <w:r>
        <w:lastRenderedPageBreak/>
        <w:t>E</w:t>
      </w:r>
      <w:r w:rsidRPr="00F520B6">
        <w:t>fekt cloudových dovedností se liší podle regionu (silnější v tech hubech) a efekt webových technologií podle velikosti firmy. Tyto interakce nejsou v hlavním modelu zahrnuty kvůli komplikaci interpretace AME</w:t>
      </w:r>
      <w:r>
        <w:t>,</w:t>
      </w:r>
      <w:r w:rsidRPr="00F520B6">
        <w:t xml:space="preserve"> jejich absence představuje mírnou limitaci</w:t>
      </w:r>
      <w:r>
        <w:t xml:space="preserve"> </w:t>
      </w:r>
      <w:r w:rsidRPr="00F520B6">
        <w:t>diagnostik</w:t>
      </w:r>
      <w:r>
        <w:t>y</w:t>
      </w:r>
      <w:r w:rsidRPr="00F520B6">
        <w:t>. Klasifikační tabulka vykazuje celkovou přesnost 80,5 % (senzitivita 17,2 %, specificita 96,9 %), kde nízká senzitivita je standardním důsledkem nevyváženosti dat (~21 % AI pozic). Cílem analýzy však není klasifikace, nýbrž odhad marginálních efektů.</w:t>
      </w:r>
      <w:r w:rsidR="00202A19">
        <w:t xml:space="preserve"> Modely jsou brány jako explorativní.</w:t>
      </w:r>
    </w:p>
    <w:p w14:paraId="7EA0DCCF" w14:textId="0B863A1C" w:rsidR="00F71F5B" w:rsidRDefault="00F71F5B" w:rsidP="00543D53">
      <w:pPr>
        <w:pStyle w:val="Zkladntext"/>
      </w:pPr>
      <w:r w:rsidRPr="00F71F5B">
        <w:t xml:space="preserve">Výsledky Modelu M3, </w:t>
      </w:r>
      <w:r>
        <w:t>interpretované</w:t>
      </w:r>
      <w:r w:rsidRPr="00F71F5B">
        <w:t xml:space="preserve"> </w:t>
      </w:r>
      <w:r>
        <w:t xml:space="preserve">pomocí </w:t>
      </w:r>
      <w:r w:rsidRPr="00F71F5B">
        <w:t>průměrných marginálních efektů (AME), odhalují výraznou technologickou propast na IT trhu práce. Na jedné straně stojí moderní, cloudově orientovaný technologický stack, jehož přítomnost v inzerátu výrazně zvyšuje pravděpodobnost AI požadavku. Na druhé straně tradiční podnikové a infrastrukturní technologie, které s AI pozicemi korelují negativně.</w:t>
      </w:r>
    </w:p>
    <w:p w14:paraId="27071E90" w14:textId="0D2D6AEF" w:rsidR="00E23A86" w:rsidRPr="00DC02E2" w:rsidRDefault="00E23A86" w:rsidP="00543D53">
      <w:pPr>
        <w:pStyle w:val="Zkladntext"/>
        <w:rPr>
          <w:highlight w:val="yellow"/>
        </w:rPr>
      </w:pPr>
      <w:r w:rsidRPr="00DC02E2">
        <w:rPr>
          <w:highlight w:val="yellow"/>
        </w:rPr>
        <w:t>Nejsilnějším pozitivním prediktorem je skill cluster Dynamic Web (AME = +9,4 p. b.; p &lt; 0,001). Přítomnost dovedností typu React, Node.js nebo moderních webových frameworků zvyšuje pravděpodobnost AI požadavku o téměř 10 procentních bodů. Tento výsledek odráží reálný tržní trend — AI funkce (chatboty, doporučovací systémy, personalizace) jsou nejčastěji nasazovány právě prostřednictvím webových aplikací. Následují Cloud Computing (+6,6 p. b.), Enterprise Platforms (+5,0 p. b.), Data Engineering (+4,5 p. b.) a Frontend Development (+3,6 p. b.). Doplňují je BI / Analytics (+3,5 p. b.), Systems Programming (+3,3 p. b.), DevOps / Containers (+2,6 p. b.) a Backend Development (+2,4 p. b.).</w:t>
      </w:r>
    </w:p>
    <w:p w14:paraId="190991AB" w14:textId="2FCE75B5" w:rsidR="00E23A86" w:rsidRDefault="00E23A86" w:rsidP="00543D53">
      <w:pPr>
        <w:pStyle w:val="Zkladntext"/>
      </w:pPr>
      <w:r w:rsidRPr="00DC02E2">
        <w:rPr>
          <w:highlight w:val="yellow"/>
        </w:rPr>
        <w:t>Opačné výsledky pak tvoří technologie asociované s tradičními IT rolemi. Enterprise / Managed systémy (AME = −6,5 p. b.; p &lt; 0,001) a Scripting / Shell (−5,6 p. b.; p &lt; 0,001) vykazují nejsilnější negativní asociaci, následovány certifikacemi (−3,9 p. b.), Databases / Storage (−3,4 p. b.) a OS / Embedded (−3,3 p. b.).</w:t>
      </w:r>
    </w:p>
    <w:p w14:paraId="011BF9B5" w14:textId="627AB4A1" w:rsidR="00DC02E2" w:rsidRDefault="00DC02E2" w:rsidP="00DC02E2">
      <w:pPr>
        <w:pStyle w:val="Zkladntext"/>
      </w:pPr>
      <w:r>
        <w:t xml:space="preserve">Výsledkem tedy je, že AI požadavky se na trhu práce koncentrují v pozicích s moderním, cloudově-webovým technologickým profilem, zatímco tradiční podnikové, infrastrukturní role AI zatím výrazněji neadoptovaly. </w:t>
      </w:r>
      <w:r w:rsidRPr="00DC02E2">
        <w:rPr>
          <w:highlight w:val="yellow"/>
        </w:rPr>
        <w:t>Tato propast má implikace pro vzdělávací politiku i individuální kariérní strategii. Přechod k AI nepředpokládá pouze osvojení samotných AI nástrojů, ale celkovou modernizaci technologického zázemí</w:t>
      </w:r>
      <w:r>
        <w:t>.</w:t>
      </w:r>
    </w:p>
    <w:p w14:paraId="29474C81" w14:textId="77777777" w:rsidR="00DC02E2" w:rsidRDefault="00DC02E2" w:rsidP="00DC02E2">
      <w:pPr>
        <w:pStyle w:val="Zkladntext"/>
      </w:pPr>
    </w:p>
    <w:p w14:paraId="2F4EA9BD" w14:textId="04AE9F21" w:rsidR="00DC02E2" w:rsidRDefault="00DC02E2" w:rsidP="00DC02E2">
      <w:pPr>
        <w:pStyle w:val="Zkladntext"/>
      </w:pPr>
      <w:r>
        <w:lastRenderedPageBreak/>
        <w:t>Významný je také výsledek pro proměnné</w:t>
      </w:r>
      <w:r w:rsidR="008F606E">
        <w:t xml:space="preserve"> profilu firmy</w:t>
      </w:r>
      <w:r>
        <w:t>. Typ organizace (Private, Public, Nonprofit/Gov) nemá statisticky významný vliv v žádné specifikaci (p &gt; 0,27). Stejně tak seniorita po kontrole skill clusterů a job family ztrácí signifikanci (Junior p = 0,223; Senior+ p = 0,187). AI požadavky tedy nejsou výsadou seniorních pozic. Pronikají na všechny úrovně seniority a napříč všemi typy zaměstnavatelů, pokud má pozice odpovídající technologický profil.</w:t>
      </w:r>
    </w:p>
    <w:p w14:paraId="157596C2" w14:textId="58F4A0E1" w:rsidR="00DC02E2" w:rsidRDefault="00C07B6F" w:rsidP="00B37FC9">
      <w:pPr>
        <w:pStyle w:val="Zkladntext"/>
      </w:pPr>
      <w:r w:rsidRPr="00B37FC9">
        <w:rPr>
          <w:highlight w:val="yellow"/>
        </w:rPr>
        <w:t>U modelu je však třeba správné interpretace v kontextu jeho designu. Skill clustery jsou kromě původní proměnné skills extrahovány také ze stejného textu inzerátu, ze kterého LLM klasifikátor přidělil AI status, nelze proto hovořit o kauzalitě. Model je jako explorativní, poskytuje kvantifikaci toho, jaký technologický profil je s AI pozicemi asociován. Zjištění o technologické propasti (moderní stack vs. legacy), průřezovém charakteru AI adopce a irelevanci organizačního typu jsou korelační výsledky. Kauzální mechanismy za nimi by však vyžadovaly další výzkum.</w:t>
      </w:r>
    </w:p>
    <w:p w14:paraId="78D9BA38" w14:textId="7E1F3274" w:rsidR="00B37FC9" w:rsidRDefault="00B37FC9" w:rsidP="002C7A30">
      <w:pPr>
        <w:pStyle w:val="Zkladntext"/>
      </w:pPr>
      <w:r>
        <w:t>Profesní skupina (job family) a úroveň seniority mohou představovat mediátory vztahu mezi technologickými dovednostmi a pravděpodobností AI požadavku. Pokud je tomu tak, plný model jejich vliv absorbuje a skutečný efekt dovedností je v něm podhodnocen.</w:t>
      </w:r>
      <w:r w:rsidR="00B559A3">
        <w:t xml:space="preserve"> Je důležité</w:t>
      </w:r>
      <w:r>
        <w:t>, zda AI požadavek determinuje konkrétní pozice, nebo konkrétní dovednostní profil</w:t>
      </w:r>
      <w:r w:rsidR="00B559A3">
        <w:t>.</w:t>
      </w:r>
      <w:r w:rsidR="002C7A30">
        <w:t xml:space="preserve"> </w:t>
      </w:r>
      <w:r>
        <w:t>Pro identifikaci mediačních efektů byly odhadnuty tři vnořené specifikace: M3 (plný model; Pseudo R² = 0,130), M3-nojf (bez job_family; Pseudo R² = 0,103) a M3-nojf-noexp (bez job_family i seniority; Pseudo R² = 0,102).</w:t>
      </w:r>
    </w:p>
    <w:p w14:paraId="1A79B908" w14:textId="5B7D5F95" w:rsidR="00B37FC9" w:rsidRDefault="00D75582" w:rsidP="00DE3811">
      <w:pPr>
        <w:pStyle w:val="Zkladntext"/>
      </w:pPr>
      <w:r>
        <w:t>Bylo zjištěno, že p</w:t>
      </w:r>
      <w:r w:rsidR="00B37FC9">
        <w:t>rofesní skupina je silný</w:t>
      </w:r>
      <w:r>
        <w:t xml:space="preserve">m </w:t>
      </w:r>
      <w:r w:rsidR="00B37FC9">
        <w:t>mediátor</w:t>
      </w:r>
      <w:r>
        <w:t>em</w:t>
      </w:r>
      <w:r w:rsidR="00B37FC9">
        <w:t>. Po vyřazení job_family se efekty klíčových skill clusterů výrazně posílily</w:t>
      </w:r>
      <w:r w:rsidR="005D5DCA">
        <w:t>.</w:t>
      </w:r>
      <w:r w:rsidR="00B37FC9">
        <w:t xml:space="preserve"> Cloud Computing vzrostl z +6,6 na +8,5 p. b. (+29 %), Data Engineering z +4,5 na +7,3 p. b. (+62 %) a negativní efekt Scripting/Shell se prohloubil z −5,6 na −7,8 p. b. (+39 %). Nově signifikantními se staly clustery Mobile/Desktop (p = 0,036), Security/Identity (p = 0,003) a Testing/QA (p = 0,023), které byly v plném modelu profesní skupinou absor</w:t>
      </w:r>
      <w:r w:rsidR="00ED370A">
        <w:t>b</w:t>
      </w:r>
      <w:r w:rsidR="00B37FC9">
        <w:t xml:space="preserve">ovány. </w:t>
      </w:r>
      <w:r w:rsidR="005A2A67">
        <w:t>T</w:t>
      </w:r>
      <w:r w:rsidR="00B37FC9">
        <w:t>echnologické dovednosti predikují jak AI požadavek, tak profesní skupinu, a efekt dovedností se po zahrnutí mediátoru (job_family) signifikantně zeslabí.</w:t>
      </w:r>
      <w:r w:rsidR="00DE3811">
        <w:t xml:space="preserve"> Naopak s</w:t>
      </w:r>
      <w:r w:rsidR="00B37FC9">
        <w:t xml:space="preserve">eniorita mediátorem není. Porovnání M3-nojf vs. M3-nojf-noexp ukazuje, že odebrání seniority téměř nic nemění (ΔPseudo R² = 0,001; ΔLL = 8,4). Koeficienty skill clusterů se mezi oběma specifikacemi prakticky neliší. </w:t>
      </w:r>
      <w:r w:rsidR="00ED370A">
        <w:t>V</w:t>
      </w:r>
      <w:r w:rsidR="00B37FC9">
        <w:t>ýsledek má přímou implikaci pro trh práce</w:t>
      </w:r>
      <w:r w:rsidR="00867F06">
        <w:t>.</w:t>
      </w:r>
      <w:r w:rsidR="00B37FC9">
        <w:t xml:space="preserve"> AI požadavky nejsou vázány na úroveň zkušeností</w:t>
      </w:r>
      <w:r w:rsidR="00867F06">
        <w:t>,</w:t>
      </w:r>
      <w:r w:rsidR="00B37FC9">
        <w:t xml:space="preserve"> juniorní pozice s moderním tech stackem mají stejnou pravděpodobnost AI požadavku jako</w:t>
      </w:r>
      <w:r w:rsidR="00E83536">
        <w:t xml:space="preserve"> ty</w:t>
      </w:r>
      <w:r w:rsidR="00B37FC9">
        <w:t xml:space="preserve"> seniorní.</w:t>
      </w:r>
    </w:p>
    <w:p w14:paraId="1AA82A95" w14:textId="7F9AF233" w:rsidR="004D0BED" w:rsidRPr="00D2740B" w:rsidRDefault="00B37FC9" w:rsidP="00D2740B">
      <w:pPr>
        <w:pStyle w:val="Zkladntext"/>
      </w:pPr>
      <w:r>
        <w:lastRenderedPageBreak/>
        <w:t>Rozlišení mediátorů (job family) od nezávislých prediktorů (skill clustery) je pro správnou interpretaci</w:t>
      </w:r>
      <w:r w:rsidR="00B9186B">
        <w:t xml:space="preserve"> klíčové</w:t>
      </w:r>
      <w:r>
        <w:t>. Plný model M3 ukazuje čistý efekt dovedností po kontrole typu role</w:t>
      </w:r>
      <w:r w:rsidR="00D2740B">
        <w:t>. M</w:t>
      </w:r>
      <w:r>
        <w:t xml:space="preserve">odel bez job_family ukazuje kumulativní efekt dovedností včetně jejich nepřímého působení </w:t>
      </w:r>
      <w:r w:rsidR="00D2740B">
        <w:t>přes</w:t>
      </w:r>
      <w:r>
        <w:t xml:space="preserve"> </w:t>
      </w:r>
      <w:r w:rsidR="00D2740B">
        <w:t xml:space="preserve">kategorizaci do </w:t>
      </w:r>
      <w:r>
        <w:t>profes</w:t>
      </w:r>
      <w:r w:rsidR="00D2740B">
        <w:t>í</w:t>
      </w:r>
      <w:r>
        <w:t>.</w:t>
      </w:r>
      <w:r w:rsidR="00D2740B">
        <w:t xml:space="preserve"> </w:t>
      </w:r>
      <w:r w:rsidR="004D0BED">
        <w:t xml:space="preserve">Kategorie „Unknown" a „Missing" vykazují v Modelu M3 signifikantní efekty, což </w:t>
      </w:r>
      <w:r w:rsidR="00111FEC">
        <w:t>značí</w:t>
      </w:r>
      <w:r w:rsidR="004D0BED">
        <w:t>, že chybějící hodnoty nejsou v datech náhodné (Missing Not At Random). Tyto efekty však nejsou statistickým artefaktem</w:t>
      </w:r>
      <w:r w:rsidR="00111FEC">
        <w:t xml:space="preserve">, </w:t>
      </w:r>
      <w:r w:rsidR="004D0BED">
        <w:t>mají smysluplnou interpretaci v kontextu IT trhu práce.</w:t>
      </w:r>
    </w:p>
    <w:p w14:paraId="18B2A5CA" w14:textId="3542F168" w:rsidR="004D0BED" w:rsidRDefault="004D0BED" w:rsidP="005A3911">
      <w:pPr>
        <w:pStyle w:val="Zkladntext"/>
      </w:pPr>
      <w:r>
        <w:t xml:space="preserve">Unknown region (AME = +5,0 p. b.; p &lt; 0,001) pravděpodobně zachycuje celostátní a plně remote pozice, které jsou s AI asociovány silněji </w:t>
      </w:r>
      <w:r w:rsidRPr="0032317E">
        <w:rPr>
          <w:highlight w:val="yellow"/>
        </w:rPr>
        <w:t>(viz sekce 5.1.4).</w:t>
      </w:r>
      <w:r>
        <w:t xml:space="preserve"> Missing education (AME = +4,3 p. b.; p &lt; 0,001) odpovídá technicky náročným rolím, kde zaměstnavatel upřednostňuje portfolio dovedností před formálním vzděláním</w:t>
      </w:r>
      <w:r w:rsidR="0032317E">
        <w:t xml:space="preserve">. </w:t>
      </w:r>
      <w:r w:rsidR="0032317E" w:rsidRPr="00312491">
        <w:rPr>
          <w:highlight w:val="yellow"/>
        </w:rPr>
        <w:t>P</w:t>
      </w:r>
      <w:r w:rsidRPr="00312491">
        <w:rPr>
          <w:highlight w:val="yellow"/>
        </w:rPr>
        <w:t>rávě tento přístup je pro AI-orientované firmy</w:t>
      </w:r>
      <w:r w:rsidR="0032317E" w:rsidRPr="00312491">
        <w:rPr>
          <w:highlight w:val="yellow"/>
        </w:rPr>
        <w:t xml:space="preserve"> typický</w:t>
      </w:r>
      <w:r>
        <w:t xml:space="preserve">. Unknown velikost firmy (AME = −3,6 p. b.; p = 0,004) </w:t>
      </w:r>
      <w:r w:rsidR="005A3911">
        <w:t xml:space="preserve">by mohlo </w:t>
      </w:r>
      <w:r w:rsidR="00672149">
        <w:t xml:space="preserve">teoreticky </w:t>
      </w:r>
      <w:r>
        <w:t>reflektovat menší startupy, které údaje na Glassdoor nezveřejňují a mají nižší adopci AI.</w:t>
      </w:r>
    </w:p>
    <w:p w14:paraId="6180D9C5" w14:textId="188EEE0F" w:rsidR="00A30711" w:rsidRDefault="004D0BED" w:rsidP="004D0BED">
      <w:pPr>
        <w:pStyle w:val="Zkladntext"/>
      </w:pPr>
      <w:r>
        <w:t>Robustnost výsledků vůči chybějícím hodnotám byla ověřena na podvzorku se známým vzděláním (N = 11 484): koeficienty ostatních prediktorů zůstaly konzistentní (Pseudo R² = 0,118 vs. 0,130 na plném vzorku), což potvrzuje, že missing-indicator metoda (</w:t>
      </w:r>
      <w:r w:rsidRPr="00BC674B">
        <w:rPr>
          <w:highlight w:val="yellow"/>
        </w:rPr>
        <w:t>Allison, 2001</w:t>
      </w:r>
      <w:r>
        <w:t>) nezkresluje odhady klíčových proměnných ani při 35,7 % chybějících hodnot vzdělání.</w:t>
      </w:r>
    </w:p>
    <w:p w14:paraId="58E8CD50" w14:textId="7D0B9C37" w:rsidR="0076512D" w:rsidRDefault="0076512D" w:rsidP="0076512D">
      <w:pPr>
        <w:pStyle w:val="Nadpis2"/>
      </w:pPr>
      <w:r>
        <w:t>Dovednostní profil AI pozic</w:t>
      </w:r>
    </w:p>
    <w:p w14:paraId="777CC04E" w14:textId="11A5CD26" w:rsidR="0076512D" w:rsidRDefault="0076512D" w:rsidP="0076512D">
      <w:pPr>
        <w:pStyle w:val="Zkladntext"/>
      </w:pPr>
      <w:r w:rsidRPr="0076512D">
        <w:t>AI pozice vyžadují objemnější portfolio technických dovedností. Průměrný počet požadovaných hard skills u pozic bez AI činil přibližně 16,0 (SD = 10,1), u AI Integration pozic 19,5 (SD = 10,4) a u Applied/Core AI pozic 20,6 (SD = 10,8). Rozdíl přibližně 4 dovedností mezi non-AI a AI pozicemi je statisticky vysoce významný (t = −20,0; p &lt; 0,001) a reflektuje komplexnější povahu AI rolí, kde je od uchazečů očekáváno zvládání širšího arzenálu technologií.</w:t>
      </w:r>
    </w:p>
    <w:p w14:paraId="15E37A23" w14:textId="002C4209" w:rsidR="0076512D" w:rsidRDefault="0076512D" w:rsidP="0076512D">
      <w:pPr>
        <w:pStyle w:val="Zkladntext"/>
      </w:pPr>
      <w:r>
        <w:t>Hlavní logistické modely (</w:t>
      </w:r>
      <w:r w:rsidRPr="006E1D5A">
        <w:rPr>
          <w:highlight w:val="yellow"/>
        </w:rPr>
        <w:t>sekce 5.4</w:t>
      </w:r>
      <w:r>
        <w:t xml:space="preserve">) </w:t>
      </w:r>
      <w:r w:rsidR="00B37D6F">
        <w:t xml:space="preserve">předem </w:t>
      </w:r>
      <w:r>
        <w:t xml:space="preserve">vyřazují clustery Generative AI a Data Science / ML jako tautologické s vysvětlovanou proměnnou. Pro kvantifikaci dopadu tohoto rozhodnutí </w:t>
      </w:r>
      <w:r w:rsidR="00B37D6F">
        <w:t xml:space="preserve">při navrhování modelu </w:t>
      </w:r>
      <w:r>
        <w:t>byla provedena citlivostní analýza, kde byly oba clustery do Modelu M3 vráceny.</w:t>
      </w:r>
    </w:p>
    <w:p w14:paraId="3B57BD75" w14:textId="744ABDB7" w:rsidR="0076512D" w:rsidRDefault="0076512D" w:rsidP="00B37D6F">
      <w:pPr>
        <w:pStyle w:val="Zkladntext"/>
      </w:pPr>
      <w:r>
        <w:lastRenderedPageBreak/>
        <w:t>Po zařazení cirkulárních clusterů vzrostlo Pseudo R² z 13,0 % na přibližně 34 %. Generative AI se stala naprosto dominantním prediktorem (AME ≈ +32 p. b.) a Data Science / ML druhým nejsilnějším (AME ≈ +26 p. b.). Tyto dva clustery tedy vysvětlovaly přibližně 21 procentních bodů variability, což představuje zhruba 62 % celkové prediktivní schopnosti rozšířeného modelu.</w:t>
      </w:r>
      <w:r w:rsidR="00B37D6F">
        <w:t xml:space="preserve"> </w:t>
      </w:r>
      <w:r>
        <w:t xml:space="preserve">Přítomnost cirkulárních clusterů zároveň potlačila efekty ostatních prediktorů. Ve srovnání s hlavním modelem (bez </w:t>
      </w:r>
      <w:r w:rsidR="00B37D6F">
        <w:t xml:space="preserve">sklil clusteru </w:t>
      </w:r>
      <w:r>
        <w:t>Gen</w:t>
      </w:r>
      <w:r w:rsidR="00B37D6F">
        <w:t xml:space="preserve">erative AI </w:t>
      </w:r>
      <w:r>
        <w:t>/</w:t>
      </w:r>
      <w:r w:rsidR="00B37D6F">
        <w:t xml:space="preserve"> </w:t>
      </w:r>
      <w:r>
        <w:t>ML) klesly AME zbývajících clusterů přibližně</w:t>
      </w:r>
      <w:r w:rsidR="00E861DA">
        <w:t xml:space="preserve"> o</w:t>
      </w:r>
      <w:r>
        <w:t xml:space="preserve"> polovinu</w:t>
      </w:r>
      <w:r w:rsidR="00E861DA">
        <w:t xml:space="preserve"> (</w:t>
      </w:r>
      <w:r>
        <w:t>Cloud Computing z +6,6 na ≈ +3 p. b., Dynamic Web z +9,4 na ≈ +5 p. b., Data Engineering z +4,5 na ≈ +1 p. b</w:t>
      </w:r>
      <w:r w:rsidR="00E861DA">
        <w:t>).</w:t>
      </w:r>
      <w:r>
        <w:t xml:space="preserve"> Některé clustery (DevOps/Containers, Systems Programming) </w:t>
      </w:r>
      <w:r w:rsidR="003040A1">
        <w:t xml:space="preserve">zcela </w:t>
      </w:r>
      <w:r>
        <w:t xml:space="preserve">ztratily signifikanci. </w:t>
      </w:r>
      <w:r w:rsidR="001E6D65">
        <w:t xml:space="preserve">Tato zjištění potvrzují, že při </w:t>
      </w:r>
      <w:r>
        <w:t xml:space="preserve">ponechání cirkulárních </w:t>
      </w:r>
      <w:r w:rsidR="00EE7C46">
        <w:t xml:space="preserve">sklil </w:t>
      </w:r>
      <w:r>
        <w:t xml:space="preserve">clusterů v modelu by efekty ostatních technologických dovedností byly podceněny, </w:t>
      </w:r>
      <w:r w:rsidRPr="00953DD5">
        <w:rPr>
          <w:highlight w:val="yellow"/>
        </w:rPr>
        <w:t>neboť GenAI a DS/ML absorbují variabilitu, která ve skutečnosti pramění z širšího technologického profilu pozice.</w:t>
      </w:r>
    </w:p>
    <w:p w14:paraId="5C1060D5" w14:textId="5277BF0D" w:rsidR="002764F1" w:rsidRDefault="00846059" w:rsidP="00846059">
      <w:pPr>
        <w:pStyle w:val="Nadpis2"/>
      </w:pPr>
      <w:r>
        <w:t> Multinomi</w:t>
      </w:r>
      <w:r w:rsidR="00EC0FFD">
        <w:t>cký</w:t>
      </w:r>
      <w:r>
        <w:t xml:space="preserve"> logit </w:t>
      </w:r>
      <w:r w:rsidR="004D4E6F">
        <w:t>(</w:t>
      </w:r>
      <w:r>
        <w:t>používání AI oproti vývoji AI</w:t>
      </w:r>
      <w:r w:rsidR="004D4E6F">
        <w:t>)</w:t>
      </w:r>
    </w:p>
    <w:p w14:paraId="62353D84" w14:textId="0805FAA1" w:rsidR="00AB77C3" w:rsidRDefault="00AB77C3" w:rsidP="00B1249A">
      <w:pPr>
        <w:pStyle w:val="Zkladntext"/>
      </w:pPr>
      <w:r>
        <w:t>Stěžejní přidanou</w:t>
      </w:r>
      <w:r w:rsidR="0002090B">
        <w:t xml:space="preserve"> analytickou</w:t>
      </w:r>
      <w:r>
        <w:t xml:space="preserve"> hodnot</w:t>
      </w:r>
      <w:r w:rsidR="0002090B">
        <w:t>u</w:t>
      </w:r>
      <w:r>
        <w:t xml:space="preserve"> </w:t>
      </w:r>
      <w:r w:rsidR="0002090B">
        <w:t xml:space="preserve">nabývá také </w:t>
      </w:r>
      <w:r>
        <w:t xml:space="preserve">rozlišení mezi pozicemi, které AI pouze integrují do svých procesů (AI Integration), a pozicemi, </w:t>
      </w:r>
      <w:r w:rsidR="0002090B">
        <w:t>kde se</w:t>
      </w:r>
      <w:r>
        <w:t xml:space="preserve"> AI přímo vyvíjí (Applied/Core AI). K tomuto účelu byl odhadnut multinomi</w:t>
      </w:r>
      <w:r w:rsidR="000F1B35">
        <w:t xml:space="preserve">cký </w:t>
      </w:r>
      <w:r>
        <w:t>logistický model (mlogit) se třemi kategoriemi výsledné proměnné (None, AI Integration, Applied/Core AI)</w:t>
      </w:r>
      <w:r w:rsidR="0002090B">
        <w:t xml:space="preserve">, </w:t>
      </w:r>
      <w:r>
        <w:t>None</w:t>
      </w:r>
      <w:r w:rsidR="0002090B">
        <w:t xml:space="preserve"> jako kategorií referenční</w:t>
      </w:r>
      <w:r>
        <w:t xml:space="preserve">. </w:t>
      </w:r>
      <w:r w:rsidR="00B1249A">
        <w:t>Stejně jako u</w:t>
      </w:r>
      <w:r>
        <w:t xml:space="preserve"> binární</w:t>
      </w:r>
      <w:r w:rsidR="00B1249A">
        <w:t>ho</w:t>
      </w:r>
      <w:r>
        <w:t xml:space="preserve"> logit</w:t>
      </w:r>
      <w:r w:rsidR="00B1249A">
        <w:t>u</w:t>
      </w:r>
      <w:r>
        <w:t xml:space="preserve"> (</w:t>
      </w:r>
      <w:r w:rsidRPr="00711894">
        <w:rPr>
          <w:highlight w:val="yellow"/>
        </w:rPr>
        <w:t>sekce 5.4</w:t>
      </w:r>
      <w:r>
        <w:t xml:space="preserve">) byly </w:t>
      </w:r>
      <w:r w:rsidR="00711894">
        <w:t xml:space="preserve">vyřazeny </w:t>
      </w:r>
      <w:r>
        <w:t>cirkulární clustery Generative AI a Data Science / ML</w:t>
      </w:r>
      <w:r w:rsidR="00711894">
        <w:t xml:space="preserve">. U tohoto modelu bylo vyřazeno také </w:t>
      </w:r>
      <w:r>
        <w:t>vzdělání (edu_logit) kvůli nedostatečné</w:t>
      </w:r>
      <w:r w:rsidR="00711894">
        <w:t>mu množství pozorování</w:t>
      </w:r>
      <w:r>
        <w:t xml:space="preserve"> (HS/Associate × Applied AI = 23 </w:t>
      </w:r>
      <w:r w:rsidR="00711894">
        <w:t>poz.</w:t>
      </w:r>
      <w:r>
        <w:t xml:space="preserve"> &lt; 50). </w:t>
      </w:r>
      <w:bookmarkStart w:id="59" w:name="_Hlk227061176"/>
      <w:r w:rsidRPr="00B1249A">
        <w:rPr>
          <w:highlight w:val="yellow"/>
        </w:rPr>
        <w:t xml:space="preserve">Modely byly odhadovány inkrementálně (M1–M3) se </w:t>
      </w:r>
      <w:r w:rsidR="00A00568">
        <w:rPr>
          <w:highlight w:val="yellow"/>
        </w:rPr>
        <w:t>obdobnou</w:t>
      </w:r>
      <w:r w:rsidRPr="00B1249A">
        <w:rPr>
          <w:highlight w:val="yellow"/>
        </w:rPr>
        <w:t xml:space="preserve"> strukturou jako v</w:t>
      </w:r>
      <w:bookmarkEnd w:id="59"/>
      <w:r>
        <w:t xml:space="preserve"> </w:t>
      </w:r>
      <w:r w:rsidRPr="00FB1E2E">
        <w:rPr>
          <w:highlight w:val="yellow"/>
        </w:rPr>
        <w:t>sekci 5.4</w:t>
      </w:r>
      <w:r w:rsidR="00A00568">
        <w:t>.</w:t>
      </w:r>
      <w:r>
        <w:t xml:space="preserve"> </w:t>
      </w:r>
      <w:r w:rsidR="00A00568">
        <w:t>Ní</w:t>
      </w:r>
      <w:r>
        <w:t>že jsou reportovány výsledky plného Modelu M3 (Pseudo R² = 0,125).</w:t>
      </w:r>
      <w:r w:rsidR="00B1249A">
        <w:t xml:space="preserve"> </w:t>
      </w:r>
      <w:r>
        <w:t>Výsledky AME z</w:t>
      </w:r>
      <w:r w:rsidR="001044AC">
        <w:t> </w:t>
      </w:r>
      <w:r>
        <w:t>multinomi</w:t>
      </w:r>
      <w:r w:rsidR="001044AC">
        <w:t xml:space="preserve">ckého </w:t>
      </w:r>
      <w:r w:rsidR="00AB68B8">
        <w:t>m</w:t>
      </w:r>
      <w:r>
        <w:t>odelu M3 odhalují kvalitativně odlišné dovednostní profily obou kategorií</w:t>
      </w:r>
      <w:r w:rsidR="00FB1E2E">
        <w:t>. P</w:t>
      </w:r>
      <w:r>
        <w:t xml:space="preserve">rávě v rozdílech mezi nimi spočívá hlavní přínos </w:t>
      </w:r>
      <w:r w:rsidR="009C126A">
        <w:t>tohoto</w:t>
      </w:r>
      <w:r>
        <w:t xml:space="preserve"> přístupu oproti</w:t>
      </w:r>
      <w:r w:rsidR="0080563D">
        <w:t xml:space="preserve"> </w:t>
      </w:r>
      <w:r w:rsidR="008E60C2">
        <w:t xml:space="preserve">pouhému </w:t>
      </w:r>
      <w:r>
        <w:t>binárnímu logitu.</w:t>
      </w:r>
    </w:p>
    <w:p w14:paraId="2F85CDDE" w14:textId="2625D19F" w:rsidR="00AB77C3" w:rsidRPr="00FB1E2E" w:rsidRDefault="00AB77C3" w:rsidP="00DA61E8">
      <w:pPr>
        <w:pStyle w:val="Zkladntext"/>
        <w:ind w:left="0" w:firstLine="0"/>
        <w:rPr>
          <w:b/>
          <w:bCs/>
        </w:rPr>
      </w:pPr>
      <w:r w:rsidRPr="00FB1E2E">
        <w:rPr>
          <w:b/>
          <w:bCs/>
        </w:rPr>
        <w:t>Společné prediktory</w:t>
      </w:r>
      <w:r w:rsidR="00DA61E8">
        <w:rPr>
          <w:b/>
          <w:bCs/>
        </w:rPr>
        <w:t xml:space="preserve"> aneb </w:t>
      </w:r>
      <w:r w:rsidRPr="00FB1E2E">
        <w:rPr>
          <w:b/>
          <w:bCs/>
        </w:rPr>
        <w:t>co zvyšuje pravděpodobnost AI požadavku</w:t>
      </w:r>
    </w:p>
    <w:p w14:paraId="5A549AC7" w14:textId="00BB27C8" w:rsidR="00AB77C3" w:rsidRDefault="00AB77C3" w:rsidP="00AB77C3">
      <w:pPr>
        <w:pStyle w:val="Zkladntext"/>
      </w:pPr>
      <w:r>
        <w:t xml:space="preserve">Některé skill clustery zvyšují pravděpodobnost obou typů AI pozic, avšak s rozdílnou intenzitou. Dynamic Web je nejsilnějším pozitivním prediktorem u obou kategorií, přičemž efekt je silnější pro Applied/Core AI (+5,1 p. b.; p &lt; 0,001) než pro AI Integration (+4,4 p. b.; p &lt; 0,001). Podobně Cloud Computing predikuje obě kategorie, ale téměř dvojnásobně silněji AI Integration (+4,3 p. b.; p &lt; 0,001) oproti </w:t>
      </w:r>
      <w:r>
        <w:lastRenderedPageBreak/>
        <w:t>Applied/Core AI (+2,4 p. b.; p &lt; 0,001)</w:t>
      </w:r>
      <w:r w:rsidR="00A51D98">
        <w:t>.</w:t>
      </w:r>
      <w:r>
        <w:t xml:space="preserve"> </w:t>
      </w:r>
      <w:r w:rsidR="00A51D98">
        <w:t>Toto rozložení značí, že c</w:t>
      </w:r>
      <w:r>
        <w:t>loudová infrastruktura je primárně prostředkem nasazení AI služeb (integrace), zatímco moderní webové technologie jsou nedílnou součástí jak nasazení, tak vývoje AI aplikací. Dalšími společnými pozitivními prediktory jsou BI / Analytics (Integration: +2,0 p. b.; Applied: +1,3 p. b.) a DevOps / Containers (Integration: +1,6 p. b.; Applied: +1,0 p. b.).</w:t>
      </w:r>
    </w:p>
    <w:p w14:paraId="17C9098F" w14:textId="7324113F" w:rsidR="00AB77C3" w:rsidRDefault="00AB77C3" w:rsidP="00AB77C3">
      <w:pPr>
        <w:pStyle w:val="Zkladntext"/>
      </w:pPr>
      <w:r>
        <w:t xml:space="preserve">Na </w:t>
      </w:r>
      <w:r w:rsidR="00CF00AF">
        <w:t>opačné straně</w:t>
      </w:r>
      <w:r>
        <w:t xml:space="preserve"> </w:t>
      </w:r>
      <w:r w:rsidR="00CF00AF">
        <w:t xml:space="preserve">pak </w:t>
      </w:r>
      <w:r>
        <w:t xml:space="preserve">stojí Enterprise / Managed systémy (Integration: −4,2 p. b.; Applied: −2,7 p. b.) a Scripting / Shell (Integration: −3,1 p. b.; Applied: −2,5 p. b.), které </w:t>
      </w:r>
      <w:r w:rsidR="00F256F8">
        <w:t xml:space="preserve">oba </w:t>
      </w:r>
      <w:r>
        <w:t>konzistentně snižují pravděpodobnost obou typů AI pozic</w:t>
      </w:r>
      <w:r w:rsidR="00F256F8">
        <w:t>.</w:t>
      </w:r>
      <w:r>
        <w:t xml:space="preserve"> </w:t>
      </w:r>
      <w:r w:rsidR="00F256F8">
        <w:t>T</w:t>
      </w:r>
      <w:r>
        <w:t>radiční podnikové a infrastrukturní technologie s AI nesouvisejí</w:t>
      </w:r>
      <w:r w:rsidR="00F256F8">
        <w:t xml:space="preserve">, </w:t>
      </w:r>
      <w:r>
        <w:t>bez ohledu na úroveň AI zapojení.</w:t>
      </w:r>
    </w:p>
    <w:p w14:paraId="16807E1B" w14:textId="76BD4FEF" w:rsidR="00AB77C3" w:rsidRPr="0029539C" w:rsidRDefault="00AB77C3" w:rsidP="00DA61E8">
      <w:pPr>
        <w:pStyle w:val="Zkladntext"/>
        <w:ind w:left="0" w:firstLine="0"/>
        <w:rPr>
          <w:b/>
          <w:bCs/>
        </w:rPr>
      </w:pPr>
      <w:r w:rsidRPr="0029539C">
        <w:rPr>
          <w:b/>
          <w:bCs/>
        </w:rPr>
        <w:t>Diskriminující prediktory</w:t>
      </w:r>
      <w:r w:rsidR="00DA61E8">
        <w:rPr>
          <w:b/>
          <w:bCs/>
        </w:rPr>
        <w:t xml:space="preserve"> (</w:t>
      </w:r>
      <w:r w:rsidRPr="0029539C">
        <w:rPr>
          <w:b/>
          <w:bCs/>
        </w:rPr>
        <w:t>kde se</w:t>
      </w:r>
      <w:r w:rsidR="00DA61E8">
        <w:rPr>
          <w:b/>
          <w:bCs/>
        </w:rPr>
        <w:t xml:space="preserve"> u</w:t>
      </w:r>
      <w:r w:rsidRPr="0029539C">
        <w:rPr>
          <w:b/>
          <w:bCs/>
        </w:rPr>
        <w:t>žívání a vývoj AI zásadně liší</w:t>
      </w:r>
      <w:r w:rsidR="00DA61E8">
        <w:rPr>
          <w:b/>
          <w:bCs/>
        </w:rPr>
        <w:t>)</w:t>
      </w:r>
    </w:p>
    <w:p w14:paraId="1307A14B" w14:textId="3DC41F3B" w:rsidR="00AB77C3" w:rsidRDefault="00A0182B" w:rsidP="00EB2BEB">
      <w:pPr>
        <w:pStyle w:val="Zkladntext"/>
      </w:pPr>
      <w:r>
        <w:t>Dalším</w:t>
      </w:r>
      <w:r w:rsidR="00AB77C3">
        <w:t xml:space="preserve"> analytickým výstupem multinomi</w:t>
      </w:r>
      <w:r w:rsidR="00236272">
        <w:t>ckého</w:t>
      </w:r>
      <w:r w:rsidR="00AB77C3">
        <w:t xml:space="preserve"> modelu jsou clustery, jejichž efekt se mezi kategoriemi kvalitativně liší</w:t>
      </w:r>
      <w:r w:rsidR="00EB2BEB">
        <w:t xml:space="preserve">, </w:t>
      </w:r>
      <w:r w:rsidR="00AB77C3">
        <w:t>včetně případů, kdy směřují na opačné strany.</w:t>
      </w:r>
      <w:r w:rsidR="00EB2BEB">
        <w:t xml:space="preserve"> </w:t>
      </w:r>
      <w:r w:rsidR="00AB77C3">
        <w:t>Systems Programming vykazuje statisticky významný opačný efekt mezi kategoriemi</w:t>
      </w:r>
      <w:r w:rsidR="002A1C1E">
        <w:t>,</w:t>
      </w:r>
      <w:r w:rsidR="00AB77C3">
        <w:t xml:space="preserve"> snižuje pravděpodobnost AI Integration o 1,7 p. b. (p = 0,034), avšak zvyšuje pravděpodobnost Applied/Core AI o 4,2 p. b. (p &lt; 0,001). Jinými slovy, nízkoúrovňové programování (C, C++, Rust, embedded systémy) je aktivně neslučitelné s pouhou integrací AI nástrojů, ale představuje klíčovou kompetenci pro vývoj AI infrastruktury</w:t>
      </w:r>
      <w:r w:rsidR="009208BA">
        <w:t>,</w:t>
      </w:r>
      <w:r w:rsidR="00AB77C3">
        <w:t xml:space="preserve"> optimalizace pipeline, GPU computing, deployment AI modelů na zařízeních</w:t>
      </w:r>
      <w:r w:rsidR="00D6674B">
        <w:t xml:space="preserve"> apod</w:t>
      </w:r>
      <w:r w:rsidR="00AB77C3">
        <w:t>.</w:t>
      </w:r>
    </w:p>
    <w:p w14:paraId="31D3C9B3" w14:textId="5B96C131" w:rsidR="00AB77C3" w:rsidRDefault="00AB77C3" w:rsidP="00AB77C3">
      <w:pPr>
        <w:pStyle w:val="Zkladntext"/>
      </w:pPr>
      <w:r>
        <w:t>Data Engineering představuje nejčistší diskriminátor: nemá žádný statisticky významný vliv na P(AI Integration) (+0,2 p. b.; p = 0,703), avšak je jedním z nejsilnějších prediktorů P(Applied/Core AI) (+4,2 p. b.; p &lt; 0,001). Správa datových pipeline, ETL procesy a datová architektura jsou tedy výhradně doménou AI vývoje, nikoliv integrace</w:t>
      </w:r>
      <w:r w:rsidR="00255413">
        <w:t>.</w:t>
      </w:r>
      <w:r>
        <w:t xml:space="preserve"> Applied/Core AI pozice vyžadují schopnost zpracovat a připravit data pro trénink modelů, zatímco pozice využívající hotové AI API tuto dovednost nepotřebují.</w:t>
      </w:r>
    </w:p>
    <w:p w14:paraId="17A0A27D" w14:textId="2C3D337B" w:rsidR="00AB77C3" w:rsidRDefault="00AB77C3" w:rsidP="006D0457">
      <w:pPr>
        <w:pStyle w:val="Zkladntext"/>
      </w:pPr>
      <w:r>
        <w:t>Frontend Development a Enterprise Platforms vykazují opačný vzorec</w:t>
      </w:r>
      <w:r w:rsidR="00413C3F">
        <w:t>.</w:t>
      </w:r>
      <w:r>
        <w:t xml:space="preserve"> </w:t>
      </w:r>
      <w:r w:rsidR="00413C3F">
        <w:t>S</w:t>
      </w:r>
      <w:r>
        <w:t xml:space="preserve">ilně zvyšují P(AI Integration) (Frontend: +4,9 p. b., p &lt; 0,001; Enterprise Platforms: +5,8 p. b., p &lt; 0,001), ale nemají statisticky významný vliv na P(Applied/Core AI) (Frontend: −0,7 p. b., ns; Enterprise Platforms: −0,7 p. b., </w:t>
      </w:r>
      <w:r w:rsidRPr="00107FA3">
        <w:rPr>
          <w:highlight w:val="yellow"/>
        </w:rPr>
        <w:t>ns</w:t>
      </w:r>
      <w:r>
        <w:t xml:space="preserve">). Tyto aplikační dovednosti odpovídají pozicím, kde se AI nasazuje do existujících uživatelských rozhraní a podnikových systémů — chatboty v e-commerce, AI-poháněné dashboardy, doporučovací systémy </w:t>
      </w:r>
      <w:r>
        <w:lastRenderedPageBreak/>
        <w:t>na webu.</w:t>
      </w:r>
      <w:r w:rsidR="006D0457">
        <w:t xml:space="preserve"> </w:t>
      </w:r>
      <w:r>
        <w:t>Backend Development se rovněž profiluje jako prediktor Integration (+2,2 p. b.; p &lt; 0,001) spíše než Applied AI (+0,4 p. b.; ns), což odráží roli backendových vývojářů v integraci AI služeb přes API</w:t>
      </w:r>
      <w:r w:rsidR="00FD50C5">
        <w:t xml:space="preserve"> rozhraní</w:t>
      </w:r>
      <w:r>
        <w:t>.</w:t>
      </w:r>
    </w:p>
    <w:p w14:paraId="778378DE" w14:textId="437F31AC" w:rsidR="00AB77C3" w:rsidRDefault="00AB77C3" w:rsidP="00AB77C3">
      <w:pPr>
        <w:pStyle w:val="Zkladntext"/>
      </w:pPr>
      <w:r>
        <w:t xml:space="preserve">Výsledné dovednostní profily obou kategorií jsou konzistentní s teoretickým rozlišením úrovní AI adopce. Applied/Core AI pozice vyžadují </w:t>
      </w:r>
      <w:r w:rsidR="001C41AA">
        <w:t xml:space="preserve">klíčové </w:t>
      </w:r>
      <w:r>
        <w:t>inženýrské dovednosti (systémové programování, data engineering, nízkoúrovňová optimalizace), zatímco AI Integration pozice se vyznačují aplikačními dovednostmi (frontend, enterprise platformy, cloudové nasazení). Toto zjištění přímo validuje třístupňové rozlišení AI požadavků, které je konceptem této práce</w:t>
      </w:r>
      <w:r w:rsidR="001066AF">
        <w:t>.</w:t>
      </w:r>
      <w:r>
        <w:t xml:space="preserve"> </w:t>
      </w:r>
      <w:r w:rsidR="001066AF">
        <w:t>B</w:t>
      </w:r>
      <w:r>
        <w:t>inární logit odpoví</w:t>
      </w:r>
      <w:r w:rsidR="001066AF">
        <w:t xml:space="preserve">dá </w:t>
      </w:r>
      <w:r>
        <w:t xml:space="preserve">na otázku co </w:t>
      </w:r>
      <w:r w:rsidR="007E65C6">
        <w:t xml:space="preserve">AI </w:t>
      </w:r>
      <w:r>
        <w:t>predikuje</w:t>
      </w:r>
      <w:r w:rsidR="007E65C6">
        <w:t>,</w:t>
      </w:r>
      <w:r>
        <w:t xml:space="preserve"> </w:t>
      </w:r>
      <w:r w:rsidR="00432BC0">
        <w:t>multinomický</w:t>
      </w:r>
      <w:r>
        <w:t xml:space="preserve"> logit </w:t>
      </w:r>
      <w:r w:rsidR="00096F79">
        <w:t xml:space="preserve">pak </w:t>
      </w:r>
      <w:r>
        <w:t xml:space="preserve">na </w:t>
      </w:r>
      <w:r w:rsidR="00096F79">
        <w:t xml:space="preserve">to, </w:t>
      </w:r>
      <w:r>
        <w:t xml:space="preserve">co odlišuje používání AI od </w:t>
      </w:r>
      <w:r w:rsidR="00BC5B4F">
        <w:t xml:space="preserve">samotného </w:t>
      </w:r>
      <w:r>
        <w:t>vývoje</w:t>
      </w:r>
      <w:r w:rsidR="00096F79">
        <w:t>.</w:t>
      </w:r>
    </w:p>
    <w:p w14:paraId="09C0CE9E" w14:textId="77777777" w:rsidR="00AB77C3" w:rsidRPr="00683C18" w:rsidRDefault="00AB77C3" w:rsidP="00DA61E8">
      <w:pPr>
        <w:pStyle w:val="Zkladntext"/>
        <w:ind w:left="0" w:firstLine="0"/>
        <w:rPr>
          <w:b/>
          <w:bCs/>
        </w:rPr>
      </w:pPr>
      <w:r w:rsidRPr="00683C18">
        <w:rPr>
          <w:b/>
          <w:bCs/>
        </w:rPr>
        <w:t>Profesní skupiny a seniorita</w:t>
      </w:r>
    </w:p>
    <w:p w14:paraId="11B52EB0" w14:textId="31E29443" w:rsidR="00AB77C3" w:rsidRDefault="00AB77C3" w:rsidP="00530BCE">
      <w:pPr>
        <w:pStyle w:val="Zkladntext"/>
      </w:pPr>
      <w:r>
        <w:t xml:space="preserve">Z hlediska profesních skupin </w:t>
      </w:r>
      <w:r w:rsidR="0026002A">
        <w:t>existuje</w:t>
      </w:r>
      <w:r>
        <w:t xml:space="preserve"> asymetrie mezi kategoriemi. Oproti referenční kategorii Data &amp; AI mají všechny ostatní</w:t>
      </w:r>
      <w:r w:rsidR="00B17EBE">
        <w:t xml:space="preserve"> kategorie v</w:t>
      </w:r>
      <w:r>
        <w:t xml:space="preserve"> job famil</w:t>
      </w:r>
      <w:r w:rsidR="00B17EBE">
        <w:t>y</w:t>
      </w:r>
      <w:r>
        <w:t xml:space="preserve"> dramaticky nižší pravděpodobnost Applied/Core AI</w:t>
      </w:r>
      <w:r w:rsidR="00B17EBE">
        <w:t xml:space="preserve">: </w:t>
      </w:r>
      <w:r>
        <w:t>Other (−20,9 p. b.; p &lt; 0,001), DevOps &amp; Cloud (−19,5 p. b.; p &lt; 0,001), Software Developer (−19,6 p. b.; p &lt; 0,001), Software Engineer (−15,2 p. b.; p &lt; 0,001) a S</w:t>
      </w:r>
      <w:r w:rsidR="004C5794">
        <w:t>enior</w:t>
      </w:r>
      <w:r>
        <w:t>+ Software Engineer (−14,6 p. b.; p &lt; 0,001). U AI Integration jsou efekty mnohonásobně slabší a většinou statisticky nevýznamné. Integrace AI tedy proniká relativně rovnoměrně napříč profesemi, zatímco vývoj AI zůstává silně soustředěn v datových a AI specializacích.</w:t>
      </w:r>
    </w:p>
    <w:p w14:paraId="3FD0CAC5" w14:textId="0A0821C5" w:rsidR="00AB77C3" w:rsidRDefault="00AB77C3" w:rsidP="00AB77C3">
      <w:pPr>
        <w:pStyle w:val="Zkladntext"/>
      </w:pPr>
      <w:r>
        <w:t>Seniorita vykazuje odlišný vzorec pro obě kategorie. Pro AI Integration mají všechny úrovně zkušeností signifikantně nižší pravděpodobnost oproti referenční kategorii Mid (3–5 let): Junior −1,5 p. b. (p = 0,040), Senior+ −1,6 p. b. (p = 0,016), Missing −2,7 p. b. (p &lt; 0,001). Pro Applied/Core AI jsou však efekty seniority statisticky nevýznamné (Junior: −0,1 p. b., p = 0,851; Senior+: +0,6 p. b., p = 0,193). Vývoj AI tedy není vázán na konkrétní úroveň zkušeností — rozhodující jsou technické dovednosti, nikoliv délka praxe.</w:t>
      </w:r>
    </w:p>
    <w:p w14:paraId="47FFB1F8" w14:textId="202A61D1" w:rsidR="00AB77C3" w:rsidRPr="00683C18" w:rsidRDefault="00AB77C3" w:rsidP="00DA61E8">
      <w:pPr>
        <w:pStyle w:val="Zkladntext"/>
        <w:ind w:left="0" w:firstLine="0"/>
        <w:rPr>
          <w:b/>
          <w:bCs/>
        </w:rPr>
      </w:pPr>
      <w:r w:rsidRPr="00683C18">
        <w:rPr>
          <w:b/>
          <w:bCs/>
        </w:rPr>
        <w:t>Test mediace v</w:t>
      </w:r>
      <w:r w:rsidR="004F6556">
        <w:rPr>
          <w:b/>
          <w:bCs/>
        </w:rPr>
        <w:t> </w:t>
      </w:r>
      <w:r w:rsidRPr="00683C18">
        <w:rPr>
          <w:b/>
          <w:bCs/>
        </w:rPr>
        <w:t>multinomi</w:t>
      </w:r>
      <w:r w:rsidR="004F6556">
        <w:rPr>
          <w:b/>
          <w:bCs/>
        </w:rPr>
        <w:t xml:space="preserve">ckém </w:t>
      </w:r>
      <w:r w:rsidRPr="00683C18">
        <w:rPr>
          <w:b/>
          <w:bCs/>
        </w:rPr>
        <w:t>rámci</w:t>
      </w:r>
    </w:p>
    <w:p w14:paraId="475BFA0E" w14:textId="795CCDEC" w:rsidR="00AB77C3" w:rsidRDefault="00511497" w:rsidP="00AB77C3">
      <w:pPr>
        <w:pStyle w:val="Zkladntext"/>
      </w:pPr>
      <w:r>
        <w:t>A</w:t>
      </w:r>
      <w:r w:rsidR="00AB77C3">
        <w:t>nalýza</w:t>
      </w:r>
      <w:r>
        <w:t xml:space="preserve"> mediace</w:t>
      </w:r>
      <w:r w:rsidR="00AB77C3">
        <w:t xml:space="preserve"> (modely M3a bez job_family a M3b bez job_family i seniority) potvrzuje vzorce zjištěné v binárním logitu (</w:t>
      </w:r>
      <w:r w:rsidR="00AB77C3" w:rsidRPr="00511497">
        <w:rPr>
          <w:highlight w:val="yellow"/>
        </w:rPr>
        <w:t>sekce 5.4.4</w:t>
      </w:r>
      <w:r w:rsidR="00AB77C3">
        <w:t xml:space="preserve">), avšak </w:t>
      </w:r>
      <w:r>
        <w:t xml:space="preserve">s rozdíly </w:t>
      </w:r>
      <w:r w:rsidR="00AB77C3">
        <w:t xml:space="preserve">pro jednotlivé AI kategorie. Po vyřazení job_family z modelu vzrostl efekt Data Engineering na P(Applied AI) z +4,2 na +6,4 p. b. (+52 %), což potvrzuje, že podstatná </w:t>
      </w:r>
      <w:r w:rsidR="00AB77C3">
        <w:lastRenderedPageBreak/>
        <w:t>část efektu Data Engineering je mediována přes profesní skupinu. Současně se v modelu bez job_family stávají nově signifikantními Security / Identity (−1,8 p. b.; p &lt; 0,001), Testing / QA (−1,2 p. b.; p = 0,003) a Frontend Development (−1,5 p. b.; p = 0,001) pro Applied AI</w:t>
      </w:r>
      <w:r w:rsidR="00A65446">
        <w:t>.</w:t>
      </w:r>
      <w:r w:rsidR="00AB77C3">
        <w:t xml:space="preserve"> </w:t>
      </w:r>
      <w:r w:rsidR="00A65446">
        <w:t>T</w:t>
      </w:r>
      <w:r w:rsidR="00AB77C3">
        <w:t>yto efekty jsou v plném modelu absor</w:t>
      </w:r>
      <w:r w:rsidR="00A95090">
        <w:t>b</w:t>
      </w:r>
      <w:r w:rsidR="00AB77C3">
        <w:t>ovány profesní skupinou. Pokles log-likelihood (M3: −10 020 → M3a: −10 356) potvrzuje, že job_family je silný mediátor</w:t>
      </w:r>
      <w:r w:rsidR="00847147">
        <w:t>, naopak s</w:t>
      </w:r>
      <w:r w:rsidR="00AB77C3">
        <w:t xml:space="preserve">eniorita </w:t>
      </w:r>
      <w:r w:rsidR="00360B59">
        <w:t xml:space="preserve">nikoli </w:t>
      </w:r>
      <w:r w:rsidR="00AB77C3">
        <w:t>(M3a → M3b: ΔLL = 12).</w:t>
      </w:r>
    </w:p>
    <w:p w14:paraId="2E94B8DD" w14:textId="7956574D" w:rsidR="00AB77C3" w:rsidRPr="00683C18" w:rsidRDefault="00AB77C3" w:rsidP="00AB77C3">
      <w:pPr>
        <w:pStyle w:val="Zkladntext"/>
        <w:rPr>
          <w:b/>
          <w:bCs/>
        </w:rPr>
      </w:pPr>
      <w:r w:rsidRPr="00683C18">
        <w:rPr>
          <w:b/>
          <w:bCs/>
        </w:rPr>
        <w:t>Předpoklady a limity multinomi</w:t>
      </w:r>
      <w:r w:rsidR="00C171E0">
        <w:rPr>
          <w:b/>
          <w:bCs/>
        </w:rPr>
        <w:t>cké</w:t>
      </w:r>
      <w:r w:rsidR="004859C6">
        <w:rPr>
          <w:b/>
          <w:bCs/>
        </w:rPr>
        <w:t>ho</w:t>
      </w:r>
      <w:r w:rsidRPr="00683C18">
        <w:rPr>
          <w:b/>
          <w:bCs/>
        </w:rPr>
        <w:t xml:space="preserve"> logitu</w:t>
      </w:r>
    </w:p>
    <w:p w14:paraId="71908B8E" w14:textId="6888D379" w:rsidR="00AB77C3" w:rsidRDefault="00AB77C3" w:rsidP="00AB77C3">
      <w:pPr>
        <w:pStyle w:val="Zkladntext"/>
      </w:pPr>
      <w:r w:rsidRPr="008D7B68">
        <w:rPr>
          <w:highlight w:val="yellow"/>
        </w:rPr>
        <w:t>Hausmanovým testem byla ověřena nezávislost irelevantních alternativ (IIA), základní předpoklad multinomi</w:t>
      </w:r>
      <w:r w:rsidR="00FC6A23" w:rsidRPr="008D7B68">
        <w:rPr>
          <w:highlight w:val="yellow"/>
        </w:rPr>
        <w:t>ckého</w:t>
      </w:r>
      <w:r w:rsidRPr="008D7B68">
        <w:rPr>
          <w:highlight w:val="yellow"/>
        </w:rPr>
        <w:t xml:space="preserve"> logitu. Test formálně zamítá IIA (χ²(49) = 92,16; p = 0,0002), avšak variančně-kovarianční matice V_b − V_B není pozitivně definitní, což činí výsledek nespolehlivým — jedná se o známou limitaci Hausmanova testu u multinomi</w:t>
      </w:r>
      <w:r w:rsidR="00564F4D" w:rsidRPr="008D7B68">
        <w:rPr>
          <w:highlight w:val="yellow"/>
        </w:rPr>
        <w:t xml:space="preserve">ckých </w:t>
      </w:r>
      <w:r w:rsidRPr="008D7B68">
        <w:rPr>
          <w:highlight w:val="yellow"/>
        </w:rPr>
        <w:t>modelů s mnoha prediktory (Long &amp; Freese, 2014; Cheng &amp; Long, 2007). Multinomi</w:t>
      </w:r>
      <w:r w:rsidR="004959B4" w:rsidRPr="008D7B68">
        <w:rPr>
          <w:highlight w:val="yellow"/>
        </w:rPr>
        <w:t>cký</w:t>
      </w:r>
      <w:r w:rsidRPr="008D7B68">
        <w:rPr>
          <w:highlight w:val="yellow"/>
        </w:rPr>
        <w:t xml:space="preserve"> logit je v této práci použit jako exploratorní nástroj pro identifikaci kvalitativních dovednostních profilů</w:t>
      </w:r>
      <w:r w:rsidR="00884F4D" w:rsidRPr="008D7B68">
        <w:rPr>
          <w:highlight w:val="yellow"/>
        </w:rPr>
        <w:t>.</w:t>
      </w:r>
      <w:r w:rsidRPr="008D7B68">
        <w:rPr>
          <w:highlight w:val="yellow"/>
        </w:rPr>
        <w:t xml:space="preserve"> AME vzory (směr a relativní velikost efektů) jsou robustnější než přesné bodové odhady koeficientů. Tato limitace je diskutována v sekci 5.7.</w:t>
      </w:r>
    </w:p>
    <w:p w14:paraId="24581861" w14:textId="77777777" w:rsidR="00683C18" w:rsidRDefault="00683C18" w:rsidP="00AB77C3">
      <w:pPr>
        <w:pStyle w:val="Zkladntext"/>
      </w:pPr>
    </w:p>
    <w:p w14:paraId="668EBA83" w14:textId="77777777" w:rsidR="00683C18" w:rsidRDefault="00683C18" w:rsidP="00AB77C3">
      <w:pPr>
        <w:pStyle w:val="Zkladntext"/>
      </w:pPr>
    </w:p>
    <w:p w14:paraId="2ECB50CC" w14:textId="77777777" w:rsidR="00683C18" w:rsidRDefault="00683C18" w:rsidP="00AB77C3">
      <w:pPr>
        <w:pStyle w:val="Zkladntext"/>
      </w:pPr>
    </w:p>
    <w:p w14:paraId="70747A03" w14:textId="77777777" w:rsidR="00683C18" w:rsidRDefault="00683C18" w:rsidP="00AB77C3">
      <w:pPr>
        <w:pStyle w:val="Zkladntext"/>
      </w:pPr>
    </w:p>
    <w:p w14:paraId="421794F1" w14:textId="77777777" w:rsidR="00683C18" w:rsidRDefault="00683C18" w:rsidP="00AB77C3">
      <w:pPr>
        <w:pStyle w:val="Zkladntext"/>
      </w:pPr>
    </w:p>
    <w:p w14:paraId="77FAECA5" w14:textId="77777777" w:rsidR="00683C18" w:rsidRDefault="00683C18" w:rsidP="00AB77C3">
      <w:pPr>
        <w:pStyle w:val="Zkladntext"/>
      </w:pPr>
    </w:p>
    <w:p w14:paraId="198E1C05" w14:textId="77777777" w:rsidR="00683C18" w:rsidRDefault="00683C18" w:rsidP="00AB77C3">
      <w:pPr>
        <w:pStyle w:val="Zkladntext"/>
      </w:pPr>
    </w:p>
    <w:p w14:paraId="519120C6" w14:textId="77777777" w:rsidR="00683C18" w:rsidRDefault="00683C18" w:rsidP="00AB77C3">
      <w:pPr>
        <w:pStyle w:val="Zkladntext"/>
      </w:pPr>
    </w:p>
    <w:p w14:paraId="2AE0D1E3" w14:textId="77777777" w:rsidR="00683C18" w:rsidRDefault="00683C18" w:rsidP="00AB77C3">
      <w:pPr>
        <w:pStyle w:val="Zkladntext"/>
      </w:pPr>
    </w:p>
    <w:p w14:paraId="39BE28F5" w14:textId="77777777" w:rsidR="00683C18" w:rsidRDefault="00683C18" w:rsidP="00AB77C3">
      <w:pPr>
        <w:pStyle w:val="Zkladntext"/>
      </w:pPr>
    </w:p>
    <w:p w14:paraId="5146CB95" w14:textId="1D557302" w:rsidR="00AB77C3" w:rsidRDefault="00AB77C3" w:rsidP="00CE70EF">
      <w:pPr>
        <w:pStyle w:val="Nadpis2"/>
      </w:pPr>
      <w:r>
        <w:t>Komparativní analýza zemí (USA, Německo, Indie)</w:t>
      </w:r>
    </w:p>
    <w:p w14:paraId="7765F0E7" w14:textId="67C5BA54" w:rsidR="00D911CC" w:rsidRDefault="00AB77C3" w:rsidP="00D911CC">
      <w:pPr>
        <w:pStyle w:val="Zkladntext"/>
      </w:pPr>
      <w:r>
        <w:t xml:space="preserve">Komparativní analýza rozšiřuje záběr o tři ekonomicky, institucionálně a kulturně odlišné trhy práce s použitím odlišného datasetu než sekce 5.1–5.5. Zatímco </w:t>
      </w:r>
      <w:r>
        <w:lastRenderedPageBreak/>
        <w:t>předchozí analýza byla zaměřena</w:t>
      </w:r>
      <w:r w:rsidR="008E27BB">
        <w:t xml:space="preserve"> čistě</w:t>
      </w:r>
      <w:r>
        <w:t xml:space="preserve"> na americký trh práce, komparativní část kombinuje data ze tří zemí. Celkový sdružený dataset čítá </w:t>
      </w:r>
      <w:r w:rsidRPr="008E27BB">
        <w:rPr>
          <w:highlight w:val="yellow"/>
        </w:rPr>
        <w:t>44 832</w:t>
      </w:r>
      <w:r>
        <w:t xml:space="preserve"> pozorování (USA: 18 </w:t>
      </w:r>
      <w:r w:rsidRPr="008E27BB">
        <w:rPr>
          <w:highlight w:val="yellow"/>
        </w:rPr>
        <w:t>464, Indie: 17 114, Německo: 9 254</w:t>
      </w:r>
      <w:r>
        <w:t xml:space="preserve">). Po filtraci (confidence ≥ 0,7 a vyloučení starších inzerátů) zůstalo </w:t>
      </w:r>
      <w:r w:rsidRPr="008E27BB">
        <w:rPr>
          <w:highlight w:val="yellow"/>
        </w:rPr>
        <w:t>38 432 pozoro</w:t>
      </w:r>
      <w:r>
        <w:t>vání. Mzdy byly převedeny na USD pevnými kurzy za období scrapingu (</w:t>
      </w:r>
      <w:r w:rsidRPr="008E27BB">
        <w:rPr>
          <w:highlight w:val="yellow"/>
        </w:rPr>
        <w:t>EUR/USD = 1,165; INR/USD = 88)</w:t>
      </w:r>
      <w:r>
        <w:t xml:space="preserve"> a </w:t>
      </w:r>
      <w:r w:rsidR="00DE4259">
        <w:t xml:space="preserve">převedeny na roční mzdy </w:t>
      </w:r>
      <w:r>
        <w:t>s použitím country-specific odpracovaných hodin ročně (</w:t>
      </w:r>
      <w:r w:rsidRPr="008E27BB">
        <w:rPr>
          <w:highlight w:val="yellow"/>
        </w:rPr>
        <w:t>USA: 2 080 h, DE: 1 607 h dle OECD 2024, IN: 1 920 h</w:t>
      </w:r>
      <w:r>
        <w:t>). Odlehlé mzdové hodnoty mimo rozsah 3 000–500 000 USD (855 pozorování) byly vyřazeny.</w:t>
      </w:r>
    </w:p>
    <w:p w14:paraId="49B5646A" w14:textId="461A3B68" w:rsidR="00AB77C3" w:rsidRPr="00D911CC" w:rsidRDefault="00AB77C3" w:rsidP="00D911CC">
      <w:pPr>
        <w:pStyle w:val="Zkladntext"/>
        <w:ind w:left="0" w:firstLine="0"/>
        <w:rPr>
          <w:b/>
          <w:bCs/>
        </w:rPr>
      </w:pPr>
      <w:r w:rsidRPr="00D911CC">
        <w:rPr>
          <w:b/>
          <w:bCs/>
        </w:rPr>
        <w:t>Podíl AI pracovních míst podle země</w:t>
      </w:r>
    </w:p>
    <w:p w14:paraId="5A16CD35" w14:textId="189E8B3E" w:rsidR="00AB77C3" w:rsidRDefault="00AB77C3" w:rsidP="00576C27">
      <w:pPr>
        <w:pStyle w:val="Zkladntext"/>
      </w:pPr>
      <w:r>
        <w:t>Podíl AI pozic se mezi zeměmi</w:t>
      </w:r>
      <w:r w:rsidR="008E27BB">
        <w:t xml:space="preserve"> dramaticky liší</w:t>
      </w:r>
      <w:r>
        <w:t>. USA vykazují nejvyšší podíl AI požadavků (19,5 %), následován</w:t>
      </w:r>
      <w:r w:rsidR="001A7B29">
        <w:t>o</w:t>
      </w:r>
      <w:r>
        <w:t xml:space="preserve"> Německem (15,7 %) a </w:t>
      </w:r>
      <w:r w:rsidR="001A7B29">
        <w:t xml:space="preserve">poté </w:t>
      </w:r>
      <w:r>
        <w:t>výrazně zaostávající Indií (6,2 %). Tyto rozdíly jsou vysoce statisticky významné (Pearsonův χ² = 1 200; p &lt; 0,001).</w:t>
      </w:r>
      <w:r w:rsidR="00576C27">
        <w:t xml:space="preserve"> </w:t>
      </w:r>
      <w:r>
        <w:t>Nízký podíl AI pozic v Indii může reflektovat několik strukturálních faktorů</w:t>
      </w:r>
      <w:r w:rsidR="00576C27">
        <w:t xml:space="preserve"> jako</w:t>
      </w:r>
      <w:r>
        <w:t xml:space="preserve"> odlišnou maturitu IT trhu s větším podílem outsourcingových a podpůrných rolí, nižší penetraci platformy Glassdoor (s možným zkreslením směrem k méně technologicky pokročilým firmám) a obecně jinou strukturu poptávaných IT služeb.</w:t>
      </w:r>
    </w:p>
    <w:p w14:paraId="37CB5973" w14:textId="1C67C480" w:rsidR="00AB77C3" w:rsidRPr="00D911CC" w:rsidRDefault="00AB77C3" w:rsidP="00D911CC">
      <w:pPr>
        <w:pStyle w:val="Zkladntext"/>
        <w:ind w:left="0" w:firstLine="0"/>
        <w:rPr>
          <w:b/>
          <w:bCs/>
        </w:rPr>
      </w:pPr>
      <w:r w:rsidRPr="00D911CC">
        <w:rPr>
          <w:b/>
          <w:bCs/>
        </w:rPr>
        <w:t>Mzdové hladiny a pokrytí mzdových dat</w:t>
      </w:r>
    </w:p>
    <w:p w14:paraId="3FFE9E8F" w14:textId="5D19A31F" w:rsidR="00AB77C3" w:rsidRDefault="00AB77C3" w:rsidP="00AB77C3">
      <w:pPr>
        <w:pStyle w:val="Zkladntext"/>
      </w:pPr>
      <w:r>
        <w:t>Mediánové roční platy (v USD) se řádově liší: USA 117 869 USD, Německo 79 104 USD, Indie 6 535 USD. Tyto rozdíly primárně odrážejí cenovou hladinu a ekonomickou úroveň jednotlivých zemí, nikoliv p</w:t>
      </w:r>
      <w:r w:rsidRPr="009F18E6">
        <w:rPr>
          <w:highlight w:val="yellow"/>
        </w:rPr>
        <w:t>roduktivitu per se.</w:t>
      </w:r>
    </w:p>
    <w:p w14:paraId="261599DC" w14:textId="77777777" w:rsidR="00AB77C3" w:rsidRDefault="00AB77C3" w:rsidP="00AB77C3">
      <w:pPr>
        <w:pStyle w:val="Zkladntext"/>
      </w:pPr>
      <w:r>
        <w:t>Klíčovým omezením komparativní analýzy je výrazně odlišné pokrytí mzdových dat. V USA byly mzdové údaje k dispozici u 82,0 % pozorování, v Indii u 64,9 %, avšak v Německu pouze u 8,0 % (514 pozorování). Extrémně nízké pokrytí v Německu je strukturální povahy a odráží německou tradici mzdové mlčenlivosti (Gehaltsgeheimnis), absenci zákonné povinnosti zveřejňovat mzdy v inzerátech (na rozdíl od řady amerických států) a nízkou penetraci Glassdooru v Německu. Z tohoto důvodu je OLS mzdová regrese fakticky porovnáním USA vs. Indie — Německo přispívá pouze 2,1 % mzdového vzorku a koeficienty pro Německo je nutno interpretovat se značnou opatrností.</w:t>
      </w:r>
    </w:p>
    <w:p w14:paraId="25BC5275" w14:textId="77777777" w:rsidR="00AB77C3" w:rsidRDefault="00AB77C3" w:rsidP="00AB77C3">
      <w:pPr>
        <w:pStyle w:val="Zkladntext"/>
      </w:pPr>
    </w:p>
    <w:p w14:paraId="44B41B8F" w14:textId="0E379179" w:rsidR="00AB77C3" w:rsidRPr="00D911CC" w:rsidRDefault="00AB77C3" w:rsidP="00D911CC">
      <w:pPr>
        <w:pStyle w:val="Zkladntext"/>
        <w:ind w:left="0" w:firstLine="0"/>
        <w:rPr>
          <w:b/>
          <w:bCs/>
        </w:rPr>
      </w:pPr>
      <w:r w:rsidRPr="00D911CC">
        <w:rPr>
          <w:b/>
          <w:bCs/>
        </w:rPr>
        <w:t>Vzdělávací požadavky</w:t>
      </w:r>
    </w:p>
    <w:p w14:paraId="1C13AE76" w14:textId="7DBFEC79" w:rsidR="00AB77C3" w:rsidRDefault="00AB77C3" w:rsidP="00AB77C3">
      <w:pPr>
        <w:pStyle w:val="Zkladntext"/>
      </w:pPr>
      <w:r>
        <w:lastRenderedPageBreak/>
        <w:t>Vzdělávací požadavky se mezi zeměmi významně liší (χ² = 1 400; p &lt; 0,001). USA nejčastěji požadují vysokoškolský titul (60,4 %), Indie v 52,0 % případů a Německo pouze ve 33,3 %. Nízký podíl v Německu koresponduje s tradicí duálního vzdělávacího systému, kde profesní kvalifikace získaná učňovským vzděláváním (Ausbildung) je zaměstnavateli uznávána jako plnohodnotná alternativa k univerzitnímu titulu.</w:t>
      </w:r>
    </w:p>
    <w:p w14:paraId="3A18ABE6" w14:textId="77777777" w:rsidR="00AB77C3" w:rsidRDefault="00AB77C3" w:rsidP="00AB77C3">
      <w:pPr>
        <w:pStyle w:val="Zkladntext"/>
      </w:pPr>
      <w:r>
        <w:t>5.6.4 Sdružený OLS model s country fixed effects</w:t>
      </w:r>
    </w:p>
    <w:p w14:paraId="6B0F176E" w14:textId="6FF1DC27" w:rsidR="00AB77C3" w:rsidRDefault="00AB77C3" w:rsidP="00AB77C3">
      <w:pPr>
        <w:pStyle w:val="Zkladntext"/>
      </w:pPr>
      <w:r>
        <w:t>Pro testování, zda se AI mzdová prémie liší mezi zeměmi, byl odhadnut sdružený (pooled) Model B s fixními efekty na zemi (dummy proměnné pro Indii a USA, referenční kategorie = Německo). Model dosáhl R² = 0,936 (N = 23 897), přičemž vysoká hodnota R² je dána tím, že dummy proměnné zemí absorbují řádové mzdové rozdíly mezi ekonomikami.</w:t>
      </w:r>
    </w:p>
    <w:p w14:paraId="2CAFA9ED" w14:textId="7459D5A3" w:rsidR="00AB77C3" w:rsidRDefault="00AB77C3" w:rsidP="00AB77C3">
      <w:pPr>
        <w:pStyle w:val="Zkladntext"/>
      </w:pPr>
      <w:r>
        <w:t>Klíčové koeficienty sdruženého modelu: AI Integration +8,4 % (koeficient 0,084; p &lt; 0,001), Applied/Core AI +11,6 % (koeficient 0,116; p &lt; 0,001). Indie vykazuje platy přibližně o 90 % nižší než Německo (koeficient −2,269; exp(β) − 1 = −0,897), zatímco USA přibližně o 93 % vyšší (koeficient +0,656; exp(β) − 1 = 0,927). Možnost remote práce nese prémii +10,9 % (koeficient 0,109; p &lt; 0,001).</w:t>
      </w:r>
    </w:p>
    <w:p w14:paraId="6A16B4EC" w14:textId="77777777" w:rsidR="00AB77C3" w:rsidRDefault="00AB77C3" w:rsidP="00AB77C3">
      <w:pPr>
        <w:pStyle w:val="Zkladntext"/>
      </w:pPr>
      <w:r>
        <w:t>5.6.5 Interakční model — homogenita AI prémie napříč zeměmi</w:t>
      </w:r>
    </w:p>
    <w:p w14:paraId="033F71C3" w14:textId="205BA54B" w:rsidR="00AB77C3" w:rsidRDefault="00AB77C3" w:rsidP="00AB77C3">
      <w:pPr>
        <w:pStyle w:val="Zkladntext"/>
      </w:pPr>
      <w:r>
        <w:t>Klíčovým testem komparativní analýzy je otázka, zda se AI mzdová prémie statisticky významně liší mezi zeměmi. K tomuto účelu byl odhadnut interakční model s plnou interakcí country × ai_level.</w:t>
      </w:r>
    </w:p>
    <w:p w14:paraId="63DAB2A2" w14:textId="4C1744C4" w:rsidR="00AB77C3" w:rsidRDefault="00AB77C3" w:rsidP="00AB77C3">
      <w:pPr>
        <w:pStyle w:val="Zkladntext"/>
      </w:pPr>
      <w:r>
        <w:t>Interakční koeficienty (Indie × AI Integration: −0,103, p = 0,476; Indie × Applied AI: −0,030, p = 0,840; USA × AI Integration: −0,095, p = 0,494; USA × Applied AI: −0,037, p = 0,797) nejsou ani jednotlivě, ani společně statisticky významné. Společný F-test všech čtyř interakčních členů dává F(4; 23 833) = 0,15; p = 0,965.</w:t>
      </w:r>
    </w:p>
    <w:p w14:paraId="28692D19" w14:textId="414A308D" w:rsidR="00AB77C3" w:rsidRDefault="00AB77C3" w:rsidP="00AB77C3">
      <w:pPr>
        <w:pStyle w:val="Zkladntext"/>
      </w:pPr>
      <w:r>
        <w:t>Tento nulový výsledek je důležitým zjištěním: mezi zeměmi neexistuje statisticky významný rozdíl v AI mzdové prémii. Rozdíly mezi zeměmi se projevují ve frekvenci AI pracovních míst (viz deskriptivní statistika a multinom</w:t>
      </w:r>
      <w:r w:rsidR="006D65C9">
        <w:t>ický</w:t>
      </w:r>
      <w:r>
        <w:t xml:space="preserve"> logit), nikoliv v jejich mzdovém ohodnocení relativně k non-AI pozicím. Je však nutné interpretovat tento výsledek s přiměřenou opatrností. Německo přispívá do mzdového vzorku pouhými 514 pozorováními (2,1 % celku), což výrazně omezuje statistickou sílu (power) testu pro detekci případných německých odchylek. Interakční model tak </w:t>
      </w:r>
      <w:r>
        <w:lastRenderedPageBreak/>
        <w:t>fakticky testuje homogenitu AI prémie mezi USA a Indií s vysokou silou, zatímco pro Německo je schopnost testu odhalit i středně velké rozdíly omezená. Přesto je vysoká p-hodnota společného F-testu (0,965) natolik vzdálena hranici významnosti, že závěr o aproximativní homogenitě AI prémie je oprávněný — alespoň pro dvojici USA–Indie, která tvoří 97,9 % mzdového vzorku.</w:t>
      </w:r>
    </w:p>
    <w:p w14:paraId="65F3E6E8" w14:textId="1517B9EB" w:rsidR="00AB77C3" w:rsidRDefault="00AB77C3" w:rsidP="00AB77C3">
      <w:pPr>
        <w:pStyle w:val="Zkladntext"/>
      </w:pPr>
      <w:r>
        <w:t>5.6.6 Multinomi</w:t>
      </w:r>
      <w:r w:rsidR="00EC0FFD">
        <w:t>cký</w:t>
      </w:r>
      <w:r>
        <w:t xml:space="preserve"> logit — pravděpodobnost AI pozice podle země</w:t>
      </w:r>
    </w:p>
    <w:p w14:paraId="449DED3E" w14:textId="58F447B2" w:rsidR="00AB77C3" w:rsidRDefault="00AB77C3" w:rsidP="00AB77C3">
      <w:pPr>
        <w:pStyle w:val="Zkladntext"/>
      </w:pPr>
      <w:r>
        <w:t>Komparativní multinomi</w:t>
      </w:r>
      <w:r w:rsidR="00EC0FFD">
        <w:t>cký</w:t>
      </w:r>
      <w:r>
        <w:t xml:space="preserve"> logit (N = 32 279; Pseudo R² = 0,405) potvrzuje výrazné strukturální rozdíly v pravděpodobnosti AI pozice. Indie je oproti Německu přibližně o 83 % méně pravděpodobná co do vystavování AI pozic na úrovni AI Integration (RRR = 0,171; p &lt; 0,001) i Applied AI (RRR = 0,161; p &lt; 0,001).</w:t>
      </w:r>
    </w:p>
    <w:p w14:paraId="07F71922" w14:textId="7A2FA4EC" w:rsidR="00AB77C3" w:rsidRDefault="00AB77C3" w:rsidP="00AB77C3">
      <w:pPr>
        <w:pStyle w:val="Zkladntext"/>
      </w:pPr>
      <w:r>
        <w:t>Průměrné marginální efekty ukazují, že příslušnost k Indii snižuje pravděpodobnost AI Integration o 5,8 p. b. a Applied AI o 3,3 p. b. oproti Německu. USA mají oproti Německu mírně vyšší pravděpodobnost AI Integration (+3,4 p. b.; p = 0,029), avšak u Applied/Core AI je rozdíl statisticky nevýznamný (−0,4 p. b.; p = 0,734). To naznačuje, že po kontrole skill clusterů jsou USA a Německo si v hloubce AI adopce podobné — surové rozdíly v podílu AI pozic mezi USA a Německem vznikají kompozičním efektem (odlišnou strukturou pozic a dovedností), nikoliv systematicky odlišným přístupem k AI.</w:t>
      </w:r>
    </w:p>
    <w:p w14:paraId="19293CB0" w14:textId="2D8BD13E" w:rsidR="00846059" w:rsidRPr="00846059" w:rsidRDefault="00AB77C3" w:rsidP="00AB77C3">
      <w:pPr>
        <w:pStyle w:val="Zkladntext"/>
      </w:pPr>
      <w:r>
        <w:t>Nejsilnějšími prediktory AI klasifikace v komparativním modelu zůstávají Generative AI (RRR = 47,3× pro AI Integration, 69,5× pro Applied AI) a Data Science / ML (9,0× resp. 46,9×), což plně potvrzuje výsledky z amerického vzorku.</w:t>
      </w:r>
    </w:p>
    <w:p w14:paraId="6B049333" w14:textId="39CC92B1" w:rsidR="00D43B1B" w:rsidRPr="00E861E3" w:rsidRDefault="00D43B1B" w:rsidP="00D43B1B">
      <w:pPr>
        <w:pStyle w:val="Nadpis1"/>
      </w:pPr>
      <w:r w:rsidRPr="00E861E3">
        <w:lastRenderedPageBreak/>
        <w:t>Nadpis 1</w:t>
      </w:r>
      <w:bookmarkEnd w:id="5"/>
      <w:bookmarkEnd w:id="58"/>
    </w:p>
    <w:p w14:paraId="298FF015" w14:textId="77777777" w:rsidR="00D43B1B" w:rsidRPr="00E861E3" w:rsidRDefault="00D43B1B" w:rsidP="00D43B1B">
      <w:pPr>
        <w:pStyle w:val="Nadpis2"/>
      </w:pPr>
      <w:bookmarkStart w:id="60" w:name="_Toc22112414"/>
      <w:bookmarkStart w:id="61" w:name="_Toc226761443"/>
      <w:r w:rsidRPr="00E861E3">
        <w:t>Nadpis 2</w:t>
      </w:r>
      <w:bookmarkEnd w:id="60"/>
      <w:bookmarkEnd w:id="61"/>
    </w:p>
    <w:p w14:paraId="11FA267B" w14:textId="77777777" w:rsidR="00D43B1B" w:rsidRPr="00E861E3" w:rsidRDefault="00D43B1B" w:rsidP="00D43B1B">
      <w:pPr>
        <w:pStyle w:val="Nadpis3"/>
      </w:pPr>
      <w:bookmarkStart w:id="62" w:name="_Toc22112415"/>
      <w:bookmarkStart w:id="63" w:name="_Toc226761444"/>
      <w:r w:rsidRPr="00E861E3">
        <w:t>Nadpis 3</w:t>
      </w:r>
      <w:bookmarkEnd w:id="62"/>
      <w:bookmarkEnd w:id="63"/>
    </w:p>
    <w:p w14:paraId="44A2EFC9" w14:textId="77777777" w:rsidR="00D43B1B" w:rsidRPr="00E861E3" w:rsidRDefault="00D43B1B" w:rsidP="00374D09">
      <w:pPr>
        <w:pStyle w:val="Zkladntext"/>
      </w:pPr>
      <w:r w:rsidRPr="00E861E3">
        <w:t>Základní text</w:t>
      </w:r>
    </w:p>
    <w:p w14:paraId="39D5C737" w14:textId="77777777" w:rsidR="00D43B1B" w:rsidRPr="00E861E3" w:rsidRDefault="00D43B1B" w:rsidP="00D43B1B">
      <w:pPr>
        <w:pStyle w:val="Seznamsodrkami"/>
      </w:pPr>
      <w:r w:rsidRPr="00E861E3">
        <w:t>Seznam s odrážkami</w:t>
      </w:r>
    </w:p>
    <w:p w14:paraId="5948509C" w14:textId="77777777" w:rsidR="00A45FA0" w:rsidRPr="00E861E3" w:rsidRDefault="00A45FA0" w:rsidP="00A45FA0">
      <w:pPr>
        <w:pStyle w:val="slovanseznam"/>
      </w:pPr>
      <w:r w:rsidRPr="00E861E3">
        <w:t>Číslovaný seznam</w:t>
      </w:r>
    </w:p>
    <w:p w14:paraId="46496363" w14:textId="77777777" w:rsidR="004D0366" w:rsidRPr="00E861E3" w:rsidRDefault="004D0366" w:rsidP="004D0366">
      <w:r w:rsidRPr="00E861E3">
        <w:rPr>
          <w:noProof/>
        </w:rPr>
        <w:drawing>
          <wp:inline distT="0" distB="0" distL="0" distR="0" wp14:anchorId="19A0238D" wp14:editId="2F809C7C">
            <wp:extent cx="2133600" cy="213360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76AA54" w14:textId="77777777" w:rsidR="004D0366" w:rsidRPr="00E861E3" w:rsidRDefault="004D0366" w:rsidP="004D0366">
      <w:pPr>
        <w:pStyle w:val="Titulek"/>
      </w:pPr>
      <w:r w:rsidRPr="00E861E3">
        <w:t xml:space="preserve">Obr. </w:t>
      </w:r>
      <w:fldSimple w:instr=" STYLEREF 1 \s ">
        <w:r w:rsidR="00185D44" w:rsidRPr="00E861E3">
          <w:t>3</w:t>
        </w:r>
      </w:fldSimple>
      <w:r w:rsidRPr="00E861E3">
        <w:t>.</w:t>
      </w:r>
      <w:fldSimple w:instr=" SEQ Obr. \* ARABIC \s 1 ">
        <w:r w:rsidR="00185D44" w:rsidRPr="00E861E3">
          <w:t>1</w:t>
        </w:r>
      </w:fldSimple>
      <w:r w:rsidRPr="00E861E3">
        <w:t xml:space="preserve"> Titulek pro obrázek se vkládá pod obrázek</w:t>
      </w:r>
    </w:p>
    <w:p w14:paraId="4B71186E" w14:textId="77777777" w:rsidR="00127DA7" w:rsidRPr="00E861E3" w:rsidRDefault="00127DA7" w:rsidP="00127DA7">
      <w:pPr>
        <w:pStyle w:val="Zkladntext"/>
      </w:pPr>
      <w:r w:rsidRPr="00E861E3">
        <w:t xml:space="preserve">Nad tímto textem je obrázek s titulkem, pod tímto textem je tabulka s titulkem. </w:t>
      </w:r>
      <w:bookmarkStart w:id="64" w:name="_Hlk115687330"/>
      <w:r w:rsidRPr="00E861E3">
        <w:t>Pokud pracujete s grafem, použijte titulek pro obrázek.</w:t>
      </w:r>
      <w:bookmarkEnd w:id="64"/>
    </w:p>
    <w:p w14:paraId="4CC30B7A" w14:textId="77777777" w:rsidR="00127DA7" w:rsidRPr="00E861E3" w:rsidRDefault="00127DA7" w:rsidP="00127DA7">
      <w:pPr>
        <w:pStyle w:val="Titulek"/>
        <w:keepNext/>
      </w:pPr>
      <w:r w:rsidRPr="00E861E3">
        <w:t xml:space="preserve">Tab. </w:t>
      </w:r>
      <w:fldSimple w:instr=" STYLEREF 1 \s ">
        <w:r w:rsidR="00185D44" w:rsidRPr="00E861E3">
          <w:t>3</w:t>
        </w:r>
      </w:fldSimple>
      <w:r w:rsidRPr="00E861E3">
        <w:t>.</w:t>
      </w:r>
      <w:fldSimple w:instr=" SEQ Tab. \* ARABIC \s 1 ">
        <w:r w:rsidR="00185D44" w:rsidRPr="00E861E3">
          <w:t>1</w:t>
        </w:r>
      </w:fldSimple>
      <w:r w:rsidRPr="00E861E3">
        <w:t xml:space="preserve"> Titulek pro tabulku se vkládá nad tabulku</w:t>
      </w:r>
    </w:p>
    <w:tbl>
      <w:tblPr>
        <w:tblStyle w:val="Mkatabulky"/>
        <w:tblW w:w="0" w:type="auto"/>
        <w:tblLook w:val="04A0" w:firstRow="1" w:lastRow="0" w:firstColumn="1" w:lastColumn="0" w:noHBand="0" w:noVBand="1"/>
      </w:tblPr>
      <w:tblGrid>
        <w:gridCol w:w="2831"/>
        <w:gridCol w:w="2831"/>
        <w:gridCol w:w="2831"/>
      </w:tblGrid>
      <w:tr w:rsidR="00127DA7" w:rsidRPr="00E861E3" w14:paraId="50CBB95D" w14:textId="77777777" w:rsidTr="00127DA7">
        <w:tc>
          <w:tcPr>
            <w:tcW w:w="2831" w:type="dxa"/>
          </w:tcPr>
          <w:p w14:paraId="719C2727" w14:textId="77777777" w:rsidR="00127DA7" w:rsidRPr="00E861E3" w:rsidRDefault="00127DA7" w:rsidP="00127DA7"/>
        </w:tc>
        <w:tc>
          <w:tcPr>
            <w:tcW w:w="2831" w:type="dxa"/>
          </w:tcPr>
          <w:p w14:paraId="0E96E939" w14:textId="77777777" w:rsidR="00127DA7" w:rsidRPr="00E861E3" w:rsidRDefault="00127DA7" w:rsidP="00127DA7"/>
        </w:tc>
        <w:tc>
          <w:tcPr>
            <w:tcW w:w="2831" w:type="dxa"/>
          </w:tcPr>
          <w:p w14:paraId="4E7DF278" w14:textId="77777777" w:rsidR="00127DA7" w:rsidRPr="00E861E3" w:rsidRDefault="00127DA7" w:rsidP="00127DA7"/>
        </w:tc>
      </w:tr>
      <w:tr w:rsidR="00127DA7" w:rsidRPr="00E861E3" w14:paraId="052D1C6F" w14:textId="77777777" w:rsidTr="00127DA7">
        <w:tc>
          <w:tcPr>
            <w:tcW w:w="2831" w:type="dxa"/>
          </w:tcPr>
          <w:p w14:paraId="32930179" w14:textId="77777777" w:rsidR="00127DA7" w:rsidRPr="00E861E3" w:rsidRDefault="00127DA7" w:rsidP="00127DA7"/>
        </w:tc>
        <w:tc>
          <w:tcPr>
            <w:tcW w:w="2831" w:type="dxa"/>
          </w:tcPr>
          <w:p w14:paraId="4CAC4CE2" w14:textId="77777777" w:rsidR="00127DA7" w:rsidRPr="00E861E3" w:rsidRDefault="00127DA7" w:rsidP="00127DA7"/>
        </w:tc>
        <w:tc>
          <w:tcPr>
            <w:tcW w:w="2831" w:type="dxa"/>
          </w:tcPr>
          <w:p w14:paraId="090E5059" w14:textId="77777777" w:rsidR="00127DA7" w:rsidRPr="00E861E3" w:rsidRDefault="00127DA7" w:rsidP="00127DA7"/>
        </w:tc>
      </w:tr>
      <w:tr w:rsidR="00127DA7" w:rsidRPr="00E861E3" w14:paraId="70E61B9B" w14:textId="77777777" w:rsidTr="00127DA7">
        <w:tc>
          <w:tcPr>
            <w:tcW w:w="2831" w:type="dxa"/>
          </w:tcPr>
          <w:p w14:paraId="2EA88759" w14:textId="77777777" w:rsidR="00127DA7" w:rsidRPr="00E861E3" w:rsidRDefault="00127DA7" w:rsidP="00127DA7"/>
        </w:tc>
        <w:tc>
          <w:tcPr>
            <w:tcW w:w="2831" w:type="dxa"/>
          </w:tcPr>
          <w:p w14:paraId="125D1D94" w14:textId="77777777" w:rsidR="00127DA7" w:rsidRPr="00E861E3" w:rsidRDefault="00127DA7" w:rsidP="00127DA7"/>
        </w:tc>
        <w:tc>
          <w:tcPr>
            <w:tcW w:w="2831" w:type="dxa"/>
          </w:tcPr>
          <w:p w14:paraId="19446BBE" w14:textId="77777777" w:rsidR="00127DA7" w:rsidRPr="00E861E3" w:rsidRDefault="00127DA7" w:rsidP="00127DA7"/>
        </w:tc>
      </w:tr>
    </w:tbl>
    <w:p w14:paraId="46BE035E" w14:textId="77777777" w:rsidR="00127DA7" w:rsidRPr="00E861E3" w:rsidRDefault="00127DA7" w:rsidP="00127DA7"/>
    <w:p w14:paraId="029402F2" w14:textId="77777777" w:rsidR="00127DA7" w:rsidRPr="00E861E3" w:rsidRDefault="00127DA7" w:rsidP="00127DA7">
      <w:pPr>
        <w:pStyle w:val="Zkladntext"/>
      </w:pPr>
      <w:r w:rsidRPr="00E861E3">
        <w:t>Pro ostatní způsoby formátování si případně vytvořte vlastní styly.</w:t>
      </w:r>
    </w:p>
    <w:p w14:paraId="0341B092" w14:textId="77777777" w:rsidR="00127DA7" w:rsidRPr="00E861E3" w:rsidRDefault="00127DA7" w:rsidP="00127DA7"/>
    <w:p w14:paraId="0A1F7C6E" w14:textId="77777777" w:rsidR="004D0366" w:rsidRPr="00E861E3" w:rsidRDefault="004D0366" w:rsidP="004D0366"/>
    <w:p w14:paraId="74F53296" w14:textId="77777777" w:rsidR="00D43B1B" w:rsidRPr="00E861E3" w:rsidRDefault="00D43B1B" w:rsidP="00374D09">
      <w:pPr>
        <w:pStyle w:val="Zkladntext"/>
      </w:pPr>
    </w:p>
    <w:p w14:paraId="7DA2AAA1" w14:textId="77777777" w:rsidR="00A41743" w:rsidRPr="00E861E3" w:rsidRDefault="00A41743" w:rsidP="001D03B5">
      <w:pPr>
        <w:pStyle w:val="Nadpis1"/>
      </w:pPr>
      <w:bookmarkStart w:id="65" w:name="_Toc22112416"/>
      <w:bookmarkStart w:id="66" w:name="_Toc226761445"/>
      <w:r w:rsidRPr="00E861E3">
        <w:lastRenderedPageBreak/>
        <w:t>Závěr</w:t>
      </w:r>
      <w:bookmarkEnd w:id="65"/>
      <w:bookmarkEnd w:id="66"/>
    </w:p>
    <w:p w14:paraId="6478E024" w14:textId="77777777" w:rsidR="009407AC" w:rsidRPr="00E861E3" w:rsidRDefault="009407AC" w:rsidP="009407AC">
      <w:pPr>
        <w:pStyle w:val="Zkladntext"/>
      </w:pPr>
      <w:r w:rsidRPr="00E861E3">
        <w:t>[Zde vkládejte jednotlivé odstavce textu]</w:t>
      </w:r>
    </w:p>
    <w:p w14:paraId="0C3BB673" w14:textId="77777777" w:rsidR="003C7589" w:rsidRPr="00E861E3" w:rsidRDefault="003C7589" w:rsidP="003C7589">
      <w:pPr>
        <w:pStyle w:val="Zkladntext"/>
      </w:pPr>
    </w:p>
    <w:p w14:paraId="32CA4DDC" w14:textId="746392D4" w:rsidR="006E3695" w:rsidRPr="00E861E3" w:rsidRDefault="00A41743" w:rsidP="005D2EAA">
      <w:pPr>
        <w:pStyle w:val="Nadpisbezsla"/>
      </w:pPr>
      <w:bookmarkStart w:id="67" w:name="_Toc226761446"/>
      <w:r w:rsidRPr="00E861E3">
        <w:lastRenderedPageBreak/>
        <w:t>Seznam použité literatury</w:t>
      </w:r>
      <w:bookmarkEnd w:id="67"/>
    </w:p>
    <w:p w14:paraId="1619C36C" w14:textId="77777777" w:rsidR="006E3695" w:rsidRPr="00E861E3" w:rsidRDefault="006E3695" w:rsidP="006E3695">
      <w:pPr>
        <w:tabs>
          <w:tab w:val="num" w:pos="0"/>
          <w:tab w:val="num" w:pos="851"/>
        </w:tabs>
        <w:autoSpaceDE w:val="0"/>
        <w:autoSpaceDN w:val="0"/>
        <w:adjustRightInd w:val="0"/>
        <w:rPr>
          <w:rFonts w:cstheme="minorHAnsi"/>
          <w:color w:val="000000"/>
          <w:szCs w:val="24"/>
        </w:rPr>
      </w:pPr>
      <w:r w:rsidRPr="00E861E3">
        <w:rPr>
          <w:rFonts w:cstheme="minorHAnsi"/>
          <w:color w:val="000000"/>
          <w:szCs w:val="24"/>
        </w:rPr>
        <w:t xml:space="preserve">BAXA, Jaromír. What the Data Say about the Effects of Fiscal Policy in the Czech Republic. In: </w:t>
      </w:r>
      <w:r w:rsidRPr="00E861E3">
        <w:rPr>
          <w:rFonts w:cstheme="minorHAnsi"/>
          <w:i/>
          <w:color w:val="000000"/>
          <w:szCs w:val="24"/>
        </w:rPr>
        <w:t xml:space="preserve">Mathematical Methods in Economics 2010: 28th International Conference. </w:t>
      </w:r>
      <w:r w:rsidRPr="00E861E3">
        <w:rPr>
          <w:rFonts w:cstheme="minorHAnsi"/>
          <w:color w:val="000000"/>
          <w:szCs w:val="24"/>
        </w:rPr>
        <w:t xml:space="preserve">České Budějovice: University of South Bohemia in České Budějovice, 2010, s. 24. ISBN 978-80-7394-218-2.  </w:t>
      </w:r>
    </w:p>
    <w:p w14:paraId="756AB92F" w14:textId="77777777" w:rsidR="006E3695" w:rsidRPr="00E861E3" w:rsidRDefault="006E3695" w:rsidP="006E3695">
      <w:pPr>
        <w:tabs>
          <w:tab w:val="num" w:pos="0"/>
          <w:tab w:val="num" w:pos="851"/>
        </w:tabs>
        <w:autoSpaceDE w:val="0"/>
        <w:autoSpaceDN w:val="0"/>
        <w:adjustRightInd w:val="0"/>
        <w:rPr>
          <w:rFonts w:cstheme="minorHAnsi"/>
          <w:szCs w:val="24"/>
        </w:rPr>
      </w:pPr>
      <w:r w:rsidRPr="00E861E3">
        <w:rPr>
          <w:rFonts w:cstheme="minorHAnsi"/>
          <w:caps/>
          <w:szCs w:val="24"/>
        </w:rPr>
        <w:t>Cateora</w:t>
      </w:r>
      <w:r w:rsidRPr="00E861E3">
        <w:rPr>
          <w:rFonts w:cstheme="minorHAnsi"/>
          <w:szCs w:val="24"/>
        </w:rPr>
        <w:t xml:space="preserve">, Philip; </w:t>
      </w:r>
      <w:r w:rsidRPr="00E861E3">
        <w:rPr>
          <w:rFonts w:cstheme="minorHAnsi"/>
          <w:caps/>
          <w:szCs w:val="24"/>
        </w:rPr>
        <w:t>Graham</w:t>
      </w:r>
      <w:r w:rsidRPr="00E861E3">
        <w:rPr>
          <w:rFonts w:cstheme="minorHAnsi"/>
          <w:szCs w:val="24"/>
        </w:rPr>
        <w:t xml:space="preserve"> John a </w:t>
      </w:r>
      <w:r w:rsidRPr="00E861E3">
        <w:rPr>
          <w:rFonts w:cstheme="minorHAnsi"/>
          <w:caps/>
          <w:szCs w:val="24"/>
        </w:rPr>
        <w:t xml:space="preserve">Gilly, </w:t>
      </w:r>
      <w:r w:rsidRPr="00E861E3">
        <w:rPr>
          <w:rFonts w:cstheme="minorHAnsi"/>
          <w:szCs w:val="24"/>
        </w:rPr>
        <w:t xml:space="preserve">Mary. </w:t>
      </w:r>
      <w:r w:rsidRPr="00E861E3">
        <w:rPr>
          <w:rFonts w:cstheme="minorHAnsi"/>
          <w:i/>
          <w:szCs w:val="24"/>
        </w:rPr>
        <w:t>International Marketing</w:t>
      </w:r>
      <w:r w:rsidRPr="00E861E3">
        <w:rPr>
          <w:rFonts w:cstheme="minorHAnsi"/>
          <w:szCs w:val="24"/>
        </w:rPr>
        <w:t xml:space="preserve">. New York: McGraw-Hill Irwin. 2013. ISBN 978-0073529974.  </w:t>
      </w:r>
    </w:p>
    <w:p w14:paraId="1A4F2DB2" w14:textId="77777777" w:rsidR="006E3695" w:rsidRPr="00E861E3" w:rsidRDefault="006E3695" w:rsidP="006E3695">
      <w:pPr>
        <w:tabs>
          <w:tab w:val="num" w:pos="0"/>
          <w:tab w:val="num" w:pos="851"/>
        </w:tabs>
        <w:autoSpaceDE w:val="0"/>
        <w:autoSpaceDN w:val="0"/>
        <w:adjustRightInd w:val="0"/>
        <w:rPr>
          <w:rFonts w:cstheme="minorHAnsi"/>
          <w:color w:val="000000"/>
          <w:szCs w:val="24"/>
        </w:rPr>
      </w:pPr>
      <w:r w:rsidRPr="00E861E3">
        <w:rPr>
          <w:rFonts w:cstheme="minorHAnsi"/>
          <w:color w:val="000000"/>
          <w:szCs w:val="24"/>
        </w:rPr>
        <w:t xml:space="preserve">CIMLER, Petr a ZADRAŽILOVÁ, Dana. </w:t>
      </w:r>
      <w:r w:rsidRPr="00E861E3">
        <w:rPr>
          <w:rFonts w:cstheme="minorHAnsi"/>
          <w:i/>
          <w:iCs/>
          <w:color w:val="000000"/>
          <w:szCs w:val="24"/>
        </w:rPr>
        <w:t>Retail management</w:t>
      </w:r>
      <w:r w:rsidRPr="00E861E3">
        <w:rPr>
          <w:rFonts w:cstheme="minorHAnsi"/>
          <w:iCs/>
          <w:color w:val="000000"/>
          <w:szCs w:val="24"/>
        </w:rPr>
        <w:t xml:space="preserve">. </w:t>
      </w:r>
      <w:r w:rsidRPr="00E861E3">
        <w:rPr>
          <w:rFonts w:cstheme="minorHAnsi"/>
          <w:color w:val="000000"/>
          <w:szCs w:val="24"/>
        </w:rPr>
        <w:t xml:space="preserve">Praha: Management Press. 2007. ISBN 978-80-7261-167-6.  </w:t>
      </w:r>
    </w:p>
    <w:p w14:paraId="6A98D59C" w14:textId="77777777" w:rsidR="006E3695" w:rsidRPr="00E861E3" w:rsidRDefault="006E3695" w:rsidP="006E3695">
      <w:pPr>
        <w:pStyle w:val="Seznampouitliteratury"/>
        <w:tabs>
          <w:tab w:val="num" w:pos="0"/>
        </w:tabs>
        <w:spacing w:after="120"/>
      </w:pPr>
      <w:r w:rsidRPr="00E861E3">
        <w:t xml:space="preserve">ČAPEK, Jan. Comparing the Fit of New Keynesian DSGE Models. </w:t>
      </w:r>
      <w:r w:rsidRPr="00E861E3">
        <w:rPr>
          <w:i/>
          <w:iCs/>
        </w:rPr>
        <w:t>Central European Review of Economic Issues Ekonomická revue</w:t>
      </w:r>
      <w:r w:rsidRPr="00E861E3">
        <w:t>. 2010, č. 4, s. 207. ISSN 1212-3951.</w:t>
      </w:r>
    </w:p>
    <w:p w14:paraId="0447BA9C" w14:textId="77777777" w:rsidR="006E3695" w:rsidRPr="00E861E3" w:rsidRDefault="006E3695" w:rsidP="006E3695">
      <w:pPr>
        <w:pStyle w:val="Seznampouitliteratury"/>
        <w:tabs>
          <w:tab w:val="num" w:pos="0"/>
        </w:tabs>
        <w:spacing w:after="120"/>
        <w:rPr>
          <w:szCs w:val="24"/>
        </w:rPr>
      </w:pPr>
      <w:r w:rsidRPr="00E861E3">
        <w:rPr>
          <w:szCs w:val="24"/>
        </w:rPr>
        <w:t xml:space="preserve">ČESKÁ NÁRODNÍ BANKA. ČNB: </w:t>
      </w:r>
      <w:r w:rsidRPr="00E861E3">
        <w:rPr>
          <w:i/>
          <w:iCs/>
          <w:szCs w:val="24"/>
        </w:rPr>
        <w:t>Záznam z jednání bankovní rady ČNB ze dne 25. března 2010</w:t>
      </w:r>
      <w:r w:rsidRPr="00E861E3">
        <w:rPr>
          <w:szCs w:val="24"/>
        </w:rPr>
        <w:t xml:space="preserve"> [online]. ČNB [cit. 25. 3. 2010]. Dostupné z: http://www.cnb.cz/cs/menova_politika/br_zapisy_z_jednani/2010/cmom_100325.html</w:t>
      </w:r>
    </w:p>
    <w:p w14:paraId="4ECEAC97" w14:textId="77777777" w:rsidR="006E3695" w:rsidRPr="00E861E3" w:rsidRDefault="006E3695" w:rsidP="006E3695">
      <w:pPr>
        <w:pStyle w:val="Zkladntextodsazen2"/>
        <w:tabs>
          <w:tab w:val="num" w:pos="0"/>
        </w:tabs>
        <w:spacing w:line="240" w:lineRule="auto"/>
        <w:ind w:left="0"/>
        <w:rPr>
          <w:rFonts w:asciiTheme="minorHAnsi" w:hAnsiTheme="minorHAnsi" w:cstheme="minorHAnsi"/>
          <w:b/>
        </w:rPr>
      </w:pPr>
      <w:r w:rsidRPr="00E861E3">
        <w:rPr>
          <w:rFonts w:asciiTheme="minorHAnsi" w:hAnsiTheme="minorHAnsi" w:cstheme="minorHAnsi"/>
          <w:color w:val="000000"/>
        </w:rPr>
        <w:t xml:space="preserve">ČESKO, 1998. Zákon č. 111 ze dne 12. dubna 1998 o vysokých školách a o změně a doplnění dalších zákonů (zákon o vysokých školách). In: </w:t>
      </w:r>
      <w:r w:rsidRPr="00E861E3">
        <w:rPr>
          <w:rFonts w:asciiTheme="minorHAnsi" w:hAnsiTheme="minorHAnsi" w:cstheme="minorHAnsi"/>
          <w:i/>
          <w:color w:val="000000"/>
        </w:rPr>
        <w:t xml:space="preserve">Sbírka zákonů České republiky. </w:t>
      </w:r>
      <w:r w:rsidRPr="00E861E3">
        <w:rPr>
          <w:rFonts w:asciiTheme="minorHAnsi" w:hAnsiTheme="minorHAnsi" w:cstheme="minorHAnsi"/>
          <w:color w:val="000000"/>
        </w:rPr>
        <w:t xml:space="preserve">1998, částka 39, s. 5388-5419. </w:t>
      </w:r>
      <w:r w:rsidRPr="00E861E3">
        <w:rPr>
          <w:rFonts w:asciiTheme="minorHAnsi" w:hAnsiTheme="minorHAnsi" w:cstheme="minorHAnsi"/>
        </w:rPr>
        <w:t>ISSN 1211-1244.</w:t>
      </w:r>
      <w:r w:rsidRPr="00E861E3">
        <w:rPr>
          <w:rFonts w:asciiTheme="minorHAnsi" w:hAnsiTheme="minorHAnsi" w:cstheme="minorHAnsi"/>
          <w:b/>
        </w:rPr>
        <w:t xml:space="preserve"> </w:t>
      </w:r>
    </w:p>
    <w:p w14:paraId="69C0065A" w14:textId="77777777" w:rsidR="006E3695" w:rsidRPr="00E861E3" w:rsidRDefault="006E3695" w:rsidP="006E3695">
      <w:pPr>
        <w:tabs>
          <w:tab w:val="num" w:pos="0"/>
        </w:tabs>
        <w:autoSpaceDE w:val="0"/>
        <w:autoSpaceDN w:val="0"/>
        <w:adjustRightInd w:val="0"/>
        <w:rPr>
          <w:rFonts w:cstheme="minorHAnsi"/>
          <w:b/>
          <w:szCs w:val="24"/>
        </w:rPr>
      </w:pPr>
      <w:r w:rsidRPr="00E861E3">
        <w:rPr>
          <w:rFonts w:eastAsia="Calibri" w:cstheme="minorHAnsi"/>
          <w:szCs w:val="24"/>
        </w:rPr>
        <w:t>Č</w:t>
      </w:r>
      <w:r w:rsidRPr="00E861E3">
        <w:rPr>
          <w:rFonts w:cstheme="minorHAnsi"/>
          <w:szCs w:val="24"/>
        </w:rPr>
        <w:t xml:space="preserve">ESKO, 2012. </w:t>
      </w:r>
      <w:r w:rsidRPr="00E861E3">
        <w:rPr>
          <w:rFonts w:cstheme="minorHAnsi"/>
          <w:i/>
          <w:iCs/>
          <w:szCs w:val="24"/>
        </w:rPr>
        <w:t xml:space="preserve">Zákon č. 89/2012 Sb., občanský zákoník. </w:t>
      </w:r>
      <w:r w:rsidRPr="00E861E3">
        <w:rPr>
          <w:rFonts w:cstheme="minorHAnsi"/>
          <w:szCs w:val="24"/>
        </w:rPr>
        <w:t xml:space="preserve">Online. In: Zákony pro lidi. AION CS, © 2010–2023. Dostupné z: </w:t>
      </w:r>
      <w:hyperlink r:id="rId16" w:history="1">
        <w:r w:rsidRPr="00E861E3">
          <w:rPr>
            <w:rStyle w:val="Hypertextovodkaz"/>
            <w:rFonts w:cstheme="minorHAnsi"/>
            <w:szCs w:val="24"/>
          </w:rPr>
          <w:t>https://www.zakonyprolidi.cz/cs/2012-89</w:t>
        </w:r>
      </w:hyperlink>
      <w:r w:rsidRPr="00E861E3">
        <w:rPr>
          <w:rFonts w:cstheme="minorHAnsi"/>
          <w:szCs w:val="24"/>
        </w:rPr>
        <w:t>. [cit. 2023-03-14].</w:t>
      </w:r>
    </w:p>
    <w:p w14:paraId="06C0A150" w14:textId="77777777" w:rsidR="006E3695" w:rsidRPr="00E861E3" w:rsidRDefault="006E3695" w:rsidP="006E3695">
      <w:pPr>
        <w:tabs>
          <w:tab w:val="num" w:pos="0"/>
          <w:tab w:val="num" w:pos="1560"/>
        </w:tabs>
        <w:autoSpaceDE w:val="0"/>
        <w:autoSpaceDN w:val="0"/>
        <w:adjustRightInd w:val="0"/>
        <w:rPr>
          <w:rFonts w:cstheme="minorHAnsi"/>
          <w:szCs w:val="24"/>
        </w:rPr>
      </w:pPr>
      <w:bookmarkStart w:id="68" w:name="_Hlk147744544"/>
      <w:r w:rsidRPr="00E861E3">
        <w:rPr>
          <w:rFonts w:cstheme="minorHAnsi"/>
          <w:szCs w:val="24"/>
        </w:rPr>
        <w:t xml:space="preserve">ČESKÝ STATISTICKÝ ÚŘAD. Statistiky. </w:t>
      </w:r>
      <w:r w:rsidRPr="00E861E3">
        <w:rPr>
          <w:rFonts w:cstheme="minorHAnsi"/>
          <w:i/>
          <w:szCs w:val="24"/>
        </w:rPr>
        <w:t xml:space="preserve">Czso.cz. </w:t>
      </w:r>
      <w:r w:rsidRPr="00E861E3">
        <w:rPr>
          <w:rFonts w:cstheme="minorHAnsi"/>
          <w:iCs/>
          <w:szCs w:val="24"/>
        </w:rPr>
        <w:t>Online</w:t>
      </w:r>
      <w:r w:rsidRPr="00E861E3">
        <w:rPr>
          <w:rFonts w:cstheme="minorHAnsi"/>
          <w:szCs w:val="24"/>
        </w:rPr>
        <w:t xml:space="preserve">. Aktual. 2. října 2023. Dostupné z: </w:t>
      </w:r>
      <w:hyperlink r:id="rId17" w:history="1">
        <w:r w:rsidRPr="00E861E3">
          <w:rPr>
            <w:rStyle w:val="Hypertextovodkaz"/>
            <w:rFonts w:cstheme="minorHAnsi"/>
            <w:szCs w:val="24"/>
          </w:rPr>
          <w:t>https://www.czso.cz/csu/czso/statistiky</w:t>
        </w:r>
      </w:hyperlink>
      <w:r w:rsidRPr="00E861E3">
        <w:rPr>
          <w:rStyle w:val="Hypertextovodkaz"/>
          <w:rFonts w:cstheme="minorHAnsi"/>
          <w:szCs w:val="24"/>
        </w:rPr>
        <w:t xml:space="preserve">. </w:t>
      </w:r>
      <w:r w:rsidRPr="00E861E3">
        <w:rPr>
          <w:rFonts w:cstheme="minorHAnsi"/>
          <w:szCs w:val="24"/>
        </w:rPr>
        <w:t>[cit. 2023-10-02].</w:t>
      </w:r>
    </w:p>
    <w:bookmarkEnd w:id="68"/>
    <w:p w14:paraId="26F91BC8" w14:textId="77777777" w:rsidR="006E3695" w:rsidRPr="00E861E3" w:rsidRDefault="006E3695" w:rsidP="006E3695">
      <w:pPr>
        <w:pStyle w:val="Seznampouitliteratury"/>
        <w:tabs>
          <w:tab w:val="num" w:pos="0"/>
        </w:tabs>
        <w:spacing w:after="120"/>
        <w:rPr>
          <w:szCs w:val="24"/>
        </w:rPr>
      </w:pPr>
      <w:r w:rsidRPr="00E861E3">
        <w:rPr>
          <w:szCs w:val="24"/>
        </w:rPr>
        <w:t>ČSN ISO 690</w:t>
      </w:r>
      <w:r w:rsidRPr="00E861E3">
        <w:rPr>
          <w:i/>
          <w:iCs/>
          <w:szCs w:val="24"/>
        </w:rPr>
        <w:t>. Informace a dokumentace – Pravidla pro bibliografické odkazy a citace informačních zdrojů</w:t>
      </w:r>
      <w:r w:rsidRPr="00E861E3">
        <w:rPr>
          <w:szCs w:val="24"/>
        </w:rPr>
        <w:t>. Praha: Úřad pro technickou normalizaci, metrologii a státní zkušebnictví, 2011. 40 s. Třídící znak 01 0197.</w:t>
      </w:r>
    </w:p>
    <w:p w14:paraId="3DAB9775" w14:textId="77777777" w:rsidR="006E3695" w:rsidRPr="00E861E3" w:rsidRDefault="006E3695" w:rsidP="006E3695">
      <w:pPr>
        <w:tabs>
          <w:tab w:val="num" w:pos="0"/>
          <w:tab w:val="num" w:pos="851"/>
        </w:tabs>
        <w:autoSpaceDE w:val="0"/>
        <w:autoSpaceDN w:val="0"/>
        <w:adjustRightInd w:val="0"/>
        <w:rPr>
          <w:rFonts w:cstheme="minorHAnsi"/>
          <w:color w:val="000000"/>
          <w:szCs w:val="24"/>
        </w:rPr>
      </w:pPr>
      <w:r w:rsidRPr="00E861E3">
        <w:rPr>
          <w:rFonts w:cstheme="minorHAnsi"/>
          <w:color w:val="000000"/>
          <w:szCs w:val="24"/>
        </w:rPr>
        <w:t xml:space="preserve">DOUGLAS, Mark. </w:t>
      </w:r>
      <w:r w:rsidRPr="00E861E3">
        <w:rPr>
          <w:rFonts w:cstheme="minorHAnsi"/>
          <w:i/>
          <w:iCs/>
          <w:color w:val="000000"/>
          <w:szCs w:val="24"/>
        </w:rPr>
        <w:t>Tajemství úspěchu na burzovních trzích</w:t>
      </w:r>
      <w:r w:rsidRPr="00E861E3">
        <w:rPr>
          <w:rFonts w:cstheme="minorHAnsi"/>
          <w:color w:val="000000"/>
          <w:szCs w:val="24"/>
        </w:rPr>
        <w:t>. 2. vyd. Brno: Zoner Press.  2019. ISBN 978-80-87673-33-1.</w:t>
      </w:r>
    </w:p>
    <w:p w14:paraId="7ADE2823" w14:textId="77777777" w:rsidR="006E3695" w:rsidRPr="00E861E3" w:rsidRDefault="006E3695" w:rsidP="006E3695">
      <w:pPr>
        <w:tabs>
          <w:tab w:val="num" w:pos="0"/>
          <w:tab w:val="num" w:pos="851"/>
        </w:tabs>
        <w:autoSpaceDE w:val="0"/>
        <w:autoSpaceDN w:val="0"/>
        <w:adjustRightInd w:val="0"/>
        <w:rPr>
          <w:rFonts w:cstheme="minorHAnsi"/>
          <w:szCs w:val="24"/>
        </w:rPr>
      </w:pPr>
      <w:r w:rsidRPr="00E861E3">
        <w:rPr>
          <w:rFonts w:cstheme="minorHAnsi"/>
          <w:szCs w:val="24"/>
        </w:rPr>
        <w:t xml:space="preserve">FISER, Ondrej a KOVALCHUK, Maria. On Theoretical Accuracy of Metorological Targets Measurement by Radar. Online. </w:t>
      </w:r>
      <w:r w:rsidRPr="00E861E3">
        <w:rPr>
          <w:rFonts w:cstheme="minorHAnsi"/>
          <w:i/>
          <w:iCs/>
          <w:szCs w:val="24"/>
        </w:rPr>
        <w:t>Radioengineering</w:t>
      </w:r>
      <w:r w:rsidRPr="00E861E3">
        <w:rPr>
          <w:rFonts w:cstheme="minorHAnsi"/>
          <w:szCs w:val="24"/>
        </w:rPr>
        <w:t xml:space="preserve">. 2022, vol. 31, no. 2, s. 176-184. Dostupné z: </w:t>
      </w:r>
      <w:hyperlink r:id="rId18" w:history="1">
        <w:r w:rsidRPr="00E861E3">
          <w:rPr>
            <w:rStyle w:val="Hypertextovodkaz"/>
            <w:rFonts w:cstheme="minorHAnsi"/>
            <w:szCs w:val="24"/>
          </w:rPr>
          <w:t>https://doi.org/10.13164/re.2022.0176</w:t>
        </w:r>
      </w:hyperlink>
      <w:r w:rsidRPr="00E861E3">
        <w:rPr>
          <w:rFonts w:cstheme="minorHAnsi"/>
          <w:szCs w:val="24"/>
        </w:rPr>
        <w:t>. [cit. 2023-02-27].</w:t>
      </w:r>
    </w:p>
    <w:p w14:paraId="37B6AF3E" w14:textId="77777777" w:rsidR="006E3695" w:rsidRPr="00E861E3" w:rsidRDefault="006E3695" w:rsidP="006E3695">
      <w:pPr>
        <w:tabs>
          <w:tab w:val="num" w:pos="0"/>
        </w:tabs>
        <w:autoSpaceDE w:val="0"/>
        <w:autoSpaceDN w:val="0"/>
        <w:adjustRightInd w:val="0"/>
        <w:rPr>
          <w:rFonts w:cstheme="minorHAnsi"/>
          <w:szCs w:val="24"/>
        </w:rPr>
      </w:pPr>
      <w:r w:rsidRPr="00E861E3">
        <w:rPr>
          <w:rFonts w:cstheme="minorHAnsi"/>
          <w:color w:val="2C2929"/>
          <w:szCs w:val="24"/>
        </w:rPr>
        <w:lastRenderedPageBreak/>
        <w:t xml:space="preserve">FISCHER, Ondřej. </w:t>
      </w:r>
      <w:r w:rsidRPr="00E861E3">
        <w:rPr>
          <w:rFonts w:cstheme="minorHAnsi"/>
          <w:i/>
          <w:iCs/>
          <w:color w:val="2C2929"/>
          <w:szCs w:val="24"/>
        </w:rPr>
        <w:t xml:space="preserve">Profesionalita, ctnosti a etika </w:t>
      </w:r>
      <w:r w:rsidRPr="00E861E3">
        <w:rPr>
          <w:rFonts w:cstheme="minorHAnsi"/>
          <w:i/>
          <w:iCs/>
          <w:szCs w:val="24"/>
        </w:rPr>
        <w:t>povolání</w:t>
      </w:r>
      <w:r w:rsidRPr="00E861E3">
        <w:rPr>
          <w:rFonts w:cstheme="minorHAnsi"/>
          <w:szCs w:val="24"/>
        </w:rPr>
        <w:t xml:space="preserve">. Online, PDF. Praha: Karolinum, 2022. ISBN 978-80-246-4907-8. Dostupné z: Bookport, </w:t>
      </w:r>
      <w:hyperlink r:id="rId19" w:history="1">
        <w:r w:rsidRPr="00E861E3">
          <w:rPr>
            <w:rStyle w:val="Hypertextovodkaz"/>
            <w:rFonts w:cstheme="minorHAnsi"/>
            <w:szCs w:val="24"/>
          </w:rPr>
          <w:t>https://www.bookport.cz/kniha/profesionalita-ctnosti-a-etika-povolani-10520/</w:t>
        </w:r>
      </w:hyperlink>
      <w:r w:rsidRPr="00E861E3">
        <w:rPr>
          <w:rFonts w:cstheme="minorHAnsi"/>
          <w:szCs w:val="24"/>
        </w:rPr>
        <w:t>. [cit. 2023-03-17].</w:t>
      </w:r>
    </w:p>
    <w:p w14:paraId="766D9FFB" w14:textId="77777777" w:rsidR="006E3695" w:rsidRPr="00E861E3" w:rsidRDefault="006E3695" w:rsidP="006E3695">
      <w:pPr>
        <w:tabs>
          <w:tab w:val="num" w:pos="0"/>
        </w:tabs>
        <w:autoSpaceDE w:val="0"/>
        <w:autoSpaceDN w:val="0"/>
        <w:adjustRightInd w:val="0"/>
        <w:rPr>
          <w:rFonts w:cstheme="minorHAnsi"/>
          <w:i/>
          <w:iCs/>
          <w:szCs w:val="24"/>
        </w:rPr>
      </w:pPr>
      <w:r w:rsidRPr="00E861E3">
        <w:rPr>
          <w:rFonts w:cstheme="minorHAnsi"/>
          <w:szCs w:val="24"/>
        </w:rPr>
        <w:t xml:space="preserve">HAKL, Emil a FLEYBERKOVÁ, Klára. </w:t>
      </w:r>
      <w:r w:rsidRPr="00E861E3">
        <w:rPr>
          <w:rFonts w:cstheme="minorHAnsi"/>
          <w:i/>
          <w:iCs/>
          <w:szCs w:val="24"/>
        </w:rPr>
        <w:t>Pracanti: Emil Hakl</w:t>
      </w:r>
      <w:r w:rsidRPr="00E861E3">
        <w:rPr>
          <w:rFonts w:cstheme="minorHAnsi"/>
          <w:szCs w:val="24"/>
        </w:rPr>
        <w:t xml:space="preserve">. Online, podcast. In: HOSTCAST. 16. 2. 2023, 26:00. Dostupné z: </w:t>
      </w:r>
      <w:hyperlink r:id="rId20" w:history="1">
        <w:r w:rsidRPr="00E861E3">
          <w:rPr>
            <w:rStyle w:val="Hypertextovodkaz"/>
            <w:rFonts w:cstheme="minorHAnsi"/>
            <w:szCs w:val="24"/>
          </w:rPr>
          <w:t>https://open.spotify.com/episode/2TW0ipESmR9eMdg1na3mzv</w:t>
        </w:r>
      </w:hyperlink>
      <w:r w:rsidRPr="00E861E3">
        <w:rPr>
          <w:rFonts w:cstheme="minorHAnsi"/>
          <w:szCs w:val="24"/>
        </w:rPr>
        <w:t>. [cit. 2023-03-12</w:t>
      </w:r>
    </w:p>
    <w:p w14:paraId="669F64CE" w14:textId="77777777" w:rsidR="006E3695" w:rsidRPr="00E861E3" w:rsidRDefault="006E3695" w:rsidP="006E3695">
      <w:pPr>
        <w:tabs>
          <w:tab w:val="num" w:pos="0"/>
        </w:tabs>
        <w:autoSpaceDE w:val="0"/>
        <w:autoSpaceDN w:val="0"/>
        <w:adjustRightInd w:val="0"/>
        <w:rPr>
          <w:rFonts w:cstheme="minorHAnsi"/>
          <w:szCs w:val="24"/>
        </w:rPr>
      </w:pPr>
      <w:r w:rsidRPr="00E861E3">
        <w:rPr>
          <w:rFonts w:cstheme="minorHAnsi"/>
          <w:szCs w:val="24"/>
        </w:rPr>
        <w:t xml:space="preserve">IEEE. </w:t>
      </w:r>
      <w:r w:rsidRPr="00E861E3">
        <w:rPr>
          <w:rFonts w:cstheme="minorHAnsi"/>
          <w:i/>
          <w:iCs/>
          <w:szCs w:val="24"/>
        </w:rPr>
        <w:t>2022 IEEE 11th International Conference on Intelligent Systems (IS)</w:t>
      </w:r>
      <w:r w:rsidRPr="00E861E3">
        <w:rPr>
          <w:rFonts w:cstheme="minorHAnsi"/>
          <w:szCs w:val="24"/>
        </w:rPr>
        <w:t xml:space="preserve">. Warsaw,12–14 October 2022. Online. Warsaw: IEEE, 2022. Dostupné z: </w:t>
      </w:r>
      <w:hyperlink r:id="rId21" w:history="1">
        <w:r w:rsidRPr="00E861E3">
          <w:rPr>
            <w:rStyle w:val="Hypertextovodkaz"/>
            <w:rFonts w:cstheme="minorHAnsi"/>
            <w:szCs w:val="24"/>
          </w:rPr>
          <w:t>https://doi.org/10.1109/</w:t>
        </w:r>
      </w:hyperlink>
      <w:r w:rsidRPr="00E861E3">
        <w:rPr>
          <w:rFonts w:cstheme="minorHAnsi"/>
          <w:szCs w:val="24"/>
          <w:u w:val="single"/>
        </w:rPr>
        <w:t>IS57118.2022.</w:t>
      </w:r>
      <w:r w:rsidRPr="00E861E3">
        <w:rPr>
          <w:rFonts w:cstheme="minorHAnsi"/>
          <w:szCs w:val="24"/>
        </w:rPr>
        <w:t xml:space="preserve"> [cit. 2023-03-14].</w:t>
      </w:r>
    </w:p>
    <w:p w14:paraId="0BEB2029" w14:textId="77777777" w:rsidR="006E3695" w:rsidRPr="00E861E3" w:rsidRDefault="006E3695" w:rsidP="006E3695">
      <w:pPr>
        <w:tabs>
          <w:tab w:val="num" w:pos="0"/>
        </w:tabs>
        <w:autoSpaceDE w:val="0"/>
        <w:autoSpaceDN w:val="0"/>
        <w:adjustRightInd w:val="0"/>
        <w:rPr>
          <w:rFonts w:cstheme="minorHAnsi"/>
          <w:color w:val="212629"/>
          <w:szCs w:val="24"/>
        </w:rPr>
      </w:pPr>
      <w:r w:rsidRPr="00E861E3">
        <w:rPr>
          <w:rFonts w:cstheme="minorHAnsi"/>
          <w:color w:val="212629"/>
          <w:szCs w:val="24"/>
        </w:rPr>
        <w:t>JÍ</w:t>
      </w:r>
      <w:r w:rsidRPr="00E861E3">
        <w:rPr>
          <w:rFonts w:eastAsia="Calibri" w:cstheme="minorHAnsi"/>
          <w:color w:val="212629"/>
          <w:szCs w:val="24"/>
        </w:rPr>
        <w:t>Š</w:t>
      </w:r>
      <w:r w:rsidRPr="00E861E3">
        <w:rPr>
          <w:rFonts w:cstheme="minorHAnsi"/>
          <w:color w:val="212629"/>
          <w:szCs w:val="24"/>
        </w:rPr>
        <w:t xml:space="preserve">KA, Pavel a FRÝBORT, Jan. Proposal of point-wise power reconstruction for IRT-4M fuel assemblies in coupled Monte-Carlo calculations. Online. In: </w:t>
      </w:r>
      <w:r w:rsidRPr="00E861E3">
        <w:rPr>
          <w:rFonts w:cstheme="minorHAnsi"/>
          <w:i/>
          <w:iCs/>
          <w:color w:val="212629"/>
          <w:szCs w:val="24"/>
        </w:rPr>
        <w:t>Acta Polytechnica CTU Proceedings</w:t>
      </w:r>
      <w:r w:rsidRPr="00E861E3">
        <w:rPr>
          <w:rFonts w:cstheme="minorHAnsi"/>
          <w:color w:val="212629"/>
          <w:szCs w:val="24"/>
        </w:rPr>
        <w:t xml:space="preserve">. </w:t>
      </w:r>
      <w:r w:rsidRPr="00E861E3">
        <w:rPr>
          <w:rFonts w:cstheme="minorHAnsi"/>
          <w:szCs w:val="24"/>
        </w:rPr>
        <w:t xml:space="preserve">Licence: CC-BY 4.0. Prague: </w:t>
      </w:r>
      <w:r w:rsidRPr="00E861E3">
        <w:rPr>
          <w:rFonts w:cstheme="minorHAnsi"/>
          <w:color w:val="212629"/>
          <w:szCs w:val="24"/>
        </w:rPr>
        <w:t xml:space="preserve">Czech Technical University in Prague, 2022, s. 31-37. Dostupné z: </w:t>
      </w:r>
      <w:hyperlink r:id="rId22" w:history="1">
        <w:r w:rsidRPr="00E861E3">
          <w:rPr>
            <w:rStyle w:val="Hypertextovodkaz"/>
            <w:rFonts w:cstheme="minorHAnsi"/>
            <w:szCs w:val="24"/>
          </w:rPr>
          <w:t>https://doi.org/10.14311/APP.2022.37.0031</w:t>
        </w:r>
      </w:hyperlink>
      <w:r w:rsidRPr="00E861E3">
        <w:rPr>
          <w:rFonts w:cstheme="minorHAnsi"/>
          <w:szCs w:val="24"/>
        </w:rPr>
        <w:t xml:space="preserve"> </w:t>
      </w:r>
      <w:r w:rsidRPr="00E861E3">
        <w:rPr>
          <w:rFonts w:cstheme="minorHAnsi"/>
          <w:color w:val="212629"/>
          <w:szCs w:val="24"/>
        </w:rPr>
        <w:t>. [cit. 2023-03-17].</w:t>
      </w:r>
    </w:p>
    <w:p w14:paraId="563D78E5" w14:textId="77777777" w:rsidR="006E3695" w:rsidRPr="00E861E3" w:rsidRDefault="006E3695" w:rsidP="006E3695">
      <w:pPr>
        <w:tabs>
          <w:tab w:val="num" w:pos="0"/>
        </w:tabs>
        <w:autoSpaceDE w:val="0"/>
        <w:autoSpaceDN w:val="0"/>
        <w:adjustRightInd w:val="0"/>
        <w:rPr>
          <w:rFonts w:cstheme="minorHAnsi"/>
          <w:szCs w:val="24"/>
        </w:rPr>
      </w:pPr>
      <w:r w:rsidRPr="00E861E3">
        <w:rPr>
          <w:rFonts w:cstheme="minorHAnsi"/>
          <w:szCs w:val="24"/>
        </w:rPr>
        <w:t>KOŽUŠNÍKOVÁ, Miriam. </w:t>
      </w:r>
      <w:r w:rsidRPr="00E861E3">
        <w:rPr>
          <w:rFonts w:cstheme="minorHAnsi"/>
          <w:i/>
          <w:iCs/>
          <w:szCs w:val="24"/>
        </w:rPr>
        <w:t>Vliv sociálních sítí na nákupní chování spotřebitele</w:t>
      </w:r>
      <w:r w:rsidRPr="00E861E3">
        <w:rPr>
          <w:rFonts w:cstheme="minorHAnsi"/>
          <w:szCs w:val="24"/>
        </w:rPr>
        <w:t>. Online, bakalářská práce. Ostrava: Vysoká škola báňská – Technická univerzita Ostrava, 2023. Dostupné z: </w:t>
      </w:r>
      <w:hyperlink r:id="rId23" w:history="1">
        <w:r w:rsidRPr="00E861E3">
          <w:rPr>
            <w:rStyle w:val="Hypertextovodkaz"/>
            <w:rFonts w:cstheme="minorHAnsi"/>
            <w:szCs w:val="24"/>
          </w:rPr>
          <w:t>http://hdl.handle.net/10084/143499</w:t>
        </w:r>
      </w:hyperlink>
      <w:r w:rsidRPr="00E861E3">
        <w:rPr>
          <w:rFonts w:cstheme="minorHAnsi"/>
          <w:szCs w:val="24"/>
        </w:rPr>
        <w:t>. [cit. 2023-10-03].</w:t>
      </w:r>
    </w:p>
    <w:p w14:paraId="0F53C548" w14:textId="77777777" w:rsidR="006E3695" w:rsidRPr="00E861E3" w:rsidRDefault="006E3695" w:rsidP="006E3695">
      <w:pPr>
        <w:tabs>
          <w:tab w:val="num" w:pos="0"/>
        </w:tabs>
        <w:autoSpaceDE w:val="0"/>
        <w:autoSpaceDN w:val="0"/>
        <w:adjustRightInd w:val="0"/>
        <w:rPr>
          <w:rFonts w:cstheme="minorHAnsi"/>
          <w:szCs w:val="24"/>
        </w:rPr>
      </w:pPr>
      <w:r w:rsidRPr="00E861E3">
        <w:rPr>
          <w:rFonts w:cstheme="minorHAnsi"/>
          <w:szCs w:val="24"/>
        </w:rPr>
        <w:t xml:space="preserve">MINISTERSTVO PRÁCE A SOCIÁLNÍCH VĚCÍ [MPSV]. </w:t>
      </w:r>
      <w:r w:rsidRPr="00E861E3">
        <w:rPr>
          <w:rFonts w:cstheme="minorHAnsi"/>
          <w:i/>
          <w:iCs/>
          <w:szCs w:val="24"/>
        </w:rPr>
        <w:t xml:space="preserve">Pomoc v hmotné nouzi. </w:t>
      </w:r>
      <w:r w:rsidRPr="00E861E3">
        <w:rPr>
          <w:rFonts w:cstheme="minorHAnsi"/>
          <w:szCs w:val="24"/>
        </w:rPr>
        <w:t xml:space="preserve">Online. Aktual. 5. ledna 2023. Dostupné z: </w:t>
      </w:r>
      <w:hyperlink r:id="rId24" w:history="1">
        <w:r w:rsidRPr="00E861E3">
          <w:rPr>
            <w:rStyle w:val="Hypertextovodkaz"/>
            <w:rFonts w:cstheme="minorHAnsi"/>
            <w:szCs w:val="24"/>
          </w:rPr>
          <w:t>https://www.mpsv.cz/web/cz/pomoc-v-hmotne-nouzi</w:t>
        </w:r>
      </w:hyperlink>
      <w:r w:rsidRPr="00E861E3">
        <w:rPr>
          <w:rFonts w:cstheme="minorHAnsi"/>
          <w:szCs w:val="24"/>
        </w:rPr>
        <w:t>.</w:t>
      </w:r>
      <w:r w:rsidRPr="00E861E3">
        <w:rPr>
          <w:rFonts w:cstheme="minorHAnsi"/>
          <w:color w:val="2C2929"/>
          <w:szCs w:val="24"/>
        </w:rPr>
        <w:t xml:space="preserve"> [cit. 2023-01-05].</w:t>
      </w:r>
    </w:p>
    <w:p w14:paraId="1BC417B3" w14:textId="77777777" w:rsidR="006E3695" w:rsidRPr="00E861E3" w:rsidRDefault="006E3695" w:rsidP="006E3695">
      <w:pPr>
        <w:pStyle w:val="Seznampouitliteratury"/>
        <w:tabs>
          <w:tab w:val="num" w:pos="0"/>
        </w:tabs>
        <w:spacing w:after="120"/>
        <w:rPr>
          <w:szCs w:val="24"/>
        </w:rPr>
      </w:pPr>
      <w:r w:rsidRPr="00E861E3">
        <w:rPr>
          <w:szCs w:val="24"/>
        </w:rPr>
        <w:t xml:space="preserve">NOVÁKOVÁ, Anna. </w:t>
      </w:r>
      <w:r w:rsidRPr="00E861E3">
        <w:rPr>
          <w:i/>
          <w:iCs/>
          <w:szCs w:val="24"/>
        </w:rPr>
        <w:t>Vliv sociálních sítí na nákupní chování spotřebitele</w:t>
      </w:r>
      <w:r w:rsidRPr="00E861E3">
        <w:rPr>
          <w:szCs w:val="24"/>
        </w:rPr>
        <w:t>, 2021. Diplomová práce. Vysoká škola báňská – Technická univerzita Ostrava, Fakulta ekonomická, Katedra marketingu a obchodu.</w:t>
      </w:r>
    </w:p>
    <w:p w14:paraId="4CCDFEE0" w14:textId="77777777" w:rsidR="006E3695" w:rsidRPr="00E861E3" w:rsidRDefault="006E3695" w:rsidP="006E3695">
      <w:pPr>
        <w:pStyle w:val="Seznampouitliteratury"/>
        <w:tabs>
          <w:tab w:val="num" w:pos="0"/>
        </w:tabs>
        <w:spacing w:after="120"/>
      </w:pPr>
      <w:r w:rsidRPr="00E861E3">
        <w:t xml:space="preserve">ODIN, Y., ODIN, N. and P. VALETTE-FLORENCE. Conceptual and Operational Aspects of Brand Loyalty: an Empirical Investigation. </w:t>
      </w:r>
      <w:r w:rsidRPr="00E861E3">
        <w:rPr>
          <w:i/>
          <w:iCs/>
        </w:rPr>
        <w:t>Journal of Business Research.</w:t>
      </w:r>
      <w:r w:rsidRPr="00E861E3">
        <w:t xml:space="preserve"> 2001, 53(2), p. 75-84. ISSN 0148-2963.</w:t>
      </w:r>
    </w:p>
    <w:p w14:paraId="15B7B0D8" w14:textId="77777777" w:rsidR="006E3695" w:rsidRPr="00E861E3" w:rsidRDefault="006E3695" w:rsidP="006E3695">
      <w:pPr>
        <w:tabs>
          <w:tab w:val="num" w:pos="0"/>
        </w:tabs>
        <w:autoSpaceDE w:val="0"/>
        <w:autoSpaceDN w:val="0"/>
        <w:adjustRightInd w:val="0"/>
        <w:ind w:right="-143"/>
        <w:rPr>
          <w:rFonts w:cstheme="minorHAnsi"/>
          <w:i/>
          <w:iCs/>
          <w:szCs w:val="24"/>
        </w:rPr>
      </w:pPr>
      <w:r w:rsidRPr="00E861E3">
        <w:rPr>
          <w:rFonts w:cstheme="minorHAnsi"/>
          <w:szCs w:val="24"/>
        </w:rPr>
        <w:t xml:space="preserve">SEMERÁD, Pavel [@PavelSemerad]. </w:t>
      </w:r>
      <w:r w:rsidRPr="00E861E3">
        <w:rPr>
          <w:rFonts w:cstheme="minorHAnsi"/>
          <w:i/>
          <w:iCs/>
          <w:szCs w:val="24"/>
        </w:rPr>
        <w:t xml:space="preserve">Jak se vyhnout plagiátorství a psát diplomku ve větším klidu? </w:t>
      </w:r>
      <w:r w:rsidRPr="00E861E3">
        <w:rPr>
          <w:rFonts w:cstheme="minorHAnsi"/>
          <w:szCs w:val="24"/>
        </w:rPr>
        <w:t xml:space="preserve">Online, video. 2021-04-14. Dostupné z: YouTube, </w:t>
      </w:r>
      <w:hyperlink r:id="rId25" w:history="1">
        <w:r w:rsidRPr="00E861E3">
          <w:rPr>
            <w:rStyle w:val="Hypertextovodkaz"/>
            <w:rFonts w:cstheme="minorHAnsi"/>
            <w:szCs w:val="24"/>
          </w:rPr>
          <w:t>https://www.youtube.com/watch?v=cZ3VC5pSBE0</w:t>
        </w:r>
      </w:hyperlink>
      <w:r w:rsidRPr="00E861E3">
        <w:rPr>
          <w:rFonts w:cstheme="minorHAnsi"/>
          <w:szCs w:val="24"/>
        </w:rPr>
        <w:t>. [cit. 2023-03-15].</w:t>
      </w:r>
    </w:p>
    <w:p w14:paraId="4307FD4D" w14:textId="77777777" w:rsidR="006E3695" w:rsidRPr="00E861E3" w:rsidRDefault="006E3695" w:rsidP="006E3695">
      <w:pPr>
        <w:pStyle w:val="Seznampouitliteratury"/>
        <w:tabs>
          <w:tab w:val="num" w:pos="0"/>
        </w:tabs>
        <w:spacing w:after="120"/>
        <w:rPr>
          <w:szCs w:val="24"/>
        </w:rPr>
      </w:pPr>
      <w:r w:rsidRPr="00E861E3">
        <w:lastRenderedPageBreak/>
        <w:t xml:space="preserve">SRBECKÁ, Gabriela. Rozvoj kompetencí studentů ve vzdělávání. </w:t>
      </w:r>
      <w:r w:rsidRPr="00E861E3">
        <w:rPr>
          <w:i/>
          <w:iCs/>
        </w:rPr>
        <w:t>Inflow: information journal</w:t>
      </w:r>
      <w:r w:rsidRPr="00E861E3">
        <w:t xml:space="preserve"> [online]. 2010, roč. 3, č. 7 [cit. 6. 8. 2010]. ISSN 1802-9736. Dostupné z: http://www.inflow.cz/ rozvoj-kompetenci-studentu-ve-</w:t>
      </w:r>
      <w:r w:rsidRPr="00E861E3">
        <w:rPr>
          <w:szCs w:val="24"/>
        </w:rPr>
        <w:t>vzdelavani</w:t>
      </w:r>
    </w:p>
    <w:p w14:paraId="248D3A9B" w14:textId="77777777" w:rsidR="006E3695" w:rsidRPr="00E861E3" w:rsidRDefault="006E3695" w:rsidP="006E3695">
      <w:pPr>
        <w:tabs>
          <w:tab w:val="num" w:pos="0"/>
          <w:tab w:val="num" w:pos="851"/>
        </w:tabs>
        <w:autoSpaceDE w:val="0"/>
        <w:autoSpaceDN w:val="0"/>
        <w:adjustRightInd w:val="0"/>
        <w:rPr>
          <w:rFonts w:cstheme="minorHAnsi"/>
          <w:szCs w:val="24"/>
        </w:rPr>
      </w:pPr>
      <w:r w:rsidRPr="00E861E3">
        <w:rPr>
          <w:rFonts w:cstheme="minorHAnsi"/>
          <w:szCs w:val="24"/>
        </w:rPr>
        <w:t xml:space="preserve">ŠIMŠA, Jaromír. Důkazy beze slov. In: TROJÁNEK, Aleš; NOVOTNÝ Jan a Dag HRUBÝ, (ed.). </w:t>
      </w:r>
      <w:r w:rsidRPr="00E861E3">
        <w:rPr>
          <w:rFonts w:cstheme="minorHAnsi"/>
          <w:i/>
          <w:iCs/>
          <w:szCs w:val="24"/>
        </w:rPr>
        <w:t xml:space="preserve">Matematika, fyzika a vzdělávání: sborník z XI. semináře o filozofických otázkách matematiky a fyziky. </w:t>
      </w:r>
      <w:r w:rsidRPr="00E861E3">
        <w:rPr>
          <w:rFonts w:cstheme="minorHAnsi"/>
          <w:szCs w:val="24"/>
        </w:rPr>
        <w:t>Velké Meziříčí: Komise pro vzdělávání učitelů matematiky a fyziky JČMF, 2004, s. 64-78. ISBN 80-214-2601-2.</w:t>
      </w:r>
    </w:p>
    <w:p w14:paraId="590E18A9" w14:textId="77777777" w:rsidR="006E3695" w:rsidRPr="00E861E3" w:rsidRDefault="006E3695" w:rsidP="006E3695">
      <w:pPr>
        <w:tabs>
          <w:tab w:val="num" w:pos="0"/>
        </w:tabs>
        <w:autoSpaceDE w:val="0"/>
        <w:autoSpaceDN w:val="0"/>
        <w:adjustRightInd w:val="0"/>
        <w:rPr>
          <w:rFonts w:cstheme="minorHAnsi"/>
          <w:color w:val="A400E1"/>
          <w:szCs w:val="24"/>
        </w:rPr>
      </w:pPr>
      <w:r w:rsidRPr="00E861E3">
        <w:rPr>
          <w:rFonts w:cstheme="minorHAnsi"/>
          <w:color w:val="2C2929"/>
          <w:szCs w:val="24"/>
        </w:rPr>
        <w:t xml:space="preserve">ÚŘAD PRO TECHNICKOU NORMALIZACI, </w:t>
      </w:r>
      <w:r w:rsidRPr="00E861E3">
        <w:rPr>
          <w:rFonts w:cstheme="minorHAnsi"/>
          <w:szCs w:val="24"/>
        </w:rPr>
        <w:t xml:space="preserve">METROLOGII A STÁTNÍ ZKUŠEBNICTVÍ [ÚNMZ]. ČSN ISO 690:2022, </w:t>
      </w:r>
      <w:r w:rsidRPr="00E861E3">
        <w:rPr>
          <w:rFonts w:cstheme="minorHAnsi"/>
          <w:i/>
          <w:iCs/>
          <w:szCs w:val="24"/>
        </w:rPr>
        <w:t xml:space="preserve">Informace a dokumentace </w:t>
      </w:r>
      <w:r w:rsidRPr="00E861E3">
        <w:rPr>
          <w:rFonts w:cstheme="minorHAnsi"/>
          <w:szCs w:val="24"/>
        </w:rPr>
        <w:t>–</w:t>
      </w:r>
      <w:r w:rsidRPr="00E861E3">
        <w:rPr>
          <w:rFonts w:cstheme="minorHAnsi"/>
          <w:i/>
          <w:iCs/>
          <w:szCs w:val="24"/>
        </w:rPr>
        <w:t xml:space="preserve"> Pravidla pro bibliogra</w:t>
      </w:r>
      <w:r w:rsidRPr="00E861E3">
        <w:rPr>
          <w:rFonts w:eastAsia="Calibri" w:cstheme="minorHAnsi"/>
          <w:i/>
          <w:iCs/>
          <w:szCs w:val="24"/>
        </w:rPr>
        <w:t>fi</w:t>
      </w:r>
      <w:r w:rsidRPr="00E861E3">
        <w:rPr>
          <w:rFonts w:cstheme="minorHAnsi"/>
          <w:i/>
          <w:iCs/>
          <w:szCs w:val="24"/>
        </w:rPr>
        <w:t>cké odkazy a citace informačních zdrojů</w:t>
      </w:r>
      <w:r w:rsidRPr="00E861E3">
        <w:rPr>
          <w:rFonts w:cstheme="minorHAnsi"/>
          <w:szCs w:val="24"/>
        </w:rPr>
        <w:t>. Česká agentura pro standardizaci, 2022.</w:t>
      </w:r>
    </w:p>
    <w:p w14:paraId="0CD4E8C2" w14:textId="77777777" w:rsidR="006E3695" w:rsidRPr="00E861E3" w:rsidRDefault="006E3695" w:rsidP="006E3695">
      <w:pPr>
        <w:pStyle w:val="Seznampouitliteratury"/>
        <w:tabs>
          <w:tab w:val="num" w:pos="0"/>
        </w:tabs>
        <w:spacing w:after="120"/>
        <w:rPr>
          <w:szCs w:val="24"/>
        </w:rPr>
      </w:pPr>
      <w:r w:rsidRPr="00E861E3">
        <w:rPr>
          <w:szCs w:val="24"/>
        </w:rPr>
        <w:t xml:space="preserve">Zákon č. 111 ze dne 12. dubna 1998 o vysokých školách a o změně a doplnění dalších zákonů (zákon o vysokých školách). In: </w:t>
      </w:r>
      <w:r w:rsidRPr="00E861E3">
        <w:rPr>
          <w:i/>
          <w:iCs/>
          <w:szCs w:val="24"/>
        </w:rPr>
        <w:t>Sbírka zákonů České republiky</w:t>
      </w:r>
      <w:r w:rsidRPr="00E861E3">
        <w:rPr>
          <w:szCs w:val="24"/>
        </w:rPr>
        <w:t xml:space="preserve">. 1998, částka 39, s. 5388-5419. Dostupný také z: ttp://aplikce.mvcr.cz/archiv2008/sbirka/1998/sb039-98.pdf. ISSN 1211-1244. </w:t>
      </w:r>
    </w:p>
    <w:p w14:paraId="5EF21A64" w14:textId="77777777" w:rsidR="00A41743" w:rsidRPr="00E861E3" w:rsidRDefault="00A41743" w:rsidP="001D03B5">
      <w:pPr>
        <w:pStyle w:val="Nadpisbezsla"/>
      </w:pPr>
      <w:bookmarkStart w:id="69" w:name="_Toc226761447"/>
      <w:r w:rsidRPr="00E861E3">
        <w:lastRenderedPageBreak/>
        <w:t>Seznam zkratek</w:t>
      </w:r>
      <w:bookmarkEnd w:id="69"/>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rsidRPr="00E861E3" w14:paraId="5F662306" w14:textId="77777777" w:rsidTr="00237E93">
        <w:tc>
          <w:tcPr>
            <w:tcW w:w="1843" w:type="dxa"/>
          </w:tcPr>
          <w:p w14:paraId="08EB45D9" w14:textId="77777777" w:rsidR="00237E93" w:rsidRPr="00E861E3" w:rsidRDefault="00237E93" w:rsidP="004E1AD3">
            <w:pPr>
              <w:pStyle w:val="Zkratky"/>
            </w:pPr>
            <w:r w:rsidRPr="00E861E3">
              <w:t>VŠB-TUO</w:t>
            </w:r>
          </w:p>
        </w:tc>
        <w:tc>
          <w:tcPr>
            <w:tcW w:w="6650" w:type="dxa"/>
          </w:tcPr>
          <w:p w14:paraId="44E34F4D" w14:textId="77777777" w:rsidR="00237E93" w:rsidRPr="00E861E3" w:rsidRDefault="00237E93" w:rsidP="004E1AD3">
            <w:pPr>
              <w:pStyle w:val="Zkratky"/>
            </w:pPr>
            <w:r w:rsidRPr="00E861E3">
              <w:t>Vysoká škola báňská – Technická univerzita Ostrava</w:t>
            </w:r>
          </w:p>
        </w:tc>
      </w:tr>
      <w:tr w:rsidR="00237E93" w:rsidRPr="00E861E3" w14:paraId="1C053EB7" w14:textId="77777777" w:rsidTr="00237E93">
        <w:tc>
          <w:tcPr>
            <w:tcW w:w="1843" w:type="dxa"/>
          </w:tcPr>
          <w:p w14:paraId="6C5A8627" w14:textId="77777777" w:rsidR="00237E93" w:rsidRPr="00E861E3" w:rsidRDefault="00237E93" w:rsidP="004E1AD3">
            <w:pPr>
              <w:pStyle w:val="Zkratky"/>
            </w:pPr>
            <w:r w:rsidRPr="00E861E3">
              <w:t>ISO</w:t>
            </w:r>
          </w:p>
        </w:tc>
        <w:tc>
          <w:tcPr>
            <w:tcW w:w="6650" w:type="dxa"/>
          </w:tcPr>
          <w:p w14:paraId="67D9725D" w14:textId="77777777" w:rsidR="00237E93" w:rsidRPr="00E861E3" w:rsidRDefault="00237E93" w:rsidP="004E1AD3">
            <w:pPr>
              <w:pStyle w:val="Zkratky"/>
            </w:pPr>
            <w:r w:rsidRPr="00E861E3">
              <w:t>International Organization for Standardization</w:t>
            </w:r>
          </w:p>
        </w:tc>
      </w:tr>
      <w:tr w:rsidR="00237E93" w:rsidRPr="00E861E3" w14:paraId="679A9BBC" w14:textId="77777777" w:rsidTr="00237E93">
        <w:tc>
          <w:tcPr>
            <w:tcW w:w="1843" w:type="dxa"/>
          </w:tcPr>
          <w:p w14:paraId="1043BFA9" w14:textId="77777777" w:rsidR="00237E93" w:rsidRPr="00E861E3" w:rsidRDefault="00237E93" w:rsidP="004E1AD3">
            <w:pPr>
              <w:pStyle w:val="Zkratky"/>
            </w:pPr>
          </w:p>
        </w:tc>
        <w:tc>
          <w:tcPr>
            <w:tcW w:w="6650" w:type="dxa"/>
          </w:tcPr>
          <w:p w14:paraId="121C6D52" w14:textId="77777777" w:rsidR="00237E93" w:rsidRPr="00E861E3" w:rsidRDefault="00237E93" w:rsidP="004E1AD3">
            <w:pPr>
              <w:pStyle w:val="Zkratky"/>
            </w:pPr>
          </w:p>
        </w:tc>
      </w:tr>
      <w:tr w:rsidR="00237E93" w:rsidRPr="00E861E3" w14:paraId="1C6629BC" w14:textId="77777777" w:rsidTr="00237E93">
        <w:tc>
          <w:tcPr>
            <w:tcW w:w="1843" w:type="dxa"/>
          </w:tcPr>
          <w:p w14:paraId="315556EF" w14:textId="77777777" w:rsidR="00237E93" w:rsidRPr="00E861E3" w:rsidRDefault="00237E93" w:rsidP="004E1AD3">
            <w:pPr>
              <w:pStyle w:val="Zkratky"/>
            </w:pPr>
          </w:p>
        </w:tc>
        <w:tc>
          <w:tcPr>
            <w:tcW w:w="6650" w:type="dxa"/>
          </w:tcPr>
          <w:p w14:paraId="31F4EE49" w14:textId="77777777" w:rsidR="00237E93" w:rsidRPr="00E861E3" w:rsidRDefault="00237E93" w:rsidP="004E1AD3">
            <w:pPr>
              <w:pStyle w:val="Zkratky"/>
            </w:pPr>
          </w:p>
        </w:tc>
      </w:tr>
      <w:tr w:rsidR="00CE638B" w:rsidRPr="00E861E3" w14:paraId="3E41C029" w14:textId="77777777" w:rsidTr="00237E93">
        <w:tc>
          <w:tcPr>
            <w:tcW w:w="1843" w:type="dxa"/>
          </w:tcPr>
          <w:p w14:paraId="165BC227" w14:textId="77777777" w:rsidR="00CE638B" w:rsidRPr="00E861E3" w:rsidRDefault="00CE638B" w:rsidP="004E1AD3">
            <w:pPr>
              <w:pStyle w:val="Zkratky"/>
            </w:pPr>
          </w:p>
        </w:tc>
        <w:tc>
          <w:tcPr>
            <w:tcW w:w="6650" w:type="dxa"/>
          </w:tcPr>
          <w:p w14:paraId="59341620" w14:textId="77777777" w:rsidR="00CE638B" w:rsidRPr="00E861E3" w:rsidRDefault="00CE638B" w:rsidP="004E1AD3">
            <w:pPr>
              <w:pStyle w:val="Zkratky"/>
            </w:pPr>
          </w:p>
        </w:tc>
      </w:tr>
      <w:tr w:rsidR="00CE638B" w:rsidRPr="00E861E3" w14:paraId="136B6296" w14:textId="77777777" w:rsidTr="00237E93">
        <w:tc>
          <w:tcPr>
            <w:tcW w:w="1843" w:type="dxa"/>
          </w:tcPr>
          <w:p w14:paraId="7B75CC5E" w14:textId="77777777" w:rsidR="00CE638B" w:rsidRPr="00E861E3" w:rsidRDefault="00CE638B" w:rsidP="004E1AD3">
            <w:pPr>
              <w:pStyle w:val="Zkratky"/>
            </w:pPr>
          </w:p>
        </w:tc>
        <w:tc>
          <w:tcPr>
            <w:tcW w:w="6650" w:type="dxa"/>
          </w:tcPr>
          <w:p w14:paraId="712E2C6E" w14:textId="77777777" w:rsidR="00CE638B" w:rsidRPr="00E861E3" w:rsidRDefault="00CE638B" w:rsidP="004E1AD3">
            <w:pPr>
              <w:pStyle w:val="Zkratky"/>
            </w:pPr>
          </w:p>
        </w:tc>
      </w:tr>
      <w:tr w:rsidR="00CE638B" w:rsidRPr="00E861E3" w14:paraId="683193EA" w14:textId="77777777" w:rsidTr="00237E93">
        <w:tc>
          <w:tcPr>
            <w:tcW w:w="1843" w:type="dxa"/>
          </w:tcPr>
          <w:p w14:paraId="19B1DA41" w14:textId="77777777" w:rsidR="00CE638B" w:rsidRPr="00E861E3" w:rsidRDefault="00CE638B" w:rsidP="004E1AD3">
            <w:pPr>
              <w:pStyle w:val="Zkratky"/>
            </w:pPr>
          </w:p>
        </w:tc>
        <w:tc>
          <w:tcPr>
            <w:tcW w:w="6650" w:type="dxa"/>
          </w:tcPr>
          <w:p w14:paraId="570EA736" w14:textId="77777777" w:rsidR="00CE638B" w:rsidRPr="00E861E3" w:rsidRDefault="00CE638B" w:rsidP="004E1AD3">
            <w:pPr>
              <w:pStyle w:val="Zkratky"/>
            </w:pPr>
          </w:p>
        </w:tc>
      </w:tr>
      <w:tr w:rsidR="00CE638B" w:rsidRPr="00E861E3" w14:paraId="19D3FAC6" w14:textId="77777777" w:rsidTr="00237E93">
        <w:tc>
          <w:tcPr>
            <w:tcW w:w="1843" w:type="dxa"/>
          </w:tcPr>
          <w:p w14:paraId="510454EB" w14:textId="77777777" w:rsidR="00CE638B" w:rsidRPr="00E861E3" w:rsidRDefault="00CE638B" w:rsidP="004E1AD3">
            <w:pPr>
              <w:pStyle w:val="Zkratky"/>
            </w:pPr>
          </w:p>
        </w:tc>
        <w:tc>
          <w:tcPr>
            <w:tcW w:w="6650" w:type="dxa"/>
          </w:tcPr>
          <w:p w14:paraId="2E3A9E34" w14:textId="77777777" w:rsidR="00CE638B" w:rsidRPr="00E861E3" w:rsidRDefault="00CE638B" w:rsidP="004E1AD3">
            <w:pPr>
              <w:pStyle w:val="Zkratky"/>
            </w:pPr>
          </w:p>
        </w:tc>
      </w:tr>
      <w:tr w:rsidR="00CE638B" w:rsidRPr="00E861E3" w14:paraId="5D55CE10" w14:textId="77777777" w:rsidTr="00237E93">
        <w:tc>
          <w:tcPr>
            <w:tcW w:w="1843" w:type="dxa"/>
          </w:tcPr>
          <w:p w14:paraId="74483526" w14:textId="77777777" w:rsidR="00CE638B" w:rsidRPr="00E861E3" w:rsidRDefault="00CE638B" w:rsidP="004E1AD3">
            <w:pPr>
              <w:pStyle w:val="Zkratky"/>
            </w:pPr>
          </w:p>
        </w:tc>
        <w:tc>
          <w:tcPr>
            <w:tcW w:w="6650" w:type="dxa"/>
          </w:tcPr>
          <w:p w14:paraId="112BEDFD" w14:textId="77777777" w:rsidR="00CE638B" w:rsidRPr="00E861E3" w:rsidRDefault="00CE638B" w:rsidP="004E1AD3">
            <w:pPr>
              <w:pStyle w:val="Zkratky"/>
            </w:pPr>
          </w:p>
        </w:tc>
      </w:tr>
      <w:tr w:rsidR="00CE638B" w:rsidRPr="00E861E3" w14:paraId="2923239C" w14:textId="77777777" w:rsidTr="00237E93">
        <w:tc>
          <w:tcPr>
            <w:tcW w:w="1843" w:type="dxa"/>
          </w:tcPr>
          <w:p w14:paraId="3FCF1CC5" w14:textId="77777777" w:rsidR="00CE638B" w:rsidRPr="00E861E3" w:rsidRDefault="00CE638B" w:rsidP="004E1AD3">
            <w:pPr>
              <w:pStyle w:val="Zkratky"/>
            </w:pPr>
          </w:p>
        </w:tc>
        <w:tc>
          <w:tcPr>
            <w:tcW w:w="6650" w:type="dxa"/>
          </w:tcPr>
          <w:p w14:paraId="078F8D0F" w14:textId="77777777" w:rsidR="00CE638B" w:rsidRPr="00E861E3" w:rsidRDefault="00CE638B" w:rsidP="004E1AD3">
            <w:pPr>
              <w:pStyle w:val="Zkratky"/>
            </w:pPr>
          </w:p>
        </w:tc>
      </w:tr>
      <w:tr w:rsidR="00CE638B" w:rsidRPr="00E861E3" w14:paraId="006E78BA" w14:textId="77777777" w:rsidTr="00237E93">
        <w:tc>
          <w:tcPr>
            <w:tcW w:w="1843" w:type="dxa"/>
          </w:tcPr>
          <w:p w14:paraId="4419E320" w14:textId="77777777" w:rsidR="00CE638B" w:rsidRPr="00E861E3" w:rsidRDefault="00CE638B" w:rsidP="004E1AD3">
            <w:pPr>
              <w:pStyle w:val="Zkratky"/>
            </w:pPr>
          </w:p>
        </w:tc>
        <w:tc>
          <w:tcPr>
            <w:tcW w:w="6650" w:type="dxa"/>
          </w:tcPr>
          <w:p w14:paraId="302B1918" w14:textId="77777777" w:rsidR="00CE638B" w:rsidRPr="00E861E3" w:rsidRDefault="00CE638B" w:rsidP="004E1AD3">
            <w:pPr>
              <w:pStyle w:val="Zkratky"/>
            </w:pPr>
          </w:p>
        </w:tc>
      </w:tr>
      <w:tr w:rsidR="00CE638B" w:rsidRPr="00E861E3" w14:paraId="14149CC0" w14:textId="77777777" w:rsidTr="00237E93">
        <w:tc>
          <w:tcPr>
            <w:tcW w:w="1843" w:type="dxa"/>
          </w:tcPr>
          <w:p w14:paraId="291A243B" w14:textId="77777777" w:rsidR="00CE638B" w:rsidRPr="00E861E3" w:rsidRDefault="00CE638B" w:rsidP="004E1AD3">
            <w:pPr>
              <w:pStyle w:val="Zkratky"/>
            </w:pPr>
          </w:p>
        </w:tc>
        <w:tc>
          <w:tcPr>
            <w:tcW w:w="6650" w:type="dxa"/>
          </w:tcPr>
          <w:p w14:paraId="6AECA8CC" w14:textId="77777777" w:rsidR="00CE638B" w:rsidRPr="00E861E3" w:rsidRDefault="00CE638B" w:rsidP="004E1AD3">
            <w:pPr>
              <w:pStyle w:val="Zkratky"/>
            </w:pPr>
          </w:p>
        </w:tc>
      </w:tr>
      <w:tr w:rsidR="00CE638B" w:rsidRPr="00E861E3" w14:paraId="256622B3" w14:textId="77777777" w:rsidTr="00237E93">
        <w:tc>
          <w:tcPr>
            <w:tcW w:w="1843" w:type="dxa"/>
          </w:tcPr>
          <w:p w14:paraId="75CE2C91" w14:textId="77777777" w:rsidR="00CE638B" w:rsidRPr="00E861E3" w:rsidRDefault="00CE638B" w:rsidP="004E1AD3">
            <w:pPr>
              <w:pStyle w:val="Zkratky"/>
            </w:pPr>
          </w:p>
        </w:tc>
        <w:tc>
          <w:tcPr>
            <w:tcW w:w="6650" w:type="dxa"/>
          </w:tcPr>
          <w:p w14:paraId="0190A713" w14:textId="77777777" w:rsidR="00CE638B" w:rsidRPr="00E861E3" w:rsidRDefault="00CE638B" w:rsidP="004E1AD3">
            <w:pPr>
              <w:pStyle w:val="Zkratky"/>
            </w:pPr>
          </w:p>
        </w:tc>
      </w:tr>
      <w:tr w:rsidR="00CE638B" w:rsidRPr="00E861E3" w14:paraId="10D5DCB8" w14:textId="77777777" w:rsidTr="00237E93">
        <w:tc>
          <w:tcPr>
            <w:tcW w:w="1843" w:type="dxa"/>
          </w:tcPr>
          <w:p w14:paraId="5A4DF99B" w14:textId="77777777" w:rsidR="00CE638B" w:rsidRPr="00E861E3" w:rsidRDefault="00CE638B" w:rsidP="004E1AD3">
            <w:pPr>
              <w:pStyle w:val="Zkratky"/>
            </w:pPr>
          </w:p>
        </w:tc>
        <w:tc>
          <w:tcPr>
            <w:tcW w:w="6650" w:type="dxa"/>
          </w:tcPr>
          <w:p w14:paraId="7C6D86B6" w14:textId="77777777" w:rsidR="00CE638B" w:rsidRPr="00E861E3" w:rsidRDefault="00CE638B" w:rsidP="004E1AD3">
            <w:pPr>
              <w:pStyle w:val="Zkratky"/>
            </w:pPr>
          </w:p>
        </w:tc>
      </w:tr>
      <w:tr w:rsidR="00CE638B" w:rsidRPr="00E861E3" w14:paraId="79EA617A" w14:textId="77777777" w:rsidTr="00237E93">
        <w:tc>
          <w:tcPr>
            <w:tcW w:w="1843" w:type="dxa"/>
          </w:tcPr>
          <w:p w14:paraId="77814832" w14:textId="77777777" w:rsidR="00CE638B" w:rsidRPr="00E861E3" w:rsidRDefault="00CE638B" w:rsidP="004E1AD3">
            <w:pPr>
              <w:pStyle w:val="Zkratky"/>
            </w:pPr>
          </w:p>
        </w:tc>
        <w:tc>
          <w:tcPr>
            <w:tcW w:w="6650" w:type="dxa"/>
          </w:tcPr>
          <w:p w14:paraId="35BB9FB3" w14:textId="77777777" w:rsidR="00CE638B" w:rsidRPr="00E861E3" w:rsidRDefault="00CE638B" w:rsidP="004E1AD3">
            <w:pPr>
              <w:pStyle w:val="Zkratky"/>
            </w:pPr>
          </w:p>
        </w:tc>
      </w:tr>
      <w:tr w:rsidR="00CE638B" w:rsidRPr="00E861E3" w14:paraId="01EA73C0" w14:textId="77777777" w:rsidTr="00237E93">
        <w:tc>
          <w:tcPr>
            <w:tcW w:w="1843" w:type="dxa"/>
          </w:tcPr>
          <w:p w14:paraId="2FAA8227" w14:textId="77777777" w:rsidR="00CE638B" w:rsidRPr="00E861E3" w:rsidRDefault="00CE638B" w:rsidP="004E1AD3">
            <w:pPr>
              <w:pStyle w:val="Zkratky"/>
            </w:pPr>
          </w:p>
        </w:tc>
        <w:tc>
          <w:tcPr>
            <w:tcW w:w="6650" w:type="dxa"/>
          </w:tcPr>
          <w:p w14:paraId="3B4FDD52" w14:textId="77777777" w:rsidR="00CE638B" w:rsidRPr="00E861E3" w:rsidRDefault="00CE638B" w:rsidP="004E1AD3">
            <w:pPr>
              <w:pStyle w:val="Zkratky"/>
            </w:pPr>
          </w:p>
        </w:tc>
      </w:tr>
      <w:tr w:rsidR="00CE638B" w:rsidRPr="00E861E3" w14:paraId="52A3FD02" w14:textId="77777777" w:rsidTr="00237E93">
        <w:tc>
          <w:tcPr>
            <w:tcW w:w="1843" w:type="dxa"/>
          </w:tcPr>
          <w:p w14:paraId="1A6741E0" w14:textId="77777777" w:rsidR="00CE638B" w:rsidRPr="00E861E3" w:rsidRDefault="00CE638B" w:rsidP="004E1AD3">
            <w:pPr>
              <w:pStyle w:val="Zkratky"/>
            </w:pPr>
          </w:p>
        </w:tc>
        <w:tc>
          <w:tcPr>
            <w:tcW w:w="6650" w:type="dxa"/>
          </w:tcPr>
          <w:p w14:paraId="0656FFE7" w14:textId="77777777" w:rsidR="00CE638B" w:rsidRPr="00E861E3" w:rsidRDefault="00CE638B" w:rsidP="004E1AD3">
            <w:pPr>
              <w:pStyle w:val="Zkratky"/>
            </w:pPr>
          </w:p>
        </w:tc>
      </w:tr>
      <w:tr w:rsidR="00CE638B" w:rsidRPr="00E861E3" w14:paraId="30D6F0E4" w14:textId="77777777" w:rsidTr="00237E93">
        <w:tc>
          <w:tcPr>
            <w:tcW w:w="1843" w:type="dxa"/>
          </w:tcPr>
          <w:p w14:paraId="782E297D" w14:textId="77777777" w:rsidR="00CE638B" w:rsidRPr="00E861E3" w:rsidRDefault="00CE638B" w:rsidP="004E1AD3">
            <w:pPr>
              <w:pStyle w:val="Zkratky"/>
            </w:pPr>
          </w:p>
        </w:tc>
        <w:tc>
          <w:tcPr>
            <w:tcW w:w="6650" w:type="dxa"/>
          </w:tcPr>
          <w:p w14:paraId="1DFA929A" w14:textId="77777777" w:rsidR="00CE638B" w:rsidRPr="00E861E3" w:rsidRDefault="00CE638B" w:rsidP="004E1AD3">
            <w:pPr>
              <w:pStyle w:val="Zkratky"/>
            </w:pPr>
          </w:p>
        </w:tc>
      </w:tr>
      <w:tr w:rsidR="00CE638B" w:rsidRPr="00E861E3" w14:paraId="333347DF" w14:textId="77777777" w:rsidTr="00237E93">
        <w:tc>
          <w:tcPr>
            <w:tcW w:w="1843" w:type="dxa"/>
          </w:tcPr>
          <w:p w14:paraId="40E43797" w14:textId="77777777" w:rsidR="00CE638B" w:rsidRPr="00E861E3" w:rsidRDefault="00CE638B" w:rsidP="004E1AD3">
            <w:pPr>
              <w:pStyle w:val="Zkratky"/>
            </w:pPr>
          </w:p>
        </w:tc>
        <w:tc>
          <w:tcPr>
            <w:tcW w:w="6650" w:type="dxa"/>
          </w:tcPr>
          <w:p w14:paraId="0E3570C1" w14:textId="77777777" w:rsidR="00CE638B" w:rsidRPr="00E861E3" w:rsidRDefault="00CE638B" w:rsidP="004E1AD3">
            <w:pPr>
              <w:pStyle w:val="Zkratky"/>
            </w:pPr>
          </w:p>
        </w:tc>
      </w:tr>
      <w:tr w:rsidR="00CE638B" w:rsidRPr="00E861E3" w14:paraId="461C7CAA" w14:textId="77777777" w:rsidTr="00237E93">
        <w:tc>
          <w:tcPr>
            <w:tcW w:w="1843" w:type="dxa"/>
          </w:tcPr>
          <w:p w14:paraId="515912D9" w14:textId="77777777" w:rsidR="00CE638B" w:rsidRPr="00E861E3" w:rsidRDefault="00CE638B" w:rsidP="004E1AD3">
            <w:pPr>
              <w:pStyle w:val="Zkratky"/>
            </w:pPr>
          </w:p>
        </w:tc>
        <w:tc>
          <w:tcPr>
            <w:tcW w:w="6650" w:type="dxa"/>
          </w:tcPr>
          <w:p w14:paraId="6134EAB1" w14:textId="77777777" w:rsidR="00CE638B" w:rsidRPr="00E861E3" w:rsidRDefault="00CE638B" w:rsidP="004E1AD3">
            <w:pPr>
              <w:pStyle w:val="Zkratky"/>
            </w:pPr>
          </w:p>
        </w:tc>
      </w:tr>
      <w:tr w:rsidR="00CE638B" w:rsidRPr="00E861E3" w14:paraId="049A2E16" w14:textId="77777777" w:rsidTr="00237E93">
        <w:tc>
          <w:tcPr>
            <w:tcW w:w="1843" w:type="dxa"/>
          </w:tcPr>
          <w:p w14:paraId="4DE762F8" w14:textId="77777777" w:rsidR="00CE638B" w:rsidRPr="00E861E3" w:rsidRDefault="00CE638B" w:rsidP="004E1AD3">
            <w:pPr>
              <w:pStyle w:val="Zkratky"/>
            </w:pPr>
          </w:p>
        </w:tc>
        <w:tc>
          <w:tcPr>
            <w:tcW w:w="6650" w:type="dxa"/>
          </w:tcPr>
          <w:p w14:paraId="40CC9C6F" w14:textId="77777777" w:rsidR="00CE638B" w:rsidRPr="00E861E3" w:rsidRDefault="00CE638B" w:rsidP="004E1AD3">
            <w:pPr>
              <w:pStyle w:val="Zkratky"/>
            </w:pPr>
          </w:p>
        </w:tc>
      </w:tr>
      <w:tr w:rsidR="00CE638B" w:rsidRPr="00E861E3" w14:paraId="73BB9470" w14:textId="77777777" w:rsidTr="00237E93">
        <w:tc>
          <w:tcPr>
            <w:tcW w:w="1843" w:type="dxa"/>
          </w:tcPr>
          <w:p w14:paraId="29E6BAB7" w14:textId="77777777" w:rsidR="00CE638B" w:rsidRPr="00E861E3" w:rsidRDefault="00CE638B" w:rsidP="004E1AD3">
            <w:pPr>
              <w:pStyle w:val="Zkratky"/>
            </w:pPr>
          </w:p>
        </w:tc>
        <w:tc>
          <w:tcPr>
            <w:tcW w:w="6650" w:type="dxa"/>
          </w:tcPr>
          <w:p w14:paraId="1395C537" w14:textId="77777777" w:rsidR="00CE638B" w:rsidRPr="00E861E3" w:rsidRDefault="00CE638B" w:rsidP="004E1AD3">
            <w:pPr>
              <w:pStyle w:val="Zkratky"/>
            </w:pPr>
          </w:p>
        </w:tc>
      </w:tr>
      <w:tr w:rsidR="00CE638B" w:rsidRPr="00E861E3" w14:paraId="30C2205E" w14:textId="77777777" w:rsidTr="00237E93">
        <w:tc>
          <w:tcPr>
            <w:tcW w:w="1843" w:type="dxa"/>
          </w:tcPr>
          <w:p w14:paraId="7E3A7522" w14:textId="77777777" w:rsidR="00CE638B" w:rsidRPr="00E861E3" w:rsidRDefault="00CE638B" w:rsidP="004E1AD3">
            <w:pPr>
              <w:pStyle w:val="Zkratky"/>
            </w:pPr>
          </w:p>
        </w:tc>
        <w:tc>
          <w:tcPr>
            <w:tcW w:w="6650" w:type="dxa"/>
          </w:tcPr>
          <w:p w14:paraId="23ACA1A6" w14:textId="77777777" w:rsidR="00CE638B" w:rsidRPr="00E861E3" w:rsidRDefault="00CE638B" w:rsidP="004E1AD3">
            <w:pPr>
              <w:pStyle w:val="Zkratky"/>
            </w:pPr>
          </w:p>
        </w:tc>
      </w:tr>
      <w:tr w:rsidR="00CE638B" w:rsidRPr="00E861E3" w14:paraId="49ECF9AE" w14:textId="77777777" w:rsidTr="00237E93">
        <w:tc>
          <w:tcPr>
            <w:tcW w:w="1843" w:type="dxa"/>
          </w:tcPr>
          <w:p w14:paraId="22607F6E" w14:textId="77777777" w:rsidR="00CE638B" w:rsidRPr="00E861E3" w:rsidRDefault="00CE638B" w:rsidP="004E1AD3">
            <w:pPr>
              <w:pStyle w:val="Zkratky"/>
            </w:pPr>
          </w:p>
        </w:tc>
        <w:tc>
          <w:tcPr>
            <w:tcW w:w="6650" w:type="dxa"/>
          </w:tcPr>
          <w:p w14:paraId="6B056B29" w14:textId="77777777" w:rsidR="00CE638B" w:rsidRPr="00E861E3" w:rsidRDefault="00CE638B" w:rsidP="004E1AD3">
            <w:pPr>
              <w:pStyle w:val="Zkratky"/>
            </w:pPr>
          </w:p>
        </w:tc>
      </w:tr>
      <w:tr w:rsidR="00CE638B" w:rsidRPr="00E861E3" w14:paraId="352D4BE8" w14:textId="77777777" w:rsidTr="00237E93">
        <w:tc>
          <w:tcPr>
            <w:tcW w:w="1843" w:type="dxa"/>
          </w:tcPr>
          <w:p w14:paraId="233376BB" w14:textId="77777777" w:rsidR="00CE638B" w:rsidRPr="00E861E3" w:rsidRDefault="00CE638B" w:rsidP="004E1AD3">
            <w:pPr>
              <w:pStyle w:val="Zkratky"/>
            </w:pPr>
          </w:p>
        </w:tc>
        <w:tc>
          <w:tcPr>
            <w:tcW w:w="6650" w:type="dxa"/>
          </w:tcPr>
          <w:p w14:paraId="085EBAB4" w14:textId="77777777" w:rsidR="00CE638B" w:rsidRPr="00E861E3" w:rsidRDefault="00CE638B" w:rsidP="004E1AD3">
            <w:pPr>
              <w:pStyle w:val="Zkratky"/>
            </w:pPr>
          </w:p>
        </w:tc>
      </w:tr>
      <w:tr w:rsidR="00CE638B" w:rsidRPr="00E861E3" w14:paraId="30056938" w14:textId="77777777" w:rsidTr="00237E93">
        <w:tc>
          <w:tcPr>
            <w:tcW w:w="1843" w:type="dxa"/>
          </w:tcPr>
          <w:p w14:paraId="25C5C5D2" w14:textId="77777777" w:rsidR="00CE638B" w:rsidRPr="00E861E3" w:rsidRDefault="00CE638B" w:rsidP="004E1AD3">
            <w:pPr>
              <w:pStyle w:val="Zkratky"/>
            </w:pPr>
          </w:p>
        </w:tc>
        <w:tc>
          <w:tcPr>
            <w:tcW w:w="6650" w:type="dxa"/>
          </w:tcPr>
          <w:p w14:paraId="2F42C828" w14:textId="77777777" w:rsidR="00CE638B" w:rsidRPr="00E861E3" w:rsidRDefault="00CE638B" w:rsidP="004E1AD3">
            <w:pPr>
              <w:pStyle w:val="Zkratky"/>
            </w:pPr>
          </w:p>
        </w:tc>
      </w:tr>
      <w:tr w:rsidR="00CE638B" w:rsidRPr="00E861E3" w14:paraId="59C326CD" w14:textId="77777777" w:rsidTr="00237E93">
        <w:tc>
          <w:tcPr>
            <w:tcW w:w="1843" w:type="dxa"/>
          </w:tcPr>
          <w:p w14:paraId="5AA25625" w14:textId="77777777" w:rsidR="00CE638B" w:rsidRPr="00E861E3" w:rsidRDefault="00CE638B" w:rsidP="004E1AD3">
            <w:pPr>
              <w:pStyle w:val="Zkratky"/>
            </w:pPr>
          </w:p>
        </w:tc>
        <w:tc>
          <w:tcPr>
            <w:tcW w:w="6650" w:type="dxa"/>
          </w:tcPr>
          <w:p w14:paraId="20CFAA40" w14:textId="77777777" w:rsidR="00CE638B" w:rsidRPr="00E861E3" w:rsidRDefault="00CE638B" w:rsidP="004E1AD3">
            <w:pPr>
              <w:pStyle w:val="Zkratky"/>
            </w:pPr>
          </w:p>
        </w:tc>
      </w:tr>
      <w:tr w:rsidR="00CE638B" w:rsidRPr="00E861E3" w14:paraId="29F8D1CC" w14:textId="77777777" w:rsidTr="00237E93">
        <w:tc>
          <w:tcPr>
            <w:tcW w:w="1843" w:type="dxa"/>
          </w:tcPr>
          <w:p w14:paraId="2EB4603D" w14:textId="77777777" w:rsidR="00CE638B" w:rsidRPr="00E861E3" w:rsidRDefault="00CE638B" w:rsidP="004E1AD3">
            <w:pPr>
              <w:pStyle w:val="Zkratky"/>
            </w:pPr>
          </w:p>
        </w:tc>
        <w:tc>
          <w:tcPr>
            <w:tcW w:w="6650" w:type="dxa"/>
          </w:tcPr>
          <w:p w14:paraId="58DCCEDD" w14:textId="77777777" w:rsidR="00CE638B" w:rsidRPr="00E861E3" w:rsidRDefault="00CE638B" w:rsidP="004E1AD3">
            <w:pPr>
              <w:pStyle w:val="Zkratky"/>
            </w:pPr>
          </w:p>
        </w:tc>
      </w:tr>
      <w:tr w:rsidR="00CE638B" w:rsidRPr="00E861E3" w14:paraId="0F0D9C2A" w14:textId="77777777" w:rsidTr="00237E93">
        <w:tc>
          <w:tcPr>
            <w:tcW w:w="1843" w:type="dxa"/>
          </w:tcPr>
          <w:p w14:paraId="49954CF6" w14:textId="77777777" w:rsidR="00CE638B" w:rsidRPr="00E861E3" w:rsidRDefault="00CE638B" w:rsidP="004E1AD3">
            <w:pPr>
              <w:pStyle w:val="Zkratky"/>
            </w:pPr>
          </w:p>
        </w:tc>
        <w:tc>
          <w:tcPr>
            <w:tcW w:w="6650" w:type="dxa"/>
          </w:tcPr>
          <w:p w14:paraId="7FB648A3" w14:textId="77777777" w:rsidR="00CE638B" w:rsidRPr="00E861E3" w:rsidRDefault="00CE638B" w:rsidP="004E1AD3">
            <w:pPr>
              <w:pStyle w:val="Zkratky"/>
            </w:pPr>
          </w:p>
        </w:tc>
      </w:tr>
      <w:tr w:rsidR="00CE638B" w:rsidRPr="00E861E3" w14:paraId="00785AD5" w14:textId="77777777" w:rsidTr="00237E93">
        <w:tc>
          <w:tcPr>
            <w:tcW w:w="1843" w:type="dxa"/>
          </w:tcPr>
          <w:p w14:paraId="182CAFFB" w14:textId="77777777" w:rsidR="00CE638B" w:rsidRPr="00E861E3" w:rsidRDefault="00CE638B" w:rsidP="004E1AD3">
            <w:pPr>
              <w:pStyle w:val="Zkratky"/>
            </w:pPr>
          </w:p>
        </w:tc>
        <w:tc>
          <w:tcPr>
            <w:tcW w:w="6650" w:type="dxa"/>
          </w:tcPr>
          <w:p w14:paraId="0567F6EB" w14:textId="77777777" w:rsidR="00CE638B" w:rsidRPr="00E861E3" w:rsidRDefault="00CE638B" w:rsidP="004E1AD3">
            <w:pPr>
              <w:pStyle w:val="Zkratky"/>
            </w:pPr>
          </w:p>
        </w:tc>
      </w:tr>
      <w:tr w:rsidR="00CE638B" w:rsidRPr="00E861E3" w14:paraId="1FD66C02" w14:textId="77777777" w:rsidTr="00237E93">
        <w:tc>
          <w:tcPr>
            <w:tcW w:w="1843" w:type="dxa"/>
          </w:tcPr>
          <w:p w14:paraId="24415F78" w14:textId="77777777" w:rsidR="00CE638B" w:rsidRPr="00E861E3" w:rsidRDefault="00CE638B" w:rsidP="004E1AD3">
            <w:pPr>
              <w:pStyle w:val="Zkratky"/>
            </w:pPr>
          </w:p>
        </w:tc>
        <w:tc>
          <w:tcPr>
            <w:tcW w:w="6650" w:type="dxa"/>
          </w:tcPr>
          <w:p w14:paraId="7AF83A03" w14:textId="77777777" w:rsidR="00CE638B" w:rsidRPr="00E861E3" w:rsidRDefault="00CE638B" w:rsidP="004E1AD3">
            <w:pPr>
              <w:pStyle w:val="Zkratky"/>
            </w:pPr>
          </w:p>
        </w:tc>
      </w:tr>
      <w:tr w:rsidR="00CE638B" w:rsidRPr="00E861E3" w14:paraId="0C58E6BB" w14:textId="77777777" w:rsidTr="00237E93">
        <w:tc>
          <w:tcPr>
            <w:tcW w:w="1843" w:type="dxa"/>
          </w:tcPr>
          <w:p w14:paraId="7FFA3B99" w14:textId="77777777" w:rsidR="00CE638B" w:rsidRPr="00E861E3" w:rsidRDefault="00CE638B" w:rsidP="00FA18E0">
            <w:pPr>
              <w:pStyle w:val="Zkratky"/>
              <w:ind w:left="0"/>
            </w:pPr>
          </w:p>
        </w:tc>
        <w:tc>
          <w:tcPr>
            <w:tcW w:w="6650" w:type="dxa"/>
          </w:tcPr>
          <w:p w14:paraId="3DCD6999" w14:textId="77777777" w:rsidR="00CE638B" w:rsidRPr="00E861E3" w:rsidRDefault="00CE638B" w:rsidP="004E1AD3">
            <w:pPr>
              <w:pStyle w:val="Zkratky"/>
            </w:pPr>
          </w:p>
        </w:tc>
      </w:tr>
    </w:tbl>
    <w:p w14:paraId="71DE79FA" w14:textId="446DCC9D" w:rsidR="005D2EAA" w:rsidRPr="00E861E3" w:rsidRDefault="005D2EAA" w:rsidP="005D2EAA">
      <w:pPr>
        <w:tabs>
          <w:tab w:val="left" w:pos="1361"/>
        </w:tabs>
        <w:sectPr w:rsidR="005D2EAA" w:rsidRPr="00E861E3" w:rsidSect="00D36567">
          <w:footerReference w:type="default" r:id="rId26"/>
          <w:pgSz w:w="11906" w:h="16838"/>
          <w:pgMar w:top="1418" w:right="1418" w:bottom="1418" w:left="1418" w:header="709" w:footer="709" w:gutter="567"/>
          <w:cols w:space="708"/>
          <w:docGrid w:linePitch="360"/>
        </w:sectPr>
      </w:pPr>
    </w:p>
    <w:p w14:paraId="7EFA6A4C" w14:textId="77777777" w:rsidR="00A41743" w:rsidRPr="00E861E3" w:rsidRDefault="00A41743" w:rsidP="001D03B5">
      <w:pPr>
        <w:pStyle w:val="Nadpisobsahu"/>
      </w:pPr>
      <w:r w:rsidRPr="00E861E3">
        <w:lastRenderedPageBreak/>
        <w:t>Seznam příloh</w:t>
      </w:r>
    </w:p>
    <w:p w14:paraId="67CCD6D3" w14:textId="77777777" w:rsidR="001C5F54" w:rsidRPr="00E861E3" w:rsidRDefault="00AF32C3">
      <w:pPr>
        <w:pStyle w:val="Obsah1"/>
        <w:tabs>
          <w:tab w:val="right" w:leader="dot" w:pos="8493"/>
        </w:tabs>
        <w:rPr>
          <w:rFonts w:eastAsiaTheme="minorEastAsia"/>
          <w:sz w:val="22"/>
          <w:lang w:eastAsia="cs-CZ"/>
        </w:rPr>
      </w:pPr>
      <w:r w:rsidRPr="00E861E3">
        <w:fldChar w:fldCharType="begin"/>
      </w:r>
      <w:r w:rsidRPr="00E861E3">
        <w:instrText xml:space="preserve"> TOC \n \h \z \t "Nadpis příloha;1" </w:instrText>
      </w:r>
      <w:r w:rsidRPr="00E861E3">
        <w:fldChar w:fldCharType="separate"/>
      </w:r>
      <w:hyperlink w:anchor="_Toc20732280" w:history="1">
        <w:r w:rsidR="001C5F54" w:rsidRPr="00E861E3">
          <w:rPr>
            <w:rStyle w:val="Hypertextovodkaz"/>
          </w:rPr>
          <w:t>Příloha 1</w:t>
        </w:r>
      </w:hyperlink>
    </w:p>
    <w:p w14:paraId="68F0E897" w14:textId="52C3A235" w:rsidR="00322FBC" w:rsidRPr="00E861E3" w:rsidRDefault="001C5F54" w:rsidP="0012123D">
      <w:pPr>
        <w:pStyle w:val="Obsah1"/>
        <w:tabs>
          <w:tab w:val="right" w:leader="dot" w:pos="8493"/>
        </w:tabs>
        <w:rPr>
          <w:rFonts w:eastAsiaTheme="minorEastAsia"/>
          <w:sz w:val="22"/>
          <w:lang w:eastAsia="cs-CZ"/>
        </w:rPr>
      </w:pPr>
      <w:hyperlink w:anchor="_Toc20732281" w:history="1">
        <w:r w:rsidRPr="00E861E3">
          <w:rPr>
            <w:rStyle w:val="Hypertextovodkaz"/>
          </w:rPr>
          <w:t>Příloha 2</w:t>
        </w:r>
      </w:hyperlink>
      <w:r w:rsidR="00AF32C3" w:rsidRPr="00E861E3">
        <w:fldChar w:fldCharType="end"/>
      </w:r>
    </w:p>
    <w:p w14:paraId="7D17E755" w14:textId="77777777" w:rsidR="001A6444" w:rsidRPr="00E861E3" w:rsidRDefault="001A6444" w:rsidP="001A6444">
      <w:pPr>
        <w:sectPr w:rsidR="001A6444" w:rsidRPr="00E861E3" w:rsidSect="00D36567">
          <w:footerReference w:type="default" r:id="rId27"/>
          <w:pgSz w:w="11906" w:h="16838"/>
          <w:pgMar w:top="1418" w:right="1418" w:bottom="1418" w:left="1418" w:header="709" w:footer="709" w:gutter="567"/>
          <w:cols w:space="708"/>
          <w:docGrid w:linePitch="360"/>
        </w:sectPr>
      </w:pPr>
    </w:p>
    <w:p w14:paraId="19129919" w14:textId="77777777" w:rsidR="001A6444" w:rsidRPr="00E861E3" w:rsidRDefault="00322FBC" w:rsidP="004D0366">
      <w:pPr>
        <w:pStyle w:val="Nadpisploha"/>
      </w:pPr>
      <w:bookmarkStart w:id="70" w:name="_Toc525301"/>
      <w:bookmarkStart w:id="71" w:name="_Toc525338"/>
      <w:bookmarkStart w:id="72" w:name="_Toc20732280"/>
      <w:r w:rsidRPr="00E861E3">
        <w:lastRenderedPageBreak/>
        <w:t>Příloha 1</w:t>
      </w:r>
      <w:bookmarkEnd w:id="70"/>
      <w:bookmarkEnd w:id="71"/>
      <w:bookmarkEnd w:id="72"/>
    </w:p>
    <w:p w14:paraId="7988193D" w14:textId="77777777" w:rsidR="00AF32C3" w:rsidRPr="00E861E3" w:rsidRDefault="00AF32C3">
      <w:pPr>
        <w:spacing w:after="160" w:line="259" w:lineRule="auto"/>
      </w:pPr>
    </w:p>
    <w:p w14:paraId="0447F128" w14:textId="77777777" w:rsidR="00585BEB" w:rsidRPr="00E861E3" w:rsidRDefault="00585BEB" w:rsidP="00585BEB"/>
    <w:sectPr w:rsidR="00585BEB" w:rsidRPr="00E861E3" w:rsidSect="00AF32C3">
      <w:footerReference w:type="default" r:id="rId28"/>
      <w:pgSz w:w="11906" w:h="16838"/>
      <w:pgMar w:top="1418" w:right="1418" w:bottom="1418" w:left="1418" w:header="709" w:footer="709" w:gutter="567"/>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iří Balcar" w:date="2026-04-05T14:41:00Z" w:initials="JB">
    <w:p w14:paraId="0DF2DD8B" w14:textId="5F2FF463" w:rsidR="00711CEF" w:rsidRDefault="00711CEF">
      <w:pPr>
        <w:pStyle w:val="Textkomente"/>
      </w:pPr>
      <w:r>
        <w:rPr>
          <w:rStyle w:val="Odkaznakoment"/>
        </w:rPr>
        <w:annotationRef/>
      </w:r>
      <w:r>
        <w:t>Chybí vám tu hlavní nadpisy (úroveň 1, 2 atd.), začínáte úrovní podnadpisů.</w:t>
      </w:r>
    </w:p>
  </w:comment>
  <w:comment w:id="6" w:author="Jiří Balcar" w:date="2026-04-12T17:54:00Z" w:initials="JB">
    <w:p w14:paraId="738A0995" w14:textId="630D0DDA" w:rsidR="00711CEF" w:rsidRDefault="00711CEF">
      <w:pPr>
        <w:pStyle w:val="Textkomente"/>
      </w:pPr>
      <w:r>
        <w:rPr>
          <w:rStyle w:val="Odkaznakoment"/>
        </w:rPr>
        <w:annotationRef/>
      </w:r>
      <w:r>
        <w:t>Píšete poptávka, ale ukazujete mzdové determinanty… Začal bych opravdu tou potávkou.</w:t>
      </w:r>
    </w:p>
  </w:comment>
  <w:comment w:id="8" w:author="Jiří Balcar" w:date="2026-04-12T17:55:00Z" w:initials="JB">
    <w:p w14:paraId="1DBB116F" w14:textId="71A863CF" w:rsidR="00711CEF" w:rsidRDefault="00711CEF">
      <w:pPr>
        <w:pStyle w:val="Textkomente"/>
      </w:pPr>
      <w:r>
        <w:rPr>
          <w:rStyle w:val="Odkaznakoment"/>
        </w:rPr>
        <w:annotationRef/>
      </w:r>
      <w:r>
        <w:t>Jak IA ovlivňují vzdělání?</w:t>
      </w:r>
    </w:p>
  </w:comment>
  <w:comment w:id="11" w:author="Jiří Balcar" w:date="2026-04-12T17:55:00Z" w:initials="JB">
    <w:p w14:paraId="6C81200B" w14:textId="42CBA4B1" w:rsidR="00711CEF" w:rsidRDefault="00711CEF">
      <w:pPr>
        <w:pStyle w:val="Textkomente"/>
      </w:pPr>
      <w:r>
        <w:rPr>
          <w:rStyle w:val="Odkaznakoment"/>
        </w:rPr>
        <w:annotationRef/>
      </w:r>
      <w:r>
        <w:t>To jste si tak nazval sám, takže není třeba se toho držet (držet se anglické verze)</w:t>
      </w:r>
    </w:p>
  </w:comment>
  <w:comment w:id="12" w:author="Jiří Balcar" w:date="2026-04-12T17:56:00Z" w:initials="JB">
    <w:p w14:paraId="1979F3D8" w14:textId="2B84C37B" w:rsidR="00711CEF" w:rsidRDefault="00711CEF">
      <w:pPr>
        <w:pStyle w:val="Textkomente"/>
      </w:pPr>
      <w:r>
        <w:rPr>
          <w:rStyle w:val="Odkaznakoment"/>
        </w:rPr>
        <w:annotationRef/>
      </w:r>
      <w:r>
        <w:t>Už sk</w:t>
      </w:r>
      <w:r w:rsidR="002A4F50">
        <w:t>á</w:t>
      </w:r>
      <w:r>
        <w:t>čete ke mzdě. Co vlastně chcete říci za příběh? Začal bych nejprve tím, co je poptáváno</w:t>
      </w:r>
    </w:p>
  </w:comment>
  <w:comment w:id="13" w:author="Jiří Balcar" w:date="2026-04-12T18:12:00Z" w:initials="JB">
    <w:p w14:paraId="10B29A3A" w14:textId="27A44D96" w:rsidR="004A3267" w:rsidRDefault="004A3267">
      <w:pPr>
        <w:pStyle w:val="Textkomente"/>
      </w:pPr>
      <w:r>
        <w:rPr>
          <w:rStyle w:val="Odkaznakoment"/>
        </w:rPr>
        <w:annotationRef/>
      </w:r>
      <w:r>
        <w:t>Reportujte průměr nebo medián. Nekomplikujte si to reportování obého – navíc stejně nakonec dojdete k podobnému závěru = která skupina má více peněz…</w:t>
      </w:r>
    </w:p>
  </w:comment>
  <w:comment w:id="14" w:author="Jiří Balcar" w:date="2026-04-12T18:13:00Z" w:initials="JB">
    <w:p w14:paraId="6541465C" w14:textId="79424AB2" w:rsidR="004A3267" w:rsidRDefault="004A3267">
      <w:pPr>
        <w:pStyle w:val="Textkomente"/>
      </w:pPr>
      <w:r>
        <w:rPr>
          <w:rStyle w:val="Odkaznakoment"/>
        </w:rPr>
        <w:annotationRef/>
      </w:r>
      <w:r>
        <w:t>Když změníte hustotu na frekvenci, graf bude pro lidi (normální smrtelníky) čitelnější.</w:t>
      </w:r>
    </w:p>
  </w:comment>
  <w:comment w:id="15" w:author="Jiří Balcar" w:date="2026-04-12T22:43:00Z" w:initials="JB">
    <w:p w14:paraId="340B0C4D" w14:textId="4E5079A3" w:rsidR="007348CE" w:rsidRDefault="007348CE">
      <w:pPr>
        <w:pStyle w:val="Textkomente"/>
      </w:pPr>
      <w:r>
        <w:rPr>
          <w:rStyle w:val="Odkaznakoment"/>
        </w:rPr>
        <w:annotationRef/>
      </w:r>
      <w:r>
        <w:t>Jen popisujte, nemusíte zdůvodňovat…</w:t>
      </w:r>
    </w:p>
  </w:comment>
  <w:comment w:id="16" w:author="Jiří Balcar" w:date="2026-04-12T22:44:00Z" w:initials="JB">
    <w:p w14:paraId="76AB6B99" w14:textId="77777777" w:rsidR="007348CE" w:rsidRDefault="007348CE">
      <w:pPr>
        <w:pStyle w:val="Textkomente"/>
      </w:pPr>
      <w:r>
        <w:rPr>
          <w:rStyle w:val="Odkaznakoment"/>
        </w:rPr>
        <w:annotationRef/>
      </w:r>
      <w:r>
        <w:t>To je spíše do metodiky, ale ani tam bych to nedával – není to nijak důležitá informace. Všichni to poznají z modelu…</w:t>
      </w:r>
    </w:p>
    <w:p w14:paraId="580DFA07" w14:textId="77777777" w:rsidR="007348CE" w:rsidRDefault="007348CE">
      <w:pPr>
        <w:pStyle w:val="Textkomente"/>
      </w:pPr>
    </w:p>
    <w:p w14:paraId="00574F2A" w14:textId="26087C7A" w:rsidR="007348CE" w:rsidRPr="002B4225" w:rsidRDefault="007348CE">
      <w:pPr>
        <w:pStyle w:val="Textkomente"/>
      </w:pPr>
      <w:r>
        <w:t>Vysvětlujete model nebo popisujete data? To první je úkol metodiky. V případě toho druhého se zaměřte opravdu jen na popis dat, ale těch, které dávají smysl. Jsou to všechny? Co chcete říci? O čem je práce? O AI… tak to vztáhněte spíše na popis těchto proměnných…</w:t>
      </w:r>
    </w:p>
  </w:comment>
  <w:comment w:id="17" w:author="Jiří Balcar" w:date="2026-04-12T22:46:00Z" w:initials="JB">
    <w:p w14:paraId="2E9C18CE" w14:textId="56B80721" w:rsidR="007348CE" w:rsidRDefault="007348CE">
      <w:pPr>
        <w:pStyle w:val="Textkomente"/>
      </w:pPr>
      <w:r>
        <w:rPr>
          <w:rStyle w:val="Odkaznakoment"/>
        </w:rPr>
        <w:annotationRef/>
      </w:r>
      <w:r>
        <w:t>No a takto můžete z pohledu AI popsat většinu proměnných… Jen mi tam chybí nějaká tabulka, která by mi to přehledně ukázala…. Ne jen v textu – v tom se člověk ztrácí….</w:t>
      </w:r>
    </w:p>
  </w:comment>
  <w:comment w:id="19" w:author="Jiří Balcar" w:date="2026-04-12T22:47:00Z" w:initials="JB">
    <w:p w14:paraId="6CF671F3" w14:textId="787BB058" w:rsidR="007348CE" w:rsidRDefault="007348CE">
      <w:pPr>
        <w:pStyle w:val="Textkomente"/>
      </w:pPr>
      <w:r>
        <w:rPr>
          <w:rStyle w:val="Odkaznakoment"/>
        </w:rPr>
        <w:annotationRef/>
      </w:r>
      <w:r>
        <w:t>A řekl jste někde, jak profesní skupiny vznikly)?</w:t>
      </w:r>
    </w:p>
  </w:comment>
  <w:comment w:id="21" w:author="Jiří Balcar" w:date="2026-04-12T22:51:00Z" w:initials="JB">
    <w:p w14:paraId="3422E556" w14:textId="7164D49D" w:rsidR="007348CE" w:rsidRDefault="007348CE">
      <w:pPr>
        <w:pStyle w:val="Textkomente"/>
      </w:pPr>
      <w:r>
        <w:rPr>
          <w:rStyle w:val="Odkaznakoment"/>
        </w:rPr>
        <w:annotationRef/>
      </w:r>
      <w:r>
        <w:t>A tady jste tematicky už jinde…</w:t>
      </w:r>
    </w:p>
  </w:comment>
  <w:comment w:id="24" w:author="Jiří Balcar" w:date="2026-04-12T22:51:00Z" w:initials="JB">
    <w:p w14:paraId="443D6C84" w14:textId="43699130" w:rsidR="007348CE" w:rsidRDefault="007348CE" w:rsidP="007348CE">
      <w:pPr>
        <w:pStyle w:val="Textkomente"/>
        <w:ind w:left="0"/>
      </w:pPr>
      <w:r>
        <w:rPr>
          <w:rStyle w:val="Odkaznakoment"/>
        </w:rPr>
        <w:annotationRef/>
      </w:r>
      <w:r>
        <w:t>Ty názvy bude nutné upravit…</w:t>
      </w:r>
    </w:p>
  </w:comment>
  <w:comment w:id="29" w:author="Jiří Balcar" w:date="2026-04-12T22:50:00Z" w:initials="JB">
    <w:p w14:paraId="00B00AFB" w14:textId="77777777" w:rsidR="005121BF" w:rsidRDefault="005121BF">
      <w:pPr>
        <w:pStyle w:val="Textkomente"/>
      </w:pPr>
      <w:r>
        <w:rPr>
          <w:rStyle w:val="Odkaznakoment"/>
        </w:rPr>
        <w:annotationRef/>
      </w:r>
      <w:r>
        <w:t>V této kapitolce bych očekával ten graf, který je uveden výše…</w:t>
      </w:r>
    </w:p>
  </w:comment>
  <w:comment w:id="34" w:author="Jiří Balcar" w:date="2026-04-12T22:54:00Z" w:initials="JB">
    <w:p w14:paraId="51165C70" w14:textId="3BB25AE9" w:rsidR="00B832A3" w:rsidRDefault="00B832A3">
      <w:pPr>
        <w:pStyle w:val="Textkomente"/>
      </w:pPr>
      <w:r>
        <w:rPr>
          <w:rStyle w:val="Odkaznakoment"/>
        </w:rPr>
        <w:annotationRef/>
      </w:r>
      <w:r>
        <w:t>Při kontrole pouze firemních statistik a lokality? Zbytek věty nechápu – co je tedy kontrolováno? Jasně poznám to při pohledu do tabulky, ale z textu to nepoznám…</w:t>
      </w:r>
    </w:p>
  </w:comment>
  <w:comment w:id="36" w:author="Jiří Balcar" w:date="2026-04-12T22:55:00Z" w:initials="JB">
    <w:p w14:paraId="44566540" w14:textId="0A57F411" w:rsidR="00B832A3" w:rsidRDefault="00B832A3">
      <w:pPr>
        <w:pStyle w:val="Textkomente"/>
      </w:pPr>
      <w:r>
        <w:rPr>
          <w:rStyle w:val="Odkaznakoment"/>
        </w:rPr>
        <w:annotationRef/>
      </w:r>
      <w:r>
        <w:t>Tato věta je zajímavá, avšak ostatní informace v odstavci jsou méně důležité… Co tím chci říci? Nepopisujte detailně jednotlivé modely, ale spíše výsledky napříč modely a hlavně to, co z toho vyplývá…</w:t>
      </w:r>
    </w:p>
  </w:comment>
  <w:comment w:id="37" w:author="Jiří Balcar" w:date="2026-04-12T22:56:00Z" w:initials="JB">
    <w:p w14:paraId="6B3AECDE" w14:textId="4D90FFBF" w:rsidR="00B832A3" w:rsidRDefault="00B832A3">
      <w:pPr>
        <w:pStyle w:val="Textkomente"/>
      </w:pPr>
      <w:r>
        <w:rPr>
          <w:rStyle w:val="Odkaznakoment"/>
        </w:rPr>
        <w:annotationRef/>
      </w:r>
      <w:r>
        <w:t>Super, takto to má vypadat!</w:t>
      </w:r>
    </w:p>
  </w:comment>
  <w:comment w:id="38" w:author="Jiří Balcar" w:date="2026-04-12T22:57:00Z" w:initials="JB">
    <w:p w14:paraId="4EB02F2F" w14:textId="6B63A3A0" w:rsidR="00B832A3" w:rsidRDefault="00B832A3">
      <w:pPr>
        <w:pStyle w:val="Textkomente"/>
      </w:pPr>
      <w:r>
        <w:rPr>
          <w:rStyle w:val="Odkaznakoment"/>
        </w:rPr>
        <w:annotationRef/>
      </w:r>
      <w:r>
        <w:t>Obrázek tu máte, ale nikde v textu se na něj neodvoláváte ani jej nevysvětlujete…</w:t>
      </w:r>
    </w:p>
  </w:comment>
  <w:comment w:id="39" w:author="Jiří Balcar" w:date="2026-04-12T22:57:00Z" w:initials="JB">
    <w:p w14:paraId="688919A6" w14:textId="50728C4C" w:rsidR="00B832A3" w:rsidRDefault="00B832A3">
      <w:pPr>
        <w:pStyle w:val="Textkomente"/>
      </w:pPr>
      <w:r>
        <w:rPr>
          <w:rStyle w:val="Odkaznakoment"/>
        </w:rPr>
        <w:annotationRef/>
      </w:r>
      <w:r>
        <w:t>To je spíše do metodiky. Ale ani tam nebudete popisovat verifikaci každého modelu… Doporučuji spíše uvést, že verifikace byla provedena a jak</w:t>
      </w:r>
    </w:p>
  </w:comment>
  <w:comment w:id="41" w:author="Jiří Balcar" w:date="2026-04-12T22:58:00Z" w:initials="JB">
    <w:p w14:paraId="557D25A9" w14:textId="76E560AF" w:rsidR="00B832A3" w:rsidRDefault="00B832A3">
      <w:pPr>
        <w:pStyle w:val="Textkomente"/>
      </w:pPr>
      <w:r>
        <w:rPr>
          <w:rStyle w:val="Odkaznakoment"/>
        </w:rPr>
        <w:annotationRef/>
      </w:r>
      <w:r>
        <w:t>Viz výše</w:t>
      </w:r>
    </w:p>
  </w:comment>
  <w:comment w:id="45" w:author="Jiří Balcar" w:date="2026-04-12T23:00:00Z" w:initials="JB">
    <w:p w14:paraId="58BB102F" w14:textId="6B53975A" w:rsidR="00B832A3" w:rsidRDefault="00B832A3">
      <w:pPr>
        <w:pStyle w:val="Textkomente"/>
      </w:pPr>
      <w:r>
        <w:rPr>
          <w:rStyle w:val="Odkaznakoment"/>
        </w:rPr>
        <w:annotationRef/>
      </w:r>
      <w:r>
        <w:t>Bylo by dobré trochu vysvětlit, jak jste na to přišel. Navíc bych pouvažoval o seminor x junior – pořád je to proměnná skill</w:t>
      </w:r>
    </w:p>
  </w:comment>
  <w:comment w:id="51" w:author="Jiří Balcar" w:date="2026-04-12T23:02:00Z" w:initials="JB">
    <w:p w14:paraId="1450269D" w14:textId="77777777" w:rsidR="00B832A3" w:rsidRDefault="00B832A3">
      <w:pPr>
        <w:pStyle w:val="Textkomente"/>
      </w:pPr>
      <w:r>
        <w:rPr>
          <w:rStyle w:val="Odkaznakoment"/>
        </w:rPr>
        <w:annotationRef/>
      </w:r>
      <w:r>
        <w:t>Dobré, velmi dobré!</w:t>
      </w:r>
    </w:p>
    <w:p w14:paraId="18B4BC94" w14:textId="77777777" w:rsidR="00BF0615" w:rsidRDefault="00B832A3">
      <w:pPr>
        <w:pStyle w:val="Textkomente"/>
      </w:pPr>
      <w:r>
        <w:t xml:space="preserve">Jen pro úplnost, předpokládá se také přímý a </w:t>
      </w:r>
      <w:r w:rsidR="00BF0615">
        <w:t>statisticky</w:t>
      </w:r>
      <w:r>
        <w:t xml:space="preserve"> signifikantní vztah mezi AI a </w:t>
      </w:r>
      <w:r w:rsidR="00BF0615">
        <w:t xml:space="preserve">profesní skupinou (to uvidíte v logit modelu. Pokud tam signifikantní vztah je (což vaše výsledky naznačují), tak máte opravdu indicie toho, že by tam mediace mohla být. </w:t>
      </w:r>
    </w:p>
    <w:p w14:paraId="3F371A0A" w14:textId="77777777" w:rsidR="00BF0615" w:rsidRDefault="00BF0615">
      <w:pPr>
        <w:pStyle w:val="Textkomente"/>
      </w:pPr>
    </w:p>
    <w:p w14:paraId="00E24C83" w14:textId="0B4B22AC" w:rsidR="00B832A3" w:rsidRDefault="00BF0615">
      <w:pPr>
        <w:pStyle w:val="Textkomente"/>
      </w:pPr>
      <w:r>
        <w:t xml:space="preserve">Ale nemůžete si být jistý na 100%, protože skutečná mediace ještě předpokládá časovou posloupnost, kterou vám cross-section data nedají. Ale i tak je to dost silný indikátor pravděpodobné mediace. </w:t>
      </w:r>
    </w:p>
  </w:comment>
  <w:comment w:id="54" w:author="Jiří Balcar" w:date="2026-04-12T23:06:00Z" w:initials="JB">
    <w:p w14:paraId="7D5E2F10" w14:textId="079075CA" w:rsidR="00BF0615" w:rsidRDefault="00BF0615">
      <w:pPr>
        <w:pStyle w:val="Textkomente"/>
      </w:pPr>
      <w:r>
        <w:rPr>
          <w:rStyle w:val="Odkaznakoment"/>
        </w:rPr>
        <w:annotationRef/>
      </w:r>
      <w:r>
        <w:t>Hezké! :o)</w:t>
      </w:r>
    </w:p>
  </w:comment>
  <w:comment w:id="56" w:author="Jiří Balcar" w:date="2026-04-12T23:05:00Z" w:initials="JB">
    <w:p w14:paraId="5C7DE26B" w14:textId="2FC6EC26" w:rsidR="00BF0615" w:rsidRDefault="00BF0615">
      <w:pPr>
        <w:pStyle w:val="Textkomente"/>
      </w:pPr>
      <w:r>
        <w:rPr>
          <w:rStyle w:val="Odkaznakoment"/>
        </w:rPr>
        <w:annotationRef/>
      </w:r>
      <w:r>
        <w:t>Tohle není dobré :o)</w:t>
      </w:r>
    </w:p>
  </w:comment>
  <w:comment w:id="57" w:author="Jiří Balcar" w:date="2026-04-12T17:53:00Z" w:initials="JB">
    <w:p w14:paraId="463BF1CB" w14:textId="77777777" w:rsidR="000E0BC4" w:rsidRDefault="000E0BC4" w:rsidP="000E0BC4">
      <w:pPr>
        <w:pStyle w:val="Textkomente"/>
      </w:pPr>
      <w:r>
        <w:rPr>
          <w:rStyle w:val="Odkaznakoment"/>
        </w:rPr>
        <w:annotationRef/>
      </w:r>
      <w:r>
        <w:t>ln(mzda)</w:t>
      </w:r>
    </w:p>
    <w:p w14:paraId="04B7CAA6" w14:textId="77777777" w:rsidR="000E0BC4" w:rsidRDefault="000E0BC4" w:rsidP="000E0BC4">
      <w:pPr>
        <w:pStyle w:val="Textkomente"/>
      </w:pPr>
    </w:p>
    <w:p w14:paraId="19E5E3E0" w14:textId="77777777" w:rsidR="000E0BC4" w:rsidRDefault="000E0BC4" w:rsidP="000E0BC4">
      <w:pPr>
        <w:pStyle w:val="Textkomente"/>
      </w:pPr>
      <w:r>
        <w:t xml:space="preserve">Mid, Missíng, None jsou v anglickém textu „baseline“ kategorie… Do tabulky se nepíší koeficienty tak, jak to uvádíte vy, ale píše se právě „baseline“. Do českého? Nevím, pohledejte :o)) </w:t>
      </w:r>
    </w:p>
    <w:p w14:paraId="2363CA3D" w14:textId="77777777" w:rsidR="000E0BC4" w:rsidRDefault="000E0BC4" w:rsidP="000E0BC4">
      <w:pPr>
        <w:pStyle w:val="Textkomente"/>
      </w:pPr>
    </w:p>
    <w:p w14:paraId="46525309" w14:textId="77777777" w:rsidR="000E0BC4" w:rsidRDefault="000E0BC4" w:rsidP="000E0BC4">
      <w:pPr>
        <w:pStyle w:val="Textkomente"/>
      </w:pPr>
      <w:r>
        <w:t>Ale rozhodně není dobrý nápad missing a none nastavovat jako baseline kategorie. Z pohledu statistiky to může dávat smysl, pokud jsou kategorie velké, ale nic Vám to neřekne z pohledu interpretace. Např. Inzeráty vyžadující semior experience nabízejí o 12% vyšší mzdy než inzeráty, které to neuvedly. Ale jaké to tedy jsou pozice? To nevíme, takže srovnávání nedává smsl…</w:t>
      </w:r>
    </w:p>
    <w:p w14:paraId="5F48680B" w14:textId="77777777" w:rsidR="000E0BC4" w:rsidRDefault="000E0BC4" w:rsidP="000E0BC4">
      <w:pPr>
        <w:pStyle w:val="Textkomente"/>
      </w:pPr>
    </w:p>
    <w:p w14:paraId="77CC5DC9" w14:textId="77777777" w:rsidR="000E0BC4" w:rsidRDefault="000E0BC4" w:rsidP="000E0BC4">
      <w:pPr>
        <w:pStyle w:val="Textkomente"/>
      </w:pPr>
      <w:r>
        <w:t>A navíc… z mého pohledu ignorujete jedny z nejzajímavějších proměnných: sklil cluster, job family Pokud jich je moc, stálo by to možná za samotné tabulky… nevím, ale rozhodně to je zajímavější než skutečnost, že platí víc za vysokoškolské než nižší vzdělání (to je jasné, to všichni ví). Jak platí jednotlivé skills nebo family, to se neví…</w:t>
      </w:r>
      <w:r>
        <w:br/>
      </w:r>
      <w:r>
        <w:br/>
        <w:t>můj návrh:</w:t>
      </w:r>
    </w:p>
    <w:p w14:paraId="7636E885" w14:textId="77777777" w:rsidR="000E0BC4" w:rsidRDefault="000E0BC4" w:rsidP="000E0BC4">
      <w:pPr>
        <w:pStyle w:val="Textkomente"/>
        <w:numPr>
          <w:ilvl w:val="0"/>
          <w:numId w:val="15"/>
        </w:numPr>
      </w:pPr>
      <w:r>
        <w:t xml:space="preserve"> Model B </w:t>
      </w:r>
    </w:p>
    <w:p w14:paraId="338323F0" w14:textId="77777777" w:rsidR="000E0BC4" w:rsidRDefault="000E0BC4" w:rsidP="000E0BC4">
      <w:pPr>
        <w:pStyle w:val="Textkomente"/>
        <w:numPr>
          <w:ilvl w:val="0"/>
          <w:numId w:val="15"/>
        </w:numPr>
      </w:pPr>
      <w:r>
        <w:t xml:space="preserve"> Model B + skills</w:t>
      </w:r>
    </w:p>
    <w:p w14:paraId="49067E23" w14:textId="77777777" w:rsidR="000E0BC4" w:rsidRDefault="000E0BC4" w:rsidP="000E0BC4">
      <w:pPr>
        <w:pStyle w:val="Textkomente"/>
        <w:numPr>
          <w:ilvl w:val="0"/>
          <w:numId w:val="15"/>
        </w:numPr>
      </w:pPr>
      <w:r>
        <w:t xml:space="preserve"> Model B + family jobs</w:t>
      </w:r>
    </w:p>
    <w:p w14:paraId="1921D74A" w14:textId="77777777" w:rsidR="000E0BC4" w:rsidRDefault="000E0BC4" w:rsidP="000E0BC4">
      <w:pPr>
        <w:pStyle w:val="Textkomente"/>
        <w:numPr>
          <w:ilvl w:val="0"/>
          <w:numId w:val="15"/>
        </w:numPr>
      </w:pPr>
      <w:r>
        <w:t xml:space="preserve"> Model B + skills + family jobs</w:t>
      </w:r>
    </w:p>
    <w:p w14:paraId="424CEBCD" w14:textId="77777777" w:rsidR="000E0BC4" w:rsidRDefault="000E0BC4" w:rsidP="000E0BC4">
      <w:pPr>
        <w:pStyle w:val="Textkomente"/>
      </w:pPr>
    </w:p>
    <w:p w14:paraId="1BFF00F9" w14:textId="77777777" w:rsidR="000E0BC4" w:rsidRPr="00520C42" w:rsidRDefault="000E0BC4" w:rsidP="000E0BC4">
      <w:pPr>
        <w:pStyle w:val="Textkomente"/>
        <w:rPr>
          <w:lang w:val="en-US"/>
        </w:rPr>
      </w:pPr>
      <w:r>
        <w:t>Jak exportujete tabulku do wordu? Je na to příkaz outreg2 ve Statě…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F2DD8B" w15:done="1"/>
  <w15:commentEx w15:paraId="738A0995" w15:done="0"/>
  <w15:commentEx w15:paraId="1DBB116F" w15:done="1"/>
  <w15:commentEx w15:paraId="6C81200B" w15:done="1"/>
  <w15:commentEx w15:paraId="1979F3D8" w15:done="0"/>
  <w15:commentEx w15:paraId="10B29A3A" w15:done="0"/>
  <w15:commentEx w15:paraId="6541465C" w15:done="0"/>
  <w15:commentEx w15:paraId="340B0C4D" w15:done="1"/>
  <w15:commentEx w15:paraId="00574F2A" w15:done="0"/>
  <w15:commentEx w15:paraId="2E9C18CE" w15:done="0"/>
  <w15:commentEx w15:paraId="6CF671F3" w15:done="0"/>
  <w15:commentEx w15:paraId="3422E556" w15:done="0"/>
  <w15:commentEx w15:paraId="443D6C84" w15:done="0"/>
  <w15:commentEx w15:paraId="00B00AFB" w15:done="0"/>
  <w15:commentEx w15:paraId="51165C70" w15:done="0"/>
  <w15:commentEx w15:paraId="44566540" w15:done="0"/>
  <w15:commentEx w15:paraId="6B3AECDE" w15:done="1"/>
  <w15:commentEx w15:paraId="4EB02F2F" w15:done="0"/>
  <w15:commentEx w15:paraId="688919A6" w15:done="0"/>
  <w15:commentEx w15:paraId="557D25A9" w15:done="0"/>
  <w15:commentEx w15:paraId="58BB102F" w15:done="0"/>
  <w15:commentEx w15:paraId="00E24C83" w15:done="0"/>
  <w15:commentEx w15:paraId="7D5E2F10" w15:done="1"/>
  <w15:commentEx w15:paraId="5C7DE26B" w15:done="1"/>
  <w15:commentEx w15:paraId="1BFF00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4EEABE" w16cex:dateUtc="2026-04-13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F2DD8B" w16cid:durableId="2D7CF31D"/>
  <w16cid:commentId w16cid:paraId="738A0995" w16cid:durableId="2D865AC8"/>
  <w16cid:commentId w16cid:paraId="1DBB116F" w16cid:durableId="2D865AF8"/>
  <w16cid:commentId w16cid:paraId="6C81200B" w16cid:durableId="2D865B21"/>
  <w16cid:commentId w16cid:paraId="1979F3D8" w16cid:durableId="2D865B62"/>
  <w16cid:commentId w16cid:paraId="10B29A3A" w16cid:durableId="2D865EFD"/>
  <w16cid:commentId w16cid:paraId="6541465C" w16cid:durableId="2D865F47"/>
  <w16cid:commentId w16cid:paraId="340B0C4D" w16cid:durableId="2D869EA3"/>
  <w16cid:commentId w16cid:paraId="00574F2A" w16cid:durableId="2D869EC6"/>
  <w16cid:commentId w16cid:paraId="2E9C18CE" w16cid:durableId="2D869F50"/>
  <w16cid:commentId w16cid:paraId="6CF671F3" w16cid:durableId="2D869F8A"/>
  <w16cid:commentId w16cid:paraId="3422E556" w16cid:durableId="2D86A05F"/>
  <w16cid:commentId w16cid:paraId="443D6C84" w16cid:durableId="2D86A06F"/>
  <w16cid:commentId w16cid:paraId="00B00AFB" w16cid:durableId="2D86A035"/>
  <w16cid:commentId w16cid:paraId="51165C70" w16cid:durableId="2D86A111"/>
  <w16cid:commentId w16cid:paraId="44566540" w16cid:durableId="2D86A163"/>
  <w16cid:commentId w16cid:paraId="6B3AECDE" w16cid:durableId="2D86A1A6"/>
  <w16cid:commentId w16cid:paraId="4EB02F2F" w16cid:durableId="2D86A1C5"/>
  <w16cid:commentId w16cid:paraId="688919A6" w16cid:durableId="2D86A1E1"/>
  <w16cid:commentId w16cid:paraId="557D25A9" w16cid:durableId="2D86A221"/>
  <w16cid:commentId w16cid:paraId="58BB102F" w16cid:durableId="2D86A28E"/>
  <w16cid:commentId w16cid:paraId="00E24C83" w16cid:durableId="2D86A2F1"/>
  <w16cid:commentId w16cid:paraId="7D5E2F10" w16cid:durableId="2D86A3EC"/>
  <w16cid:commentId w16cid:paraId="5C7DE26B" w16cid:durableId="2D86A3B7"/>
  <w16cid:commentId w16cid:paraId="1BFF00F9" w16cid:durableId="124EEA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DA60" w14:textId="77777777" w:rsidR="00B436CB" w:rsidRDefault="00B436CB" w:rsidP="0020411E">
      <w:r>
        <w:separator/>
      </w:r>
    </w:p>
  </w:endnote>
  <w:endnote w:type="continuationSeparator" w:id="0">
    <w:p w14:paraId="0CE2C863" w14:textId="77777777" w:rsidR="00B436CB" w:rsidRDefault="00B436CB" w:rsidP="0020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Times New Roman (Headings CS)">
    <w:panose1 w:val="020B0604020202020204"/>
    <w:charset w:val="00"/>
    <w:family w:val="roman"/>
    <w:pitch w:val="default"/>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711CEF" w:rsidRDefault="00711CEF" w:rsidP="000F7253">
    <w:pPr>
      <w:pStyle w:val="Zpat"/>
      <w:jc w:val="center"/>
    </w:pPr>
    <w:r>
      <w:fldChar w:fldCharType="begin"/>
    </w:r>
    <w:r>
      <w:instrText>PAGE   \* MERGEFORMAT</w:instrText>
    </w:r>
    <w:r>
      <w:fldChar w:fldCharType="separate"/>
    </w:r>
    <w:r>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711CEF" w:rsidRDefault="00711CEF">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711CEF" w:rsidRDefault="00711CEF" w:rsidP="0099663F">
    <w:pPr>
      <w:pStyle w:val="Zpat"/>
      <w:jc w:val="center"/>
    </w:pP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021FF" w14:textId="77777777" w:rsidR="00B436CB" w:rsidRDefault="00B436CB" w:rsidP="0020411E">
      <w:r>
        <w:separator/>
      </w:r>
    </w:p>
  </w:footnote>
  <w:footnote w:type="continuationSeparator" w:id="0">
    <w:p w14:paraId="703DA02E" w14:textId="77777777" w:rsidR="00B436CB" w:rsidRDefault="00B436CB" w:rsidP="00204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1" w15:restartNumberingAfterBreak="0">
    <w:nsid w:val="FFFFFF89"/>
    <w:multiLevelType w:val="singleLevel"/>
    <w:tmpl w:val="2AB6D8DA"/>
    <w:lvl w:ilvl="0">
      <w:start w:val="1"/>
      <w:numFmt w:val="bullet"/>
      <w:pStyle w:val="Seznamsodrkami"/>
      <w:lvlText w:val=""/>
      <w:lvlJc w:val="left"/>
      <w:pPr>
        <w:tabs>
          <w:tab w:val="num" w:pos="360"/>
        </w:tabs>
        <w:ind w:left="360" w:hanging="360"/>
      </w:pPr>
      <w:rPr>
        <w:rFonts w:ascii="Symbol" w:hAnsi="Symbol" w:hint="default"/>
      </w:rPr>
    </w:lvl>
  </w:abstractNum>
  <w:abstractNum w:abstractNumId="2" w15:restartNumberingAfterBreak="0">
    <w:nsid w:val="013E6620"/>
    <w:multiLevelType w:val="multilevel"/>
    <w:tmpl w:val="4E9A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A3B5B"/>
    <w:multiLevelType w:val="hybridMultilevel"/>
    <w:tmpl w:val="A4B07E18"/>
    <w:lvl w:ilvl="0" w:tplc="CD98E94C">
      <w:start w:val="1"/>
      <w:numFmt w:val="decimal"/>
      <w:lvlText w:val="%1)"/>
      <w:lvlJc w:val="left"/>
      <w:pPr>
        <w:ind w:left="504" w:hanging="360"/>
      </w:pPr>
      <w:rPr>
        <w:rFonts w:hint="default"/>
      </w:rPr>
    </w:lvl>
    <w:lvl w:ilvl="1" w:tplc="04050019" w:tentative="1">
      <w:start w:val="1"/>
      <w:numFmt w:val="lowerLetter"/>
      <w:lvlText w:val="%2."/>
      <w:lvlJc w:val="left"/>
      <w:pPr>
        <w:ind w:left="1224" w:hanging="360"/>
      </w:pPr>
    </w:lvl>
    <w:lvl w:ilvl="2" w:tplc="0405001B" w:tentative="1">
      <w:start w:val="1"/>
      <w:numFmt w:val="lowerRoman"/>
      <w:lvlText w:val="%3."/>
      <w:lvlJc w:val="right"/>
      <w:pPr>
        <w:ind w:left="1944" w:hanging="180"/>
      </w:pPr>
    </w:lvl>
    <w:lvl w:ilvl="3" w:tplc="0405000F" w:tentative="1">
      <w:start w:val="1"/>
      <w:numFmt w:val="decimal"/>
      <w:lvlText w:val="%4."/>
      <w:lvlJc w:val="left"/>
      <w:pPr>
        <w:ind w:left="2664" w:hanging="360"/>
      </w:pPr>
    </w:lvl>
    <w:lvl w:ilvl="4" w:tplc="04050019" w:tentative="1">
      <w:start w:val="1"/>
      <w:numFmt w:val="lowerLetter"/>
      <w:lvlText w:val="%5."/>
      <w:lvlJc w:val="left"/>
      <w:pPr>
        <w:ind w:left="3384" w:hanging="360"/>
      </w:pPr>
    </w:lvl>
    <w:lvl w:ilvl="5" w:tplc="0405001B" w:tentative="1">
      <w:start w:val="1"/>
      <w:numFmt w:val="lowerRoman"/>
      <w:lvlText w:val="%6."/>
      <w:lvlJc w:val="right"/>
      <w:pPr>
        <w:ind w:left="4104" w:hanging="180"/>
      </w:pPr>
    </w:lvl>
    <w:lvl w:ilvl="6" w:tplc="0405000F" w:tentative="1">
      <w:start w:val="1"/>
      <w:numFmt w:val="decimal"/>
      <w:lvlText w:val="%7."/>
      <w:lvlJc w:val="left"/>
      <w:pPr>
        <w:ind w:left="4824" w:hanging="360"/>
      </w:pPr>
    </w:lvl>
    <w:lvl w:ilvl="7" w:tplc="04050019" w:tentative="1">
      <w:start w:val="1"/>
      <w:numFmt w:val="lowerLetter"/>
      <w:lvlText w:val="%8."/>
      <w:lvlJc w:val="left"/>
      <w:pPr>
        <w:ind w:left="5544" w:hanging="360"/>
      </w:pPr>
    </w:lvl>
    <w:lvl w:ilvl="8" w:tplc="0405001B" w:tentative="1">
      <w:start w:val="1"/>
      <w:numFmt w:val="lowerRoman"/>
      <w:lvlText w:val="%9."/>
      <w:lvlJc w:val="right"/>
      <w:pPr>
        <w:ind w:left="6264" w:hanging="180"/>
      </w:pPr>
    </w:lvl>
  </w:abstractNum>
  <w:abstractNum w:abstractNumId="4" w15:restartNumberingAfterBreak="0">
    <w:nsid w:val="2F697CEC"/>
    <w:multiLevelType w:val="hybridMultilevel"/>
    <w:tmpl w:val="A13026FC"/>
    <w:lvl w:ilvl="0" w:tplc="B8D0B79E">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1694792"/>
    <w:multiLevelType w:val="hybridMultilevel"/>
    <w:tmpl w:val="214A81C8"/>
    <w:lvl w:ilvl="0" w:tplc="C04EE9F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38332CB8"/>
    <w:multiLevelType w:val="hybridMultilevel"/>
    <w:tmpl w:val="78722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59478C"/>
    <w:multiLevelType w:val="multilevel"/>
    <w:tmpl w:val="E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129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1" w15:restartNumberingAfterBreak="0">
    <w:nsid w:val="69221359"/>
    <w:multiLevelType w:val="hybridMultilevel"/>
    <w:tmpl w:val="81AC22F6"/>
    <w:lvl w:ilvl="0" w:tplc="B2CCCC48">
      <w:start w:val="2"/>
      <w:numFmt w:val="bullet"/>
      <w:lvlText w:val="-"/>
      <w:lvlJc w:val="left"/>
      <w:pPr>
        <w:ind w:left="504" w:hanging="360"/>
      </w:pPr>
      <w:rPr>
        <w:rFonts w:ascii="Times New Roman" w:eastAsiaTheme="minorHAnsi" w:hAnsi="Times New Roman" w:cs="Times New Roman" w:hint="default"/>
      </w:rPr>
    </w:lvl>
    <w:lvl w:ilvl="1" w:tplc="04050003" w:tentative="1">
      <w:start w:val="1"/>
      <w:numFmt w:val="bullet"/>
      <w:lvlText w:val="o"/>
      <w:lvlJc w:val="left"/>
      <w:pPr>
        <w:ind w:left="1224" w:hanging="360"/>
      </w:pPr>
      <w:rPr>
        <w:rFonts w:ascii="Courier New" w:hAnsi="Courier New" w:cs="Courier New" w:hint="default"/>
      </w:rPr>
    </w:lvl>
    <w:lvl w:ilvl="2" w:tplc="04050005" w:tentative="1">
      <w:start w:val="1"/>
      <w:numFmt w:val="bullet"/>
      <w:lvlText w:val=""/>
      <w:lvlJc w:val="left"/>
      <w:pPr>
        <w:ind w:left="1944" w:hanging="360"/>
      </w:pPr>
      <w:rPr>
        <w:rFonts w:ascii="Wingdings" w:hAnsi="Wingdings" w:hint="default"/>
      </w:rPr>
    </w:lvl>
    <w:lvl w:ilvl="3" w:tplc="04050001" w:tentative="1">
      <w:start w:val="1"/>
      <w:numFmt w:val="bullet"/>
      <w:lvlText w:val=""/>
      <w:lvlJc w:val="left"/>
      <w:pPr>
        <w:ind w:left="2664" w:hanging="360"/>
      </w:pPr>
      <w:rPr>
        <w:rFonts w:ascii="Symbol" w:hAnsi="Symbol" w:hint="default"/>
      </w:rPr>
    </w:lvl>
    <w:lvl w:ilvl="4" w:tplc="04050003" w:tentative="1">
      <w:start w:val="1"/>
      <w:numFmt w:val="bullet"/>
      <w:lvlText w:val="o"/>
      <w:lvlJc w:val="left"/>
      <w:pPr>
        <w:ind w:left="3384" w:hanging="360"/>
      </w:pPr>
      <w:rPr>
        <w:rFonts w:ascii="Courier New" w:hAnsi="Courier New" w:cs="Courier New" w:hint="default"/>
      </w:rPr>
    </w:lvl>
    <w:lvl w:ilvl="5" w:tplc="04050005" w:tentative="1">
      <w:start w:val="1"/>
      <w:numFmt w:val="bullet"/>
      <w:lvlText w:val=""/>
      <w:lvlJc w:val="left"/>
      <w:pPr>
        <w:ind w:left="4104" w:hanging="360"/>
      </w:pPr>
      <w:rPr>
        <w:rFonts w:ascii="Wingdings" w:hAnsi="Wingdings" w:hint="default"/>
      </w:rPr>
    </w:lvl>
    <w:lvl w:ilvl="6" w:tplc="04050001" w:tentative="1">
      <w:start w:val="1"/>
      <w:numFmt w:val="bullet"/>
      <w:lvlText w:val=""/>
      <w:lvlJc w:val="left"/>
      <w:pPr>
        <w:ind w:left="4824" w:hanging="360"/>
      </w:pPr>
      <w:rPr>
        <w:rFonts w:ascii="Symbol" w:hAnsi="Symbol" w:hint="default"/>
      </w:rPr>
    </w:lvl>
    <w:lvl w:ilvl="7" w:tplc="04050003" w:tentative="1">
      <w:start w:val="1"/>
      <w:numFmt w:val="bullet"/>
      <w:lvlText w:val="o"/>
      <w:lvlJc w:val="left"/>
      <w:pPr>
        <w:ind w:left="5544" w:hanging="360"/>
      </w:pPr>
      <w:rPr>
        <w:rFonts w:ascii="Courier New" w:hAnsi="Courier New" w:cs="Courier New" w:hint="default"/>
      </w:rPr>
    </w:lvl>
    <w:lvl w:ilvl="8" w:tplc="04050005" w:tentative="1">
      <w:start w:val="1"/>
      <w:numFmt w:val="bullet"/>
      <w:lvlText w:val=""/>
      <w:lvlJc w:val="left"/>
      <w:pPr>
        <w:ind w:left="6264" w:hanging="360"/>
      </w:pPr>
      <w:rPr>
        <w:rFonts w:ascii="Wingdings" w:hAnsi="Wingdings" w:hint="default"/>
      </w:rPr>
    </w:lvl>
  </w:abstractNum>
  <w:abstractNum w:abstractNumId="12" w15:restartNumberingAfterBreak="0">
    <w:nsid w:val="6AEC2D01"/>
    <w:multiLevelType w:val="multilevel"/>
    <w:tmpl w:val="9AE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E676C"/>
    <w:multiLevelType w:val="multilevel"/>
    <w:tmpl w:val="F666721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803123">
    <w:abstractNumId w:val="0"/>
  </w:num>
  <w:num w:numId="2" w16cid:durableId="531841377">
    <w:abstractNumId w:val="1"/>
  </w:num>
  <w:num w:numId="3" w16cid:durableId="1339964745">
    <w:abstractNumId w:val="10"/>
  </w:num>
  <w:num w:numId="4" w16cid:durableId="1043410286">
    <w:abstractNumId w:val="8"/>
  </w:num>
  <w:num w:numId="5" w16cid:durableId="1958373306">
    <w:abstractNumId w:val="12"/>
  </w:num>
  <w:num w:numId="6" w16cid:durableId="319240167">
    <w:abstractNumId w:val="7"/>
  </w:num>
  <w:num w:numId="7" w16cid:durableId="2102486827">
    <w:abstractNumId w:val="2"/>
  </w:num>
  <w:num w:numId="8" w16cid:durableId="778767049">
    <w:abstractNumId w:val="9"/>
  </w:num>
  <w:num w:numId="9" w16cid:durableId="1923027560">
    <w:abstractNumId w:val="13"/>
  </w:num>
  <w:num w:numId="10" w16cid:durableId="490944610">
    <w:abstractNumId w:val="6"/>
  </w:num>
  <w:num w:numId="11" w16cid:durableId="270357436">
    <w:abstractNumId w:val="5"/>
  </w:num>
  <w:num w:numId="12" w16cid:durableId="1465460663">
    <w:abstractNumId w:val="11"/>
  </w:num>
  <w:num w:numId="13" w16cid:durableId="1262957383">
    <w:abstractNumId w:val="4"/>
  </w:num>
  <w:num w:numId="14" w16cid:durableId="2084141848">
    <w:abstractNumId w:val="3"/>
  </w:num>
  <w:num w:numId="15" w16cid:durableId="14347400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ub Murcek">
    <w15:presenceInfo w15:providerId="AD" w15:userId="S::mur0090@vsb.cz::4c90853f-4b95-41bc-a46a-d97fa0d9e4f0"/>
  </w15:person>
  <w15:person w15:author="Jiří Balcar">
    <w15:presenceInfo w15:providerId="AD" w15:userId="S-1-5-21-4068112125-499772780-471058870-10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5234"/>
    <w:rsid w:val="000055E3"/>
    <w:rsid w:val="00005E56"/>
    <w:rsid w:val="00005F51"/>
    <w:rsid w:val="00006D88"/>
    <w:rsid w:val="000115F9"/>
    <w:rsid w:val="00011F5A"/>
    <w:rsid w:val="0001226D"/>
    <w:rsid w:val="0001237E"/>
    <w:rsid w:val="0001244D"/>
    <w:rsid w:val="000133B7"/>
    <w:rsid w:val="0001379F"/>
    <w:rsid w:val="00020596"/>
    <w:rsid w:val="0002090B"/>
    <w:rsid w:val="0002154F"/>
    <w:rsid w:val="00021984"/>
    <w:rsid w:val="000219F1"/>
    <w:rsid w:val="0002363A"/>
    <w:rsid w:val="00023B1E"/>
    <w:rsid w:val="00025206"/>
    <w:rsid w:val="000259CB"/>
    <w:rsid w:val="00025B36"/>
    <w:rsid w:val="00026FFF"/>
    <w:rsid w:val="000279F5"/>
    <w:rsid w:val="00031751"/>
    <w:rsid w:val="00032701"/>
    <w:rsid w:val="00033D2E"/>
    <w:rsid w:val="00036238"/>
    <w:rsid w:val="0004260A"/>
    <w:rsid w:val="000433A2"/>
    <w:rsid w:val="000439D0"/>
    <w:rsid w:val="0004429A"/>
    <w:rsid w:val="00047247"/>
    <w:rsid w:val="00047B47"/>
    <w:rsid w:val="00050A9F"/>
    <w:rsid w:val="000512B3"/>
    <w:rsid w:val="00051833"/>
    <w:rsid w:val="00051D34"/>
    <w:rsid w:val="0005281D"/>
    <w:rsid w:val="000536DB"/>
    <w:rsid w:val="000537DD"/>
    <w:rsid w:val="00053AA6"/>
    <w:rsid w:val="00054C6D"/>
    <w:rsid w:val="0005726B"/>
    <w:rsid w:val="000618F1"/>
    <w:rsid w:val="00061C0E"/>
    <w:rsid w:val="0006472E"/>
    <w:rsid w:val="00065D97"/>
    <w:rsid w:val="00067F3E"/>
    <w:rsid w:val="0007170B"/>
    <w:rsid w:val="00072154"/>
    <w:rsid w:val="00072160"/>
    <w:rsid w:val="00072A3D"/>
    <w:rsid w:val="000777C8"/>
    <w:rsid w:val="0008385A"/>
    <w:rsid w:val="0008398F"/>
    <w:rsid w:val="00084492"/>
    <w:rsid w:val="00087070"/>
    <w:rsid w:val="00090204"/>
    <w:rsid w:val="000903CA"/>
    <w:rsid w:val="0009046E"/>
    <w:rsid w:val="00092918"/>
    <w:rsid w:val="000932CC"/>
    <w:rsid w:val="00093D6C"/>
    <w:rsid w:val="00093EE2"/>
    <w:rsid w:val="000947E7"/>
    <w:rsid w:val="00095DC4"/>
    <w:rsid w:val="000960C1"/>
    <w:rsid w:val="00096F79"/>
    <w:rsid w:val="000A13D7"/>
    <w:rsid w:val="000A151D"/>
    <w:rsid w:val="000A3E4C"/>
    <w:rsid w:val="000A56BD"/>
    <w:rsid w:val="000B0280"/>
    <w:rsid w:val="000B1452"/>
    <w:rsid w:val="000B21CE"/>
    <w:rsid w:val="000B2BC7"/>
    <w:rsid w:val="000B4713"/>
    <w:rsid w:val="000B586D"/>
    <w:rsid w:val="000C12D0"/>
    <w:rsid w:val="000C4BD1"/>
    <w:rsid w:val="000C7841"/>
    <w:rsid w:val="000C7B00"/>
    <w:rsid w:val="000D0419"/>
    <w:rsid w:val="000D1BAE"/>
    <w:rsid w:val="000D1EBD"/>
    <w:rsid w:val="000D1F98"/>
    <w:rsid w:val="000D289B"/>
    <w:rsid w:val="000D2A48"/>
    <w:rsid w:val="000D49CD"/>
    <w:rsid w:val="000D5233"/>
    <w:rsid w:val="000D626A"/>
    <w:rsid w:val="000D7353"/>
    <w:rsid w:val="000D7AF3"/>
    <w:rsid w:val="000D7CD8"/>
    <w:rsid w:val="000D7FDD"/>
    <w:rsid w:val="000E0BC4"/>
    <w:rsid w:val="000E10DC"/>
    <w:rsid w:val="000E2D85"/>
    <w:rsid w:val="000E2E5D"/>
    <w:rsid w:val="000E3BF3"/>
    <w:rsid w:val="000E7D33"/>
    <w:rsid w:val="000F01B5"/>
    <w:rsid w:val="000F0740"/>
    <w:rsid w:val="000F1B35"/>
    <w:rsid w:val="000F1C82"/>
    <w:rsid w:val="000F2D80"/>
    <w:rsid w:val="000F2F18"/>
    <w:rsid w:val="000F6D0C"/>
    <w:rsid w:val="000F6EF2"/>
    <w:rsid w:val="000F7253"/>
    <w:rsid w:val="000F73D8"/>
    <w:rsid w:val="000F75F8"/>
    <w:rsid w:val="00100919"/>
    <w:rsid w:val="00100F95"/>
    <w:rsid w:val="00102E9C"/>
    <w:rsid w:val="001044AC"/>
    <w:rsid w:val="00104F1A"/>
    <w:rsid w:val="00105456"/>
    <w:rsid w:val="001066AF"/>
    <w:rsid w:val="00107F70"/>
    <w:rsid w:val="00107FA3"/>
    <w:rsid w:val="00110732"/>
    <w:rsid w:val="00111FEC"/>
    <w:rsid w:val="00112626"/>
    <w:rsid w:val="00112941"/>
    <w:rsid w:val="00114C7E"/>
    <w:rsid w:val="00115494"/>
    <w:rsid w:val="00117360"/>
    <w:rsid w:val="00117717"/>
    <w:rsid w:val="0012123D"/>
    <w:rsid w:val="001214AF"/>
    <w:rsid w:val="00121554"/>
    <w:rsid w:val="00121CC5"/>
    <w:rsid w:val="0012269B"/>
    <w:rsid w:val="001227C9"/>
    <w:rsid w:val="001228BD"/>
    <w:rsid w:val="00122B70"/>
    <w:rsid w:val="001240D8"/>
    <w:rsid w:val="00126DDC"/>
    <w:rsid w:val="00127DA7"/>
    <w:rsid w:val="0013057D"/>
    <w:rsid w:val="001309D9"/>
    <w:rsid w:val="001309F2"/>
    <w:rsid w:val="001331EB"/>
    <w:rsid w:val="0013364E"/>
    <w:rsid w:val="001337FA"/>
    <w:rsid w:val="0013387B"/>
    <w:rsid w:val="00134471"/>
    <w:rsid w:val="001353B2"/>
    <w:rsid w:val="00135755"/>
    <w:rsid w:val="00135A31"/>
    <w:rsid w:val="00135C3E"/>
    <w:rsid w:val="00136201"/>
    <w:rsid w:val="00136AE4"/>
    <w:rsid w:val="001371B4"/>
    <w:rsid w:val="00137722"/>
    <w:rsid w:val="00140E90"/>
    <w:rsid w:val="00143056"/>
    <w:rsid w:val="00143078"/>
    <w:rsid w:val="00143305"/>
    <w:rsid w:val="00143DDE"/>
    <w:rsid w:val="00144561"/>
    <w:rsid w:val="001501E7"/>
    <w:rsid w:val="001517FC"/>
    <w:rsid w:val="00151E67"/>
    <w:rsid w:val="001526D2"/>
    <w:rsid w:val="0015283C"/>
    <w:rsid w:val="00153BF1"/>
    <w:rsid w:val="00154D3B"/>
    <w:rsid w:val="001550EF"/>
    <w:rsid w:val="00157881"/>
    <w:rsid w:val="001634EB"/>
    <w:rsid w:val="00163E9B"/>
    <w:rsid w:val="00164C3A"/>
    <w:rsid w:val="001679A3"/>
    <w:rsid w:val="00171A6B"/>
    <w:rsid w:val="0017217B"/>
    <w:rsid w:val="0017545F"/>
    <w:rsid w:val="0017717B"/>
    <w:rsid w:val="00177DD1"/>
    <w:rsid w:val="001826D9"/>
    <w:rsid w:val="00182860"/>
    <w:rsid w:val="001831E1"/>
    <w:rsid w:val="00185D44"/>
    <w:rsid w:val="00192E09"/>
    <w:rsid w:val="00193998"/>
    <w:rsid w:val="001939A2"/>
    <w:rsid w:val="001950C1"/>
    <w:rsid w:val="001956D5"/>
    <w:rsid w:val="0019709F"/>
    <w:rsid w:val="001971F4"/>
    <w:rsid w:val="00197C19"/>
    <w:rsid w:val="001A164F"/>
    <w:rsid w:val="001A1CCE"/>
    <w:rsid w:val="001A2C30"/>
    <w:rsid w:val="001A2D5D"/>
    <w:rsid w:val="001A4ABF"/>
    <w:rsid w:val="001A6444"/>
    <w:rsid w:val="001A7B29"/>
    <w:rsid w:val="001B0950"/>
    <w:rsid w:val="001B0A46"/>
    <w:rsid w:val="001B106B"/>
    <w:rsid w:val="001B49BF"/>
    <w:rsid w:val="001B5490"/>
    <w:rsid w:val="001B6021"/>
    <w:rsid w:val="001B63BE"/>
    <w:rsid w:val="001B720D"/>
    <w:rsid w:val="001C0025"/>
    <w:rsid w:val="001C41AA"/>
    <w:rsid w:val="001C437D"/>
    <w:rsid w:val="001C4734"/>
    <w:rsid w:val="001C5F54"/>
    <w:rsid w:val="001C6253"/>
    <w:rsid w:val="001C6A92"/>
    <w:rsid w:val="001C7507"/>
    <w:rsid w:val="001D03B5"/>
    <w:rsid w:val="001D1CAA"/>
    <w:rsid w:val="001D1D19"/>
    <w:rsid w:val="001D2A80"/>
    <w:rsid w:val="001D3D40"/>
    <w:rsid w:val="001D4D01"/>
    <w:rsid w:val="001D5FFD"/>
    <w:rsid w:val="001D6D11"/>
    <w:rsid w:val="001D6D6D"/>
    <w:rsid w:val="001E449A"/>
    <w:rsid w:val="001E4675"/>
    <w:rsid w:val="001E4750"/>
    <w:rsid w:val="001E4763"/>
    <w:rsid w:val="001E6AE0"/>
    <w:rsid w:val="001E6D65"/>
    <w:rsid w:val="001E7DA6"/>
    <w:rsid w:val="001F41DE"/>
    <w:rsid w:val="001F4FE8"/>
    <w:rsid w:val="001F587A"/>
    <w:rsid w:val="001F5D8D"/>
    <w:rsid w:val="001F64F7"/>
    <w:rsid w:val="00200ABD"/>
    <w:rsid w:val="002019FB"/>
    <w:rsid w:val="0020206D"/>
    <w:rsid w:val="0020257F"/>
    <w:rsid w:val="00202A19"/>
    <w:rsid w:val="002032C1"/>
    <w:rsid w:val="0020411E"/>
    <w:rsid w:val="002041BC"/>
    <w:rsid w:val="00217896"/>
    <w:rsid w:val="0022007B"/>
    <w:rsid w:val="002209FE"/>
    <w:rsid w:val="00220C66"/>
    <w:rsid w:val="00221596"/>
    <w:rsid w:val="00221F0D"/>
    <w:rsid w:val="00225A66"/>
    <w:rsid w:val="00227042"/>
    <w:rsid w:val="002279BE"/>
    <w:rsid w:val="00227F29"/>
    <w:rsid w:val="00230C64"/>
    <w:rsid w:val="00232440"/>
    <w:rsid w:val="00233066"/>
    <w:rsid w:val="0023322C"/>
    <w:rsid w:val="002350FA"/>
    <w:rsid w:val="002359E0"/>
    <w:rsid w:val="00236272"/>
    <w:rsid w:val="00236857"/>
    <w:rsid w:val="002371C5"/>
    <w:rsid w:val="00237BFC"/>
    <w:rsid w:val="00237E93"/>
    <w:rsid w:val="00237EE3"/>
    <w:rsid w:val="00240474"/>
    <w:rsid w:val="0024068B"/>
    <w:rsid w:val="00240867"/>
    <w:rsid w:val="00242CC3"/>
    <w:rsid w:val="0024321B"/>
    <w:rsid w:val="002453A5"/>
    <w:rsid w:val="00247444"/>
    <w:rsid w:val="00250BA6"/>
    <w:rsid w:val="00250F7C"/>
    <w:rsid w:val="0025178D"/>
    <w:rsid w:val="00253327"/>
    <w:rsid w:val="00253EE2"/>
    <w:rsid w:val="002541F5"/>
    <w:rsid w:val="00254EAD"/>
    <w:rsid w:val="00254EE9"/>
    <w:rsid w:val="00255413"/>
    <w:rsid w:val="002554C9"/>
    <w:rsid w:val="00257663"/>
    <w:rsid w:val="00257A0C"/>
    <w:rsid w:val="0026002A"/>
    <w:rsid w:val="002620C2"/>
    <w:rsid w:val="0026256F"/>
    <w:rsid w:val="00263FFB"/>
    <w:rsid w:val="0026652A"/>
    <w:rsid w:val="00267362"/>
    <w:rsid w:val="0027332E"/>
    <w:rsid w:val="00273D08"/>
    <w:rsid w:val="00274D2D"/>
    <w:rsid w:val="00275846"/>
    <w:rsid w:val="0027605E"/>
    <w:rsid w:val="002764F1"/>
    <w:rsid w:val="00276C64"/>
    <w:rsid w:val="00276E56"/>
    <w:rsid w:val="002774E5"/>
    <w:rsid w:val="00277804"/>
    <w:rsid w:val="00280A9F"/>
    <w:rsid w:val="00283195"/>
    <w:rsid w:val="002840F7"/>
    <w:rsid w:val="00285D07"/>
    <w:rsid w:val="00287497"/>
    <w:rsid w:val="002913F3"/>
    <w:rsid w:val="002914C8"/>
    <w:rsid w:val="00292909"/>
    <w:rsid w:val="0029539C"/>
    <w:rsid w:val="00296451"/>
    <w:rsid w:val="00296A57"/>
    <w:rsid w:val="00297774"/>
    <w:rsid w:val="00297EE9"/>
    <w:rsid w:val="002A0231"/>
    <w:rsid w:val="002A1C1E"/>
    <w:rsid w:val="002A209E"/>
    <w:rsid w:val="002A4430"/>
    <w:rsid w:val="002A4F50"/>
    <w:rsid w:val="002A5C45"/>
    <w:rsid w:val="002A5F12"/>
    <w:rsid w:val="002A7BD3"/>
    <w:rsid w:val="002B1131"/>
    <w:rsid w:val="002B4225"/>
    <w:rsid w:val="002B48B3"/>
    <w:rsid w:val="002B5745"/>
    <w:rsid w:val="002B5E3E"/>
    <w:rsid w:val="002B6168"/>
    <w:rsid w:val="002C3196"/>
    <w:rsid w:val="002C44FD"/>
    <w:rsid w:val="002C75CD"/>
    <w:rsid w:val="002C7A30"/>
    <w:rsid w:val="002C7A93"/>
    <w:rsid w:val="002D0423"/>
    <w:rsid w:val="002D5D18"/>
    <w:rsid w:val="002D6026"/>
    <w:rsid w:val="002D60D8"/>
    <w:rsid w:val="002D6729"/>
    <w:rsid w:val="002D6E34"/>
    <w:rsid w:val="002E0B69"/>
    <w:rsid w:val="002E0F98"/>
    <w:rsid w:val="002E10C1"/>
    <w:rsid w:val="002E1380"/>
    <w:rsid w:val="002E6315"/>
    <w:rsid w:val="002E7F50"/>
    <w:rsid w:val="002F2B8F"/>
    <w:rsid w:val="002F381F"/>
    <w:rsid w:val="002F4009"/>
    <w:rsid w:val="00301DE7"/>
    <w:rsid w:val="003040A1"/>
    <w:rsid w:val="00305B73"/>
    <w:rsid w:val="00306A1B"/>
    <w:rsid w:val="00307693"/>
    <w:rsid w:val="0031003D"/>
    <w:rsid w:val="00310636"/>
    <w:rsid w:val="00310EF7"/>
    <w:rsid w:val="003118EF"/>
    <w:rsid w:val="00311E16"/>
    <w:rsid w:val="00312491"/>
    <w:rsid w:val="0031364F"/>
    <w:rsid w:val="00313E27"/>
    <w:rsid w:val="00314AA4"/>
    <w:rsid w:val="0031549C"/>
    <w:rsid w:val="00315675"/>
    <w:rsid w:val="00315732"/>
    <w:rsid w:val="00320C9B"/>
    <w:rsid w:val="0032220A"/>
    <w:rsid w:val="00322BEA"/>
    <w:rsid w:val="00322FBC"/>
    <w:rsid w:val="0032317E"/>
    <w:rsid w:val="003245DF"/>
    <w:rsid w:val="00324A5B"/>
    <w:rsid w:val="00326783"/>
    <w:rsid w:val="0033187A"/>
    <w:rsid w:val="00331D32"/>
    <w:rsid w:val="00334117"/>
    <w:rsid w:val="00335701"/>
    <w:rsid w:val="00336D40"/>
    <w:rsid w:val="003424D5"/>
    <w:rsid w:val="003427AB"/>
    <w:rsid w:val="00342B08"/>
    <w:rsid w:val="003442F6"/>
    <w:rsid w:val="00344956"/>
    <w:rsid w:val="00345EEE"/>
    <w:rsid w:val="003478A1"/>
    <w:rsid w:val="00347C4D"/>
    <w:rsid w:val="00347E2A"/>
    <w:rsid w:val="00351B85"/>
    <w:rsid w:val="003521FF"/>
    <w:rsid w:val="003534FF"/>
    <w:rsid w:val="00353E50"/>
    <w:rsid w:val="0035419A"/>
    <w:rsid w:val="003543D4"/>
    <w:rsid w:val="00355735"/>
    <w:rsid w:val="003570FD"/>
    <w:rsid w:val="00357363"/>
    <w:rsid w:val="003605BC"/>
    <w:rsid w:val="00360B59"/>
    <w:rsid w:val="0036332E"/>
    <w:rsid w:val="00363863"/>
    <w:rsid w:val="00363A37"/>
    <w:rsid w:val="00364934"/>
    <w:rsid w:val="00370391"/>
    <w:rsid w:val="0037043D"/>
    <w:rsid w:val="0037264E"/>
    <w:rsid w:val="00372AC8"/>
    <w:rsid w:val="00373F85"/>
    <w:rsid w:val="00374A56"/>
    <w:rsid w:val="00374D09"/>
    <w:rsid w:val="00375787"/>
    <w:rsid w:val="0037748D"/>
    <w:rsid w:val="0038175F"/>
    <w:rsid w:val="00381B2A"/>
    <w:rsid w:val="00381FA2"/>
    <w:rsid w:val="00385919"/>
    <w:rsid w:val="00387103"/>
    <w:rsid w:val="00390334"/>
    <w:rsid w:val="00390BFF"/>
    <w:rsid w:val="0039214D"/>
    <w:rsid w:val="00393461"/>
    <w:rsid w:val="00394708"/>
    <w:rsid w:val="00396422"/>
    <w:rsid w:val="00396FA9"/>
    <w:rsid w:val="003978A8"/>
    <w:rsid w:val="00397E44"/>
    <w:rsid w:val="003A022C"/>
    <w:rsid w:val="003A3561"/>
    <w:rsid w:val="003A3622"/>
    <w:rsid w:val="003A4DB6"/>
    <w:rsid w:val="003A63B9"/>
    <w:rsid w:val="003A6D50"/>
    <w:rsid w:val="003A734A"/>
    <w:rsid w:val="003A73FE"/>
    <w:rsid w:val="003A7742"/>
    <w:rsid w:val="003A7BFE"/>
    <w:rsid w:val="003B03D1"/>
    <w:rsid w:val="003B1173"/>
    <w:rsid w:val="003B150F"/>
    <w:rsid w:val="003B2871"/>
    <w:rsid w:val="003B2E27"/>
    <w:rsid w:val="003B4447"/>
    <w:rsid w:val="003B52D5"/>
    <w:rsid w:val="003B61A0"/>
    <w:rsid w:val="003B62E3"/>
    <w:rsid w:val="003C104D"/>
    <w:rsid w:val="003C3A35"/>
    <w:rsid w:val="003C3DB3"/>
    <w:rsid w:val="003C403A"/>
    <w:rsid w:val="003C6A4F"/>
    <w:rsid w:val="003C7589"/>
    <w:rsid w:val="003D1A42"/>
    <w:rsid w:val="003D1D95"/>
    <w:rsid w:val="003D28B5"/>
    <w:rsid w:val="003D5031"/>
    <w:rsid w:val="003D5FA1"/>
    <w:rsid w:val="003E07D5"/>
    <w:rsid w:val="003E11C9"/>
    <w:rsid w:val="003E39D8"/>
    <w:rsid w:val="003F1672"/>
    <w:rsid w:val="003F4D08"/>
    <w:rsid w:val="003F5B90"/>
    <w:rsid w:val="003F7784"/>
    <w:rsid w:val="00400664"/>
    <w:rsid w:val="00400B52"/>
    <w:rsid w:val="0040172E"/>
    <w:rsid w:val="00402281"/>
    <w:rsid w:val="00402D50"/>
    <w:rsid w:val="00406643"/>
    <w:rsid w:val="00410B21"/>
    <w:rsid w:val="00411094"/>
    <w:rsid w:val="00411104"/>
    <w:rsid w:val="00411C2F"/>
    <w:rsid w:val="00411C9F"/>
    <w:rsid w:val="00412BD5"/>
    <w:rsid w:val="00413A00"/>
    <w:rsid w:val="00413C3F"/>
    <w:rsid w:val="00414711"/>
    <w:rsid w:val="0041694F"/>
    <w:rsid w:val="004176F1"/>
    <w:rsid w:val="00420CA5"/>
    <w:rsid w:val="00420FDB"/>
    <w:rsid w:val="00422017"/>
    <w:rsid w:val="00422E92"/>
    <w:rsid w:val="00424F56"/>
    <w:rsid w:val="00425607"/>
    <w:rsid w:val="00425DF3"/>
    <w:rsid w:val="004269E2"/>
    <w:rsid w:val="00427B5D"/>
    <w:rsid w:val="004303FD"/>
    <w:rsid w:val="00430946"/>
    <w:rsid w:val="00432BC0"/>
    <w:rsid w:val="00433082"/>
    <w:rsid w:val="00434AD5"/>
    <w:rsid w:val="00435B8C"/>
    <w:rsid w:val="00440229"/>
    <w:rsid w:val="00444082"/>
    <w:rsid w:val="00444492"/>
    <w:rsid w:val="00445E45"/>
    <w:rsid w:val="00445E74"/>
    <w:rsid w:val="00446FA6"/>
    <w:rsid w:val="004477C6"/>
    <w:rsid w:val="00447EF8"/>
    <w:rsid w:val="00451393"/>
    <w:rsid w:val="00455BB4"/>
    <w:rsid w:val="00457DA5"/>
    <w:rsid w:val="00460933"/>
    <w:rsid w:val="00460AA7"/>
    <w:rsid w:val="004612FE"/>
    <w:rsid w:val="00461A30"/>
    <w:rsid w:val="00461CFF"/>
    <w:rsid w:val="0046416E"/>
    <w:rsid w:val="0046563B"/>
    <w:rsid w:val="004678B4"/>
    <w:rsid w:val="00472794"/>
    <w:rsid w:val="00472DE5"/>
    <w:rsid w:val="004730B3"/>
    <w:rsid w:val="004730C8"/>
    <w:rsid w:val="00473A52"/>
    <w:rsid w:val="00473A9F"/>
    <w:rsid w:val="004750FA"/>
    <w:rsid w:val="004756F9"/>
    <w:rsid w:val="00476257"/>
    <w:rsid w:val="0047663A"/>
    <w:rsid w:val="00476F5F"/>
    <w:rsid w:val="004777A5"/>
    <w:rsid w:val="00480133"/>
    <w:rsid w:val="0048029A"/>
    <w:rsid w:val="00480AC1"/>
    <w:rsid w:val="00482B54"/>
    <w:rsid w:val="00482EF6"/>
    <w:rsid w:val="00483D05"/>
    <w:rsid w:val="00484DD2"/>
    <w:rsid w:val="00485150"/>
    <w:rsid w:val="004859C6"/>
    <w:rsid w:val="00485D80"/>
    <w:rsid w:val="00486420"/>
    <w:rsid w:val="0049152E"/>
    <w:rsid w:val="00492729"/>
    <w:rsid w:val="004938AB"/>
    <w:rsid w:val="00495755"/>
    <w:rsid w:val="004959B4"/>
    <w:rsid w:val="00496473"/>
    <w:rsid w:val="00496A89"/>
    <w:rsid w:val="00496CF7"/>
    <w:rsid w:val="004A0949"/>
    <w:rsid w:val="004A1746"/>
    <w:rsid w:val="004A1810"/>
    <w:rsid w:val="004A1CE7"/>
    <w:rsid w:val="004A3267"/>
    <w:rsid w:val="004A391C"/>
    <w:rsid w:val="004A3EBB"/>
    <w:rsid w:val="004A4A72"/>
    <w:rsid w:val="004A4C57"/>
    <w:rsid w:val="004A50A6"/>
    <w:rsid w:val="004A661E"/>
    <w:rsid w:val="004A67AF"/>
    <w:rsid w:val="004B1950"/>
    <w:rsid w:val="004B4038"/>
    <w:rsid w:val="004B523E"/>
    <w:rsid w:val="004B5C34"/>
    <w:rsid w:val="004C0996"/>
    <w:rsid w:val="004C3A6C"/>
    <w:rsid w:val="004C3F87"/>
    <w:rsid w:val="004C5794"/>
    <w:rsid w:val="004C6767"/>
    <w:rsid w:val="004D0366"/>
    <w:rsid w:val="004D0BED"/>
    <w:rsid w:val="004D0F56"/>
    <w:rsid w:val="004D42C0"/>
    <w:rsid w:val="004D4C01"/>
    <w:rsid w:val="004D4E6F"/>
    <w:rsid w:val="004D6D5D"/>
    <w:rsid w:val="004D79E8"/>
    <w:rsid w:val="004D7CB9"/>
    <w:rsid w:val="004E08DC"/>
    <w:rsid w:val="004E1997"/>
    <w:rsid w:val="004E1AD3"/>
    <w:rsid w:val="004E2527"/>
    <w:rsid w:val="004E50B2"/>
    <w:rsid w:val="004E6108"/>
    <w:rsid w:val="004E6262"/>
    <w:rsid w:val="004E7640"/>
    <w:rsid w:val="004E7B24"/>
    <w:rsid w:val="004F060F"/>
    <w:rsid w:val="004F1188"/>
    <w:rsid w:val="004F14FE"/>
    <w:rsid w:val="004F6556"/>
    <w:rsid w:val="004F72C7"/>
    <w:rsid w:val="004F7BAC"/>
    <w:rsid w:val="005004EC"/>
    <w:rsid w:val="00500BB0"/>
    <w:rsid w:val="0050121F"/>
    <w:rsid w:val="0050125C"/>
    <w:rsid w:val="00502F2F"/>
    <w:rsid w:val="005036B2"/>
    <w:rsid w:val="005045B0"/>
    <w:rsid w:val="00507423"/>
    <w:rsid w:val="00511497"/>
    <w:rsid w:val="00511BB9"/>
    <w:rsid w:val="005121BF"/>
    <w:rsid w:val="00514568"/>
    <w:rsid w:val="00517796"/>
    <w:rsid w:val="0051783D"/>
    <w:rsid w:val="00517A1B"/>
    <w:rsid w:val="0052066A"/>
    <w:rsid w:val="00520B5B"/>
    <w:rsid w:val="00520C42"/>
    <w:rsid w:val="00521574"/>
    <w:rsid w:val="00526796"/>
    <w:rsid w:val="005307AC"/>
    <w:rsid w:val="00530BCE"/>
    <w:rsid w:val="00531242"/>
    <w:rsid w:val="005317E6"/>
    <w:rsid w:val="00531E19"/>
    <w:rsid w:val="0053229E"/>
    <w:rsid w:val="00533EBB"/>
    <w:rsid w:val="0053683E"/>
    <w:rsid w:val="005427EF"/>
    <w:rsid w:val="005429DA"/>
    <w:rsid w:val="00542F58"/>
    <w:rsid w:val="00543D53"/>
    <w:rsid w:val="0054540C"/>
    <w:rsid w:val="00546B04"/>
    <w:rsid w:val="00547C3D"/>
    <w:rsid w:val="005547E9"/>
    <w:rsid w:val="00557F4B"/>
    <w:rsid w:val="0056052D"/>
    <w:rsid w:val="00560CBC"/>
    <w:rsid w:val="00560DCC"/>
    <w:rsid w:val="0056102A"/>
    <w:rsid w:val="00561DF1"/>
    <w:rsid w:val="005627B2"/>
    <w:rsid w:val="00563196"/>
    <w:rsid w:val="0056347E"/>
    <w:rsid w:val="005634CD"/>
    <w:rsid w:val="00563EC2"/>
    <w:rsid w:val="00564286"/>
    <w:rsid w:val="0056428D"/>
    <w:rsid w:val="00564E65"/>
    <w:rsid w:val="00564F4D"/>
    <w:rsid w:val="00565EB5"/>
    <w:rsid w:val="00567D17"/>
    <w:rsid w:val="00567F39"/>
    <w:rsid w:val="00570996"/>
    <w:rsid w:val="00573E93"/>
    <w:rsid w:val="00573F18"/>
    <w:rsid w:val="00573F40"/>
    <w:rsid w:val="00574C91"/>
    <w:rsid w:val="005768A3"/>
    <w:rsid w:val="00576C27"/>
    <w:rsid w:val="00576EDE"/>
    <w:rsid w:val="0058193A"/>
    <w:rsid w:val="005826A0"/>
    <w:rsid w:val="00583B70"/>
    <w:rsid w:val="0058429F"/>
    <w:rsid w:val="00585BEB"/>
    <w:rsid w:val="00586BFF"/>
    <w:rsid w:val="00587853"/>
    <w:rsid w:val="00587D50"/>
    <w:rsid w:val="0059109F"/>
    <w:rsid w:val="00591C05"/>
    <w:rsid w:val="0059240B"/>
    <w:rsid w:val="00593B83"/>
    <w:rsid w:val="00594DF0"/>
    <w:rsid w:val="00595337"/>
    <w:rsid w:val="00595CEB"/>
    <w:rsid w:val="00596958"/>
    <w:rsid w:val="00597649"/>
    <w:rsid w:val="005A18B7"/>
    <w:rsid w:val="005A1DEE"/>
    <w:rsid w:val="005A2A67"/>
    <w:rsid w:val="005A2B05"/>
    <w:rsid w:val="005A2F62"/>
    <w:rsid w:val="005A350C"/>
    <w:rsid w:val="005A3911"/>
    <w:rsid w:val="005A67F6"/>
    <w:rsid w:val="005B0208"/>
    <w:rsid w:val="005B0F3B"/>
    <w:rsid w:val="005B0FF5"/>
    <w:rsid w:val="005B43F4"/>
    <w:rsid w:val="005B73E3"/>
    <w:rsid w:val="005C027D"/>
    <w:rsid w:val="005C0AF7"/>
    <w:rsid w:val="005C0BB7"/>
    <w:rsid w:val="005C1E8B"/>
    <w:rsid w:val="005C2B3F"/>
    <w:rsid w:val="005C3C9D"/>
    <w:rsid w:val="005C5E4F"/>
    <w:rsid w:val="005C6261"/>
    <w:rsid w:val="005C6606"/>
    <w:rsid w:val="005C73EF"/>
    <w:rsid w:val="005D00A2"/>
    <w:rsid w:val="005D2EAA"/>
    <w:rsid w:val="005D3B00"/>
    <w:rsid w:val="005D4635"/>
    <w:rsid w:val="005D5DCA"/>
    <w:rsid w:val="005D652A"/>
    <w:rsid w:val="005D6AC5"/>
    <w:rsid w:val="005D6DB2"/>
    <w:rsid w:val="005E0145"/>
    <w:rsid w:val="005E03AE"/>
    <w:rsid w:val="005E121D"/>
    <w:rsid w:val="005E1B8D"/>
    <w:rsid w:val="005E2DC6"/>
    <w:rsid w:val="005E3D6E"/>
    <w:rsid w:val="005E5DAD"/>
    <w:rsid w:val="005E6FAC"/>
    <w:rsid w:val="005E739A"/>
    <w:rsid w:val="005F08CD"/>
    <w:rsid w:val="005F1490"/>
    <w:rsid w:val="005F3B03"/>
    <w:rsid w:val="005F7058"/>
    <w:rsid w:val="005F7392"/>
    <w:rsid w:val="00601C96"/>
    <w:rsid w:val="00603DE1"/>
    <w:rsid w:val="00604409"/>
    <w:rsid w:val="00604F2A"/>
    <w:rsid w:val="00605C02"/>
    <w:rsid w:val="006061E4"/>
    <w:rsid w:val="00606423"/>
    <w:rsid w:val="00606700"/>
    <w:rsid w:val="00606B30"/>
    <w:rsid w:val="00607DC7"/>
    <w:rsid w:val="006105D0"/>
    <w:rsid w:val="00612B05"/>
    <w:rsid w:val="00612D8D"/>
    <w:rsid w:val="006132D9"/>
    <w:rsid w:val="006132F4"/>
    <w:rsid w:val="006165AF"/>
    <w:rsid w:val="00616FDA"/>
    <w:rsid w:val="00621664"/>
    <w:rsid w:val="00622337"/>
    <w:rsid w:val="00623DC1"/>
    <w:rsid w:val="0062462F"/>
    <w:rsid w:val="00625B15"/>
    <w:rsid w:val="00626325"/>
    <w:rsid w:val="00626D6C"/>
    <w:rsid w:val="00627097"/>
    <w:rsid w:val="00627B5A"/>
    <w:rsid w:val="00630700"/>
    <w:rsid w:val="00630A36"/>
    <w:rsid w:val="00631ED8"/>
    <w:rsid w:val="00635AA0"/>
    <w:rsid w:val="006364E6"/>
    <w:rsid w:val="00636C5F"/>
    <w:rsid w:val="0063706B"/>
    <w:rsid w:val="006370B2"/>
    <w:rsid w:val="00637D81"/>
    <w:rsid w:val="006400D9"/>
    <w:rsid w:val="00641622"/>
    <w:rsid w:val="00642A48"/>
    <w:rsid w:val="00642C50"/>
    <w:rsid w:val="0064509F"/>
    <w:rsid w:val="006454D2"/>
    <w:rsid w:val="006459A6"/>
    <w:rsid w:val="00646148"/>
    <w:rsid w:val="006500FC"/>
    <w:rsid w:val="00651264"/>
    <w:rsid w:val="0065188D"/>
    <w:rsid w:val="00651FC3"/>
    <w:rsid w:val="006524A5"/>
    <w:rsid w:val="006524FB"/>
    <w:rsid w:val="00660221"/>
    <w:rsid w:val="006616C9"/>
    <w:rsid w:val="00662BE4"/>
    <w:rsid w:val="00663689"/>
    <w:rsid w:val="00663B35"/>
    <w:rsid w:val="006660BC"/>
    <w:rsid w:val="00666B06"/>
    <w:rsid w:val="00666D6C"/>
    <w:rsid w:val="0066774D"/>
    <w:rsid w:val="00671EC0"/>
    <w:rsid w:val="00672149"/>
    <w:rsid w:val="006730DB"/>
    <w:rsid w:val="00674595"/>
    <w:rsid w:val="00677B56"/>
    <w:rsid w:val="006820DA"/>
    <w:rsid w:val="00682B6A"/>
    <w:rsid w:val="00683C18"/>
    <w:rsid w:val="00683EE5"/>
    <w:rsid w:val="00683F73"/>
    <w:rsid w:val="006840D6"/>
    <w:rsid w:val="00684CF7"/>
    <w:rsid w:val="006900BB"/>
    <w:rsid w:val="00690907"/>
    <w:rsid w:val="00690C8E"/>
    <w:rsid w:val="00692F8E"/>
    <w:rsid w:val="006930E1"/>
    <w:rsid w:val="00694832"/>
    <w:rsid w:val="006951C6"/>
    <w:rsid w:val="0069585C"/>
    <w:rsid w:val="00697C3F"/>
    <w:rsid w:val="006A19FB"/>
    <w:rsid w:val="006A24CE"/>
    <w:rsid w:val="006A254E"/>
    <w:rsid w:val="006A313B"/>
    <w:rsid w:val="006A5BDE"/>
    <w:rsid w:val="006A6229"/>
    <w:rsid w:val="006A69D6"/>
    <w:rsid w:val="006A6DFA"/>
    <w:rsid w:val="006A7A54"/>
    <w:rsid w:val="006A7CDD"/>
    <w:rsid w:val="006B075D"/>
    <w:rsid w:val="006B23AB"/>
    <w:rsid w:val="006B36CB"/>
    <w:rsid w:val="006B489D"/>
    <w:rsid w:val="006B7CC6"/>
    <w:rsid w:val="006C1868"/>
    <w:rsid w:val="006C4C5C"/>
    <w:rsid w:val="006C7BDD"/>
    <w:rsid w:val="006D0457"/>
    <w:rsid w:val="006D0E5F"/>
    <w:rsid w:val="006D172C"/>
    <w:rsid w:val="006D2571"/>
    <w:rsid w:val="006D41DC"/>
    <w:rsid w:val="006D6394"/>
    <w:rsid w:val="006D65C9"/>
    <w:rsid w:val="006D6963"/>
    <w:rsid w:val="006D6A3E"/>
    <w:rsid w:val="006D6E1D"/>
    <w:rsid w:val="006D77DF"/>
    <w:rsid w:val="006E17FC"/>
    <w:rsid w:val="006E1D5A"/>
    <w:rsid w:val="006E3481"/>
    <w:rsid w:val="006E3695"/>
    <w:rsid w:val="006E590C"/>
    <w:rsid w:val="006E5BDC"/>
    <w:rsid w:val="006E7443"/>
    <w:rsid w:val="006E760C"/>
    <w:rsid w:val="006F4766"/>
    <w:rsid w:val="006F4B08"/>
    <w:rsid w:val="006F6AB6"/>
    <w:rsid w:val="006F7041"/>
    <w:rsid w:val="006F7B97"/>
    <w:rsid w:val="007036E8"/>
    <w:rsid w:val="00704C6F"/>
    <w:rsid w:val="007059F9"/>
    <w:rsid w:val="00706968"/>
    <w:rsid w:val="00706BD8"/>
    <w:rsid w:val="00711894"/>
    <w:rsid w:val="00711CEF"/>
    <w:rsid w:val="00711EB0"/>
    <w:rsid w:val="00712398"/>
    <w:rsid w:val="0071566F"/>
    <w:rsid w:val="0071673F"/>
    <w:rsid w:val="00716B11"/>
    <w:rsid w:val="00716CD0"/>
    <w:rsid w:val="0072117B"/>
    <w:rsid w:val="0072160A"/>
    <w:rsid w:val="00726AAE"/>
    <w:rsid w:val="00730A68"/>
    <w:rsid w:val="00731369"/>
    <w:rsid w:val="00731642"/>
    <w:rsid w:val="007316D4"/>
    <w:rsid w:val="00731823"/>
    <w:rsid w:val="00734403"/>
    <w:rsid w:val="007348CE"/>
    <w:rsid w:val="00734BAF"/>
    <w:rsid w:val="00735205"/>
    <w:rsid w:val="0073520F"/>
    <w:rsid w:val="00735A79"/>
    <w:rsid w:val="00735DFC"/>
    <w:rsid w:val="00735F3C"/>
    <w:rsid w:val="007369E3"/>
    <w:rsid w:val="00736EB0"/>
    <w:rsid w:val="007376B1"/>
    <w:rsid w:val="00737ACB"/>
    <w:rsid w:val="007405D9"/>
    <w:rsid w:val="00743D4B"/>
    <w:rsid w:val="00745E55"/>
    <w:rsid w:val="007478F6"/>
    <w:rsid w:val="0075047D"/>
    <w:rsid w:val="00752227"/>
    <w:rsid w:val="007536BF"/>
    <w:rsid w:val="007542B6"/>
    <w:rsid w:val="00754E79"/>
    <w:rsid w:val="00754EA4"/>
    <w:rsid w:val="0075608C"/>
    <w:rsid w:val="00756272"/>
    <w:rsid w:val="007625C5"/>
    <w:rsid w:val="00763360"/>
    <w:rsid w:val="0076512D"/>
    <w:rsid w:val="007653DC"/>
    <w:rsid w:val="00770436"/>
    <w:rsid w:val="007722F4"/>
    <w:rsid w:val="00773512"/>
    <w:rsid w:val="00773B79"/>
    <w:rsid w:val="00774E9D"/>
    <w:rsid w:val="0077575C"/>
    <w:rsid w:val="007758A9"/>
    <w:rsid w:val="00776304"/>
    <w:rsid w:val="0077692F"/>
    <w:rsid w:val="00777222"/>
    <w:rsid w:val="00777888"/>
    <w:rsid w:val="00780AE3"/>
    <w:rsid w:val="00780BB6"/>
    <w:rsid w:val="00780FF4"/>
    <w:rsid w:val="00781235"/>
    <w:rsid w:val="007826B9"/>
    <w:rsid w:val="0078342A"/>
    <w:rsid w:val="00784846"/>
    <w:rsid w:val="00784927"/>
    <w:rsid w:val="00785176"/>
    <w:rsid w:val="00785A47"/>
    <w:rsid w:val="00786186"/>
    <w:rsid w:val="00790DA7"/>
    <w:rsid w:val="00791284"/>
    <w:rsid w:val="00791291"/>
    <w:rsid w:val="00791B39"/>
    <w:rsid w:val="00793B34"/>
    <w:rsid w:val="0079624D"/>
    <w:rsid w:val="00797617"/>
    <w:rsid w:val="0079792E"/>
    <w:rsid w:val="007A020A"/>
    <w:rsid w:val="007A0CBD"/>
    <w:rsid w:val="007A1ABA"/>
    <w:rsid w:val="007A1EC8"/>
    <w:rsid w:val="007A2E99"/>
    <w:rsid w:val="007A3F4D"/>
    <w:rsid w:val="007A40F2"/>
    <w:rsid w:val="007A4874"/>
    <w:rsid w:val="007A49C4"/>
    <w:rsid w:val="007A71FE"/>
    <w:rsid w:val="007A7533"/>
    <w:rsid w:val="007A780F"/>
    <w:rsid w:val="007B10DF"/>
    <w:rsid w:val="007B3A6F"/>
    <w:rsid w:val="007B5EC7"/>
    <w:rsid w:val="007B7614"/>
    <w:rsid w:val="007C4AEB"/>
    <w:rsid w:val="007C4E19"/>
    <w:rsid w:val="007C4FC4"/>
    <w:rsid w:val="007C6288"/>
    <w:rsid w:val="007C6AF5"/>
    <w:rsid w:val="007D0B35"/>
    <w:rsid w:val="007D1AC5"/>
    <w:rsid w:val="007D3D9F"/>
    <w:rsid w:val="007D473C"/>
    <w:rsid w:val="007D5078"/>
    <w:rsid w:val="007D5953"/>
    <w:rsid w:val="007D69AA"/>
    <w:rsid w:val="007E41EB"/>
    <w:rsid w:val="007E4B50"/>
    <w:rsid w:val="007E6442"/>
    <w:rsid w:val="007E65C6"/>
    <w:rsid w:val="007E6F19"/>
    <w:rsid w:val="007E701E"/>
    <w:rsid w:val="007E7C46"/>
    <w:rsid w:val="007F239D"/>
    <w:rsid w:val="007F240F"/>
    <w:rsid w:val="007F565D"/>
    <w:rsid w:val="007F5694"/>
    <w:rsid w:val="007F5FF8"/>
    <w:rsid w:val="007F6036"/>
    <w:rsid w:val="007F645C"/>
    <w:rsid w:val="007F650A"/>
    <w:rsid w:val="00800836"/>
    <w:rsid w:val="00802454"/>
    <w:rsid w:val="00803D32"/>
    <w:rsid w:val="00804237"/>
    <w:rsid w:val="0080444C"/>
    <w:rsid w:val="00804577"/>
    <w:rsid w:val="00804DA9"/>
    <w:rsid w:val="00804DE0"/>
    <w:rsid w:val="0080563D"/>
    <w:rsid w:val="00805AB5"/>
    <w:rsid w:val="00805F28"/>
    <w:rsid w:val="00810CE1"/>
    <w:rsid w:val="00811C16"/>
    <w:rsid w:val="00812FEA"/>
    <w:rsid w:val="00813664"/>
    <w:rsid w:val="00814B1F"/>
    <w:rsid w:val="008174C8"/>
    <w:rsid w:val="00820042"/>
    <w:rsid w:val="008209FF"/>
    <w:rsid w:val="0082158F"/>
    <w:rsid w:val="0082165A"/>
    <w:rsid w:val="0082332A"/>
    <w:rsid w:val="00824193"/>
    <w:rsid w:val="008259E0"/>
    <w:rsid w:val="00825D6D"/>
    <w:rsid w:val="00830046"/>
    <w:rsid w:val="0083021B"/>
    <w:rsid w:val="0083221A"/>
    <w:rsid w:val="00833260"/>
    <w:rsid w:val="00833BC9"/>
    <w:rsid w:val="00834DB9"/>
    <w:rsid w:val="0083531C"/>
    <w:rsid w:val="00836862"/>
    <w:rsid w:val="00836E57"/>
    <w:rsid w:val="0084039F"/>
    <w:rsid w:val="00840DD2"/>
    <w:rsid w:val="0084118E"/>
    <w:rsid w:val="008424D2"/>
    <w:rsid w:val="00842FC1"/>
    <w:rsid w:val="00843565"/>
    <w:rsid w:val="0084451C"/>
    <w:rsid w:val="00846059"/>
    <w:rsid w:val="00847147"/>
    <w:rsid w:val="008474AA"/>
    <w:rsid w:val="00852E88"/>
    <w:rsid w:val="00853288"/>
    <w:rsid w:val="00853933"/>
    <w:rsid w:val="0085511C"/>
    <w:rsid w:val="00856CBA"/>
    <w:rsid w:val="0085733C"/>
    <w:rsid w:val="008615A3"/>
    <w:rsid w:val="00862D34"/>
    <w:rsid w:val="00862F0E"/>
    <w:rsid w:val="008630AE"/>
    <w:rsid w:val="00865292"/>
    <w:rsid w:val="00866047"/>
    <w:rsid w:val="008663F1"/>
    <w:rsid w:val="00867F06"/>
    <w:rsid w:val="00867FBD"/>
    <w:rsid w:val="00870ADE"/>
    <w:rsid w:val="00871323"/>
    <w:rsid w:val="00872A75"/>
    <w:rsid w:val="00873964"/>
    <w:rsid w:val="00873F71"/>
    <w:rsid w:val="008750D5"/>
    <w:rsid w:val="00875840"/>
    <w:rsid w:val="00877CDE"/>
    <w:rsid w:val="008803E9"/>
    <w:rsid w:val="00882E70"/>
    <w:rsid w:val="008831E3"/>
    <w:rsid w:val="00883323"/>
    <w:rsid w:val="00884F4D"/>
    <w:rsid w:val="00885953"/>
    <w:rsid w:val="00886210"/>
    <w:rsid w:val="00890C92"/>
    <w:rsid w:val="00890D7B"/>
    <w:rsid w:val="0089148C"/>
    <w:rsid w:val="00893743"/>
    <w:rsid w:val="0089488A"/>
    <w:rsid w:val="008948D8"/>
    <w:rsid w:val="00895C93"/>
    <w:rsid w:val="008973D1"/>
    <w:rsid w:val="008A1266"/>
    <w:rsid w:val="008A3DEE"/>
    <w:rsid w:val="008A3E68"/>
    <w:rsid w:val="008A3FCB"/>
    <w:rsid w:val="008A4B22"/>
    <w:rsid w:val="008B0722"/>
    <w:rsid w:val="008B0F38"/>
    <w:rsid w:val="008B191C"/>
    <w:rsid w:val="008B19FD"/>
    <w:rsid w:val="008B1A83"/>
    <w:rsid w:val="008B27B9"/>
    <w:rsid w:val="008B48BA"/>
    <w:rsid w:val="008C01D3"/>
    <w:rsid w:val="008C14F9"/>
    <w:rsid w:val="008C29B6"/>
    <w:rsid w:val="008C32F9"/>
    <w:rsid w:val="008C3893"/>
    <w:rsid w:val="008C7CD3"/>
    <w:rsid w:val="008D1ADE"/>
    <w:rsid w:val="008D4246"/>
    <w:rsid w:val="008D4B26"/>
    <w:rsid w:val="008D7B68"/>
    <w:rsid w:val="008D7F86"/>
    <w:rsid w:val="008E0490"/>
    <w:rsid w:val="008E0F77"/>
    <w:rsid w:val="008E0FA0"/>
    <w:rsid w:val="008E27BB"/>
    <w:rsid w:val="008E4352"/>
    <w:rsid w:val="008E4446"/>
    <w:rsid w:val="008E5E7E"/>
    <w:rsid w:val="008E60C2"/>
    <w:rsid w:val="008E6D72"/>
    <w:rsid w:val="008F0E21"/>
    <w:rsid w:val="008F1ABD"/>
    <w:rsid w:val="008F2306"/>
    <w:rsid w:val="008F329E"/>
    <w:rsid w:val="008F342C"/>
    <w:rsid w:val="008F38A0"/>
    <w:rsid w:val="008F4976"/>
    <w:rsid w:val="008F5585"/>
    <w:rsid w:val="008F6008"/>
    <w:rsid w:val="008F606E"/>
    <w:rsid w:val="008F7FF2"/>
    <w:rsid w:val="00900E3E"/>
    <w:rsid w:val="0090100F"/>
    <w:rsid w:val="00902332"/>
    <w:rsid w:val="00903486"/>
    <w:rsid w:val="00903BAE"/>
    <w:rsid w:val="0090468D"/>
    <w:rsid w:val="00905355"/>
    <w:rsid w:val="009054DB"/>
    <w:rsid w:val="0090577B"/>
    <w:rsid w:val="00905A60"/>
    <w:rsid w:val="0090674F"/>
    <w:rsid w:val="00907820"/>
    <w:rsid w:val="00910851"/>
    <w:rsid w:val="00916202"/>
    <w:rsid w:val="009205EB"/>
    <w:rsid w:val="009208BA"/>
    <w:rsid w:val="0092254E"/>
    <w:rsid w:val="0092436F"/>
    <w:rsid w:val="00925D35"/>
    <w:rsid w:val="009311F6"/>
    <w:rsid w:val="00933BFC"/>
    <w:rsid w:val="00933CB9"/>
    <w:rsid w:val="009347E1"/>
    <w:rsid w:val="00936B21"/>
    <w:rsid w:val="00937BBE"/>
    <w:rsid w:val="009407AC"/>
    <w:rsid w:val="00941C00"/>
    <w:rsid w:val="009423DF"/>
    <w:rsid w:val="00942828"/>
    <w:rsid w:val="00943F68"/>
    <w:rsid w:val="009453EA"/>
    <w:rsid w:val="00945B44"/>
    <w:rsid w:val="0094663C"/>
    <w:rsid w:val="00947D2B"/>
    <w:rsid w:val="00947E47"/>
    <w:rsid w:val="009505AA"/>
    <w:rsid w:val="009509C9"/>
    <w:rsid w:val="00953416"/>
    <w:rsid w:val="00953DD5"/>
    <w:rsid w:val="00954CC8"/>
    <w:rsid w:val="00957A66"/>
    <w:rsid w:val="0096179B"/>
    <w:rsid w:val="00962743"/>
    <w:rsid w:val="00962E71"/>
    <w:rsid w:val="0096313C"/>
    <w:rsid w:val="0096365F"/>
    <w:rsid w:val="00964188"/>
    <w:rsid w:val="00965F6B"/>
    <w:rsid w:val="00967280"/>
    <w:rsid w:val="00967868"/>
    <w:rsid w:val="00967A4C"/>
    <w:rsid w:val="009718A4"/>
    <w:rsid w:val="00971F54"/>
    <w:rsid w:val="0097385D"/>
    <w:rsid w:val="00975723"/>
    <w:rsid w:val="009768A5"/>
    <w:rsid w:val="00977496"/>
    <w:rsid w:val="00980BC0"/>
    <w:rsid w:val="00981945"/>
    <w:rsid w:val="00982001"/>
    <w:rsid w:val="0098265C"/>
    <w:rsid w:val="009828E5"/>
    <w:rsid w:val="0098336D"/>
    <w:rsid w:val="009849F9"/>
    <w:rsid w:val="00987006"/>
    <w:rsid w:val="00990170"/>
    <w:rsid w:val="009912D6"/>
    <w:rsid w:val="00991346"/>
    <w:rsid w:val="00993982"/>
    <w:rsid w:val="00995EF6"/>
    <w:rsid w:val="0099663F"/>
    <w:rsid w:val="00996FDE"/>
    <w:rsid w:val="009A2F68"/>
    <w:rsid w:val="009A336A"/>
    <w:rsid w:val="009B0007"/>
    <w:rsid w:val="009B04CB"/>
    <w:rsid w:val="009B0C63"/>
    <w:rsid w:val="009B2698"/>
    <w:rsid w:val="009B2A59"/>
    <w:rsid w:val="009B3160"/>
    <w:rsid w:val="009B567E"/>
    <w:rsid w:val="009B6580"/>
    <w:rsid w:val="009C08AB"/>
    <w:rsid w:val="009C126A"/>
    <w:rsid w:val="009C14B1"/>
    <w:rsid w:val="009C16D4"/>
    <w:rsid w:val="009C1D49"/>
    <w:rsid w:val="009C265E"/>
    <w:rsid w:val="009C4461"/>
    <w:rsid w:val="009C57CE"/>
    <w:rsid w:val="009C680D"/>
    <w:rsid w:val="009C6945"/>
    <w:rsid w:val="009C77ED"/>
    <w:rsid w:val="009D0AE3"/>
    <w:rsid w:val="009D230A"/>
    <w:rsid w:val="009D2472"/>
    <w:rsid w:val="009D25E1"/>
    <w:rsid w:val="009D2EE9"/>
    <w:rsid w:val="009D2F07"/>
    <w:rsid w:val="009D40B0"/>
    <w:rsid w:val="009D5A78"/>
    <w:rsid w:val="009D69C2"/>
    <w:rsid w:val="009E0D71"/>
    <w:rsid w:val="009E4A4D"/>
    <w:rsid w:val="009E4B2B"/>
    <w:rsid w:val="009E5834"/>
    <w:rsid w:val="009E5A05"/>
    <w:rsid w:val="009E5F80"/>
    <w:rsid w:val="009E7A90"/>
    <w:rsid w:val="009F0919"/>
    <w:rsid w:val="009F1036"/>
    <w:rsid w:val="009F18E6"/>
    <w:rsid w:val="009F3266"/>
    <w:rsid w:val="009F3D31"/>
    <w:rsid w:val="009F4CA1"/>
    <w:rsid w:val="009F5202"/>
    <w:rsid w:val="009F57D7"/>
    <w:rsid w:val="009F638A"/>
    <w:rsid w:val="00A00568"/>
    <w:rsid w:val="00A01704"/>
    <w:rsid w:val="00A0182B"/>
    <w:rsid w:val="00A02EFD"/>
    <w:rsid w:val="00A0332A"/>
    <w:rsid w:val="00A04FC1"/>
    <w:rsid w:val="00A05D77"/>
    <w:rsid w:val="00A070AF"/>
    <w:rsid w:val="00A074F4"/>
    <w:rsid w:val="00A11724"/>
    <w:rsid w:val="00A11B33"/>
    <w:rsid w:val="00A12813"/>
    <w:rsid w:val="00A13C9E"/>
    <w:rsid w:val="00A17747"/>
    <w:rsid w:val="00A20CA7"/>
    <w:rsid w:val="00A21E73"/>
    <w:rsid w:val="00A229CF"/>
    <w:rsid w:val="00A22D3E"/>
    <w:rsid w:val="00A230BF"/>
    <w:rsid w:val="00A25068"/>
    <w:rsid w:val="00A25D01"/>
    <w:rsid w:val="00A30711"/>
    <w:rsid w:val="00A3073E"/>
    <w:rsid w:val="00A30A76"/>
    <w:rsid w:val="00A31079"/>
    <w:rsid w:val="00A31884"/>
    <w:rsid w:val="00A3288F"/>
    <w:rsid w:val="00A33BB2"/>
    <w:rsid w:val="00A345EC"/>
    <w:rsid w:val="00A349DB"/>
    <w:rsid w:val="00A35938"/>
    <w:rsid w:val="00A3634F"/>
    <w:rsid w:val="00A36E1F"/>
    <w:rsid w:val="00A40D5A"/>
    <w:rsid w:val="00A40F21"/>
    <w:rsid w:val="00A41743"/>
    <w:rsid w:val="00A42D3B"/>
    <w:rsid w:val="00A43089"/>
    <w:rsid w:val="00A44481"/>
    <w:rsid w:val="00A45FA0"/>
    <w:rsid w:val="00A45FD3"/>
    <w:rsid w:val="00A46C7D"/>
    <w:rsid w:val="00A5142E"/>
    <w:rsid w:val="00A516FD"/>
    <w:rsid w:val="00A51D98"/>
    <w:rsid w:val="00A51DB7"/>
    <w:rsid w:val="00A52027"/>
    <w:rsid w:val="00A53FC9"/>
    <w:rsid w:val="00A561C3"/>
    <w:rsid w:val="00A601C4"/>
    <w:rsid w:val="00A60964"/>
    <w:rsid w:val="00A60C4F"/>
    <w:rsid w:val="00A61878"/>
    <w:rsid w:val="00A65446"/>
    <w:rsid w:val="00A65805"/>
    <w:rsid w:val="00A676C5"/>
    <w:rsid w:val="00A70618"/>
    <w:rsid w:val="00A75C61"/>
    <w:rsid w:val="00A81450"/>
    <w:rsid w:val="00A82019"/>
    <w:rsid w:val="00A8250D"/>
    <w:rsid w:val="00A826CE"/>
    <w:rsid w:val="00A82B9F"/>
    <w:rsid w:val="00A82D5B"/>
    <w:rsid w:val="00A833C0"/>
    <w:rsid w:val="00A83BB3"/>
    <w:rsid w:val="00A851EF"/>
    <w:rsid w:val="00A857D1"/>
    <w:rsid w:val="00A85BBE"/>
    <w:rsid w:val="00A87FE2"/>
    <w:rsid w:val="00A90C8C"/>
    <w:rsid w:val="00A9260B"/>
    <w:rsid w:val="00A94D87"/>
    <w:rsid w:val="00A95090"/>
    <w:rsid w:val="00A962E3"/>
    <w:rsid w:val="00A979DB"/>
    <w:rsid w:val="00A97D86"/>
    <w:rsid w:val="00AA11C3"/>
    <w:rsid w:val="00AA3A85"/>
    <w:rsid w:val="00AA3AC0"/>
    <w:rsid w:val="00AA5D3F"/>
    <w:rsid w:val="00AA75E7"/>
    <w:rsid w:val="00AA7654"/>
    <w:rsid w:val="00AB12BF"/>
    <w:rsid w:val="00AB1464"/>
    <w:rsid w:val="00AB1765"/>
    <w:rsid w:val="00AB260A"/>
    <w:rsid w:val="00AB41B2"/>
    <w:rsid w:val="00AB494C"/>
    <w:rsid w:val="00AB4BDF"/>
    <w:rsid w:val="00AB5060"/>
    <w:rsid w:val="00AB6767"/>
    <w:rsid w:val="00AB68B8"/>
    <w:rsid w:val="00AB77C3"/>
    <w:rsid w:val="00AB7F7A"/>
    <w:rsid w:val="00AC075D"/>
    <w:rsid w:val="00AC0AD0"/>
    <w:rsid w:val="00AC2150"/>
    <w:rsid w:val="00AC2575"/>
    <w:rsid w:val="00AC6E35"/>
    <w:rsid w:val="00AD0A8F"/>
    <w:rsid w:val="00AD37F9"/>
    <w:rsid w:val="00AD58D8"/>
    <w:rsid w:val="00AD6440"/>
    <w:rsid w:val="00AE103A"/>
    <w:rsid w:val="00AE1495"/>
    <w:rsid w:val="00AE4094"/>
    <w:rsid w:val="00AE4B97"/>
    <w:rsid w:val="00AE5541"/>
    <w:rsid w:val="00AE6EAD"/>
    <w:rsid w:val="00AF02E7"/>
    <w:rsid w:val="00AF32C3"/>
    <w:rsid w:val="00AF389B"/>
    <w:rsid w:val="00AF3DCF"/>
    <w:rsid w:val="00AF4CBB"/>
    <w:rsid w:val="00AF5500"/>
    <w:rsid w:val="00AF5E6D"/>
    <w:rsid w:val="00AF6238"/>
    <w:rsid w:val="00AF6477"/>
    <w:rsid w:val="00AF649B"/>
    <w:rsid w:val="00AF664A"/>
    <w:rsid w:val="00AF7486"/>
    <w:rsid w:val="00AF7580"/>
    <w:rsid w:val="00B00CF1"/>
    <w:rsid w:val="00B00E36"/>
    <w:rsid w:val="00B037C8"/>
    <w:rsid w:val="00B055FA"/>
    <w:rsid w:val="00B07FD0"/>
    <w:rsid w:val="00B1249A"/>
    <w:rsid w:val="00B127E1"/>
    <w:rsid w:val="00B135E7"/>
    <w:rsid w:val="00B1514A"/>
    <w:rsid w:val="00B155DF"/>
    <w:rsid w:val="00B16F55"/>
    <w:rsid w:val="00B17E22"/>
    <w:rsid w:val="00B17EBE"/>
    <w:rsid w:val="00B21169"/>
    <w:rsid w:val="00B217A7"/>
    <w:rsid w:val="00B22BE4"/>
    <w:rsid w:val="00B2336E"/>
    <w:rsid w:val="00B2351D"/>
    <w:rsid w:val="00B26EA9"/>
    <w:rsid w:val="00B276C7"/>
    <w:rsid w:val="00B27B65"/>
    <w:rsid w:val="00B27F53"/>
    <w:rsid w:val="00B30EE6"/>
    <w:rsid w:val="00B322DF"/>
    <w:rsid w:val="00B33864"/>
    <w:rsid w:val="00B341DD"/>
    <w:rsid w:val="00B34E46"/>
    <w:rsid w:val="00B352ED"/>
    <w:rsid w:val="00B35E4D"/>
    <w:rsid w:val="00B36891"/>
    <w:rsid w:val="00B378C5"/>
    <w:rsid w:val="00B37D6F"/>
    <w:rsid w:val="00B37FC9"/>
    <w:rsid w:val="00B4085D"/>
    <w:rsid w:val="00B41B4F"/>
    <w:rsid w:val="00B43006"/>
    <w:rsid w:val="00B436CB"/>
    <w:rsid w:val="00B44880"/>
    <w:rsid w:val="00B44E2B"/>
    <w:rsid w:val="00B456C9"/>
    <w:rsid w:val="00B47298"/>
    <w:rsid w:val="00B500DE"/>
    <w:rsid w:val="00B503B7"/>
    <w:rsid w:val="00B5433C"/>
    <w:rsid w:val="00B559A3"/>
    <w:rsid w:val="00B55AB3"/>
    <w:rsid w:val="00B55D4B"/>
    <w:rsid w:val="00B561AC"/>
    <w:rsid w:val="00B56CDB"/>
    <w:rsid w:val="00B57623"/>
    <w:rsid w:val="00B57F25"/>
    <w:rsid w:val="00B60CF5"/>
    <w:rsid w:val="00B62EDD"/>
    <w:rsid w:val="00B63147"/>
    <w:rsid w:val="00B6473A"/>
    <w:rsid w:val="00B66847"/>
    <w:rsid w:val="00B669AE"/>
    <w:rsid w:val="00B67A27"/>
    <w:rsid w:val="00B73898"/>
    <w:rsid w:val="00B73BFE"/>
    <w:rsid w:val="00B75936"/>
    <w:rsid w:val="00B80353"/>
    <w:rsid w:val="00B82EFF"/>
    <w:rsid w:val="00B831BC"/>
    <w:rsid w:val="00B832A3"/>
    <w:rsid w:val="00B85F2D"/>
    <w:rsid w:val="00B86421"/>
    <w:rsid w:val="00B8657E"/>
    <w:rsid w:val="00B868B2"/>
    <w:rsid w:val="00B87E3C"/>
    <w:rsid w:val="00B91101"/>
    <w:rsid w:val="00B9186B"/>
    <w:rsid w:val="00B92859"/>
    <w:rsid w:val="00B9518A"/>
    <w:rsid w:val="00B95687"/>
    <w:rsid w:val="00B95BC7"/>
    <w:rsid w:val="00B97A4A"/>
    <w:rsid w:val="00BA1703"/>
    <w:rsid w:val="00BA1A12"/>
    <w:rsid w:val="00BA22DE"/>
    <w:rsid w:val="00BA3FD5"/>
    <w:rsid w:val="00BA6AC4"/>
    <w:rsid w:val="00BA7433"/>
    <w:rsid w:val="00BB148F"/>
    <w:rsid w:val="00BB254C"/>
    <w:rsid w:val="00BC0A49"/>
    <w:rsid w:val="00BC0A7C"/>
    <w:rsid w:val="00BC1EAF"/>
    <w:rsid w:val="00BC247E"/>
    <w:rsid w:val="00BC5B4F"/>
    <w:rsid w:val="00BC6315"/>
    <w:rsid w:val="00BC674B"/>
    <w:rsid w:val="00BC6CD1"/>
    <w:rsid w:val="00BC6F02"/>
    <w:rsid w:val="00BD020F"/>
    <w:rsid w:val="00BD03E6"/>
    <w:rsid w:val="00BD04B3"/>
    <w:rsid w:val="00BD1255"/>
    <w:rsid w:val="00BD15D5"/>
    <w:rsid w:val="00BD5154"/>
    <w:rsid w:val="00BD540C"/>
    <w:rsid w:val="00BD55D6"/>
    <w:rsid w:val="00BE03C7"/>
    <w:rsid w:val="00BE0EE1"/>
    <w:rsid w:val="00BE1DB3"/>
    <w:rsid w:val="00BE3169"/>
    <w:rsid w:val="00BE3354"/>
    <w:rsid w:val="00BE38C2"/>
    <w:rsid w:val="00BE543E"/>
    <w:rsid w:val="00BE73D2"/>
    <w:rsid w:val="00BF0615"/>
    <w:rsid w:val="00BF0859"/>
    <w:rsid w:val="00BF216A"/>
    <w:rsid w:val="00BF2A6D"/>
    <w:rsid w:val="00BF2D44"/>
    <w:rsid w:val="00BF4534"/>
    <w:rsid w:val="00BF671C"/>
    <w:rsid w:val="00BF6B5B"/>
    <w:rsid w:val="00C015C4"/>
    <w:rsid w:val="00C01C23"/>
    <w:rsid w:val="00C022BB"/>
    <w:rsid w:val="00C06FC1"/>
    <w:rsid w:val="00C07378"/>
    <w:rsid w:val="00C07B6F"/>
    <w:rsid w:val="00C10CE1"/>
    <w:rsid w:val="00C114B4"/>
    <w:rsid w:val="00C11A0C"/>
    <w:rsid w:val="00C11AD0"/>
    <w:rsid w:val="00C16D1E"/>
    <w:rsid w:val="00C17160"/>
    <w:rsid w:val="00C171E0"/>
    <w:rsid w:val="00C21202"/>
    <w:rsid w:val="00C2139A"/>
    <w:rsid w:val="00C22186"/>
    <w:rsid w:val="00C239CF"/>
    <w:rsid w:val="00C24415"/>
    <w:rsid w:val="00C251BB"/>
    <w:rsid w:val="00C27B82"/>
    <w:rsid w:val="00C31D78"/>
    <w:rsid w:val="00C32F4F"/>
    <w:rsid w:val="00C33366"/>
    <w:rsid w:val="00C33E2C"/>
    <w:rsid w:val="00C40DAD"/>
    <w:rsid w:val="00C41413"/>
    <w:rsid w:val="00C432AF"/>
    <w:rsid w:val="00C464A7"/>
    <w:rsid w:val="00C46D6B"/>
    <w:rsid w:val="00C475CD"/>
    <w:rsid w:val="00C4786F"/>
    <w:rsid w:val="00C50344"/>
    <w:rsid w:val="00C50AFA"/>
    <w:rsid w:val="00C53BED"/>
    <w:rsid w:val="00C53FD1"/>
    <w:rsid w:val="00C551EC"/>
    <w:rsid w:val="00C55AA7"/>
    <w:rsid w:val="00C578E4"/>
    <w:rsid w:val="00C60906"/>
    <w:rsid w:val="00C63AC5"/>
    <w:rsid w:val="00C64BFA"/>
    <w:rsid w:val="00C64F33"/>
    <w:rsid w:val="00C67BD2"/>
    <w:rsid w:val="00C709E7"/>
    <w:rsid w:val="00C71303"/>
    <w:rsid w:val="00C72659"/>
    <w:rsid w:val="00C73811"/>
    <w:rsid w:val="00C77617"/>
    <w:rsid w:val="00C82B92"/>
    <w:rsid w:val="00C83284"/>
    <w:rsid w:val="00C83D8B"/>
    <w:rsid w:val="00C840FE"/>
    <w:rsid w:val="00C84818"/>
    <w:rsid w:val="00C84861"/>
    <w:rsid w:val="00C87065"/>
    <w:rsid w:val="00C87DAF"/>
    <w:rsid w:val="00C91547"/>
    <w:rsid w:val="00C918B3"/>
    <w:rsid w:val="00C91D56"/>
    <w:rsid w:val="00C96C37"/>
    <w:rsid w:val="00CA0BBF"/>
    <w:rsid w:val="00CA15A6"/>
    <w:rsid w:val="00CA1F2E"/>
    <w:rsid w:val="00CA2769"/>
    <w:rsid w:val="00CA35E4"/>
    <w:rsid w:val="00CA3908"/>
    <w:rsid w:val="00CA43E5"/>
    <w:rsid w:val="00CA4C30"/>
    <w:rsid w:val="00CA5E54"/>
    <w:rsid w:val="00CB0A39"/>
    <w:rsid w:val="00CB0DD8"/>
    <w:rsid w:val="00CB186D"/>
    <w:rsid w:val="00CB19D1"/>
    <w:rsid w:val="00CB26E2"/>
    <w:rsid w:val="00CB2AAA"/>
    <w:rsid w:val="00CB3B4E"/>
    <w:rsid w:val="00CB3DD1"/>
    <w:rsid w:val="00CB4037"/>
    <w:rsid w:val="00CB4701"/>
    <w:rsid w:val="00CB50C6"/>
    <w:rsid w:val="00CB7A25"/>
    <w:rsid w:val="00CC01FB"/>
    <w:rsid w:val="00CC0826"/>
    <w:rsid w:val="00CC26C5"/>
    <w:rsid w:val="00CC39F4"/>
    <w:rsid w:val="00CC493B"/>
    <w:rsid w:val="00CC639B"/>
    <w:rsid w:val="00CC655E"/>
    <w:rsid w:val="00CD18E9"/>
    <w:rsid w:val="00CD4C9A"/>
    <w:rsid w:val="00CD4ED0"/>
    <w:rsid w:val="00CD7757"/>
    <w:rsid w:val="00CE1A74"/>
    <w:rsid w:val="00CE1F8B"/>
    <w:rsid w:val="00CE33F3"/>
    <w:rsid w:val="00CE5D68"/>
    <w:rsid w:val="00CE638B"/>
    <w:rsid w:val="00CE70EF"/>
    <w:rsid w:val="00CF00AF"/>
    <w:rsid w:val="00CF04D3"/>
    <w:rsid w:val="00CF1D4D"/>
    <w:rsid w:val="00CF28B8"/>
    <w:rsid w:val="00CF2B8D"/>
    <w:rsid w:val="00CF32B7"/>
    <w:rsid w:val="00CF33E6"/>
    <w:rsid w:val="00CF3BFE"/>
    <w:rsid w:val="00CF4599"/>
    <w:rsid w:val="00CF6506"/>
    <w:rsid w:val="00CF7209"/>
    <w:rsid w:val="00D019D9"/>
    <w:rsid w:val="00D01FE5"/>
    <w:rsid w:val="00D07698"/>
    <w:rsid w:val="00D07DA3"/>
    <w:rsid w:val="00D113C2"/>
    <w:rsid w:val="00D131C2"/>
    <w:rsid w:val="00D13FE7"/>
    <w:rsid w:val="00D146A3"/>
    <w:rsid w:val="00D14B8B"/>
    <w:rsid w:val="00D16B47"/>
    <w:rsid w:val="00D21685"/>
    <w:rsid w:val="00D226F2"/>
    <w:rsid w:val="00D22B72"/>
    <w:rsid w:val="00D23F96"/>
    <w:rsid w:val="00D249BC"/>
    <w:rsid w:val="00D25DFE"/>
    <w:rsid w:val="00D2740B"/>
    <w:rsid w:val="00D2741A"/>
    <w:rsid w:val="00D2751E"/>
    <w:rsid w:val="00D27D44"/>
    <w:rsid w:val="00D30AD0"/>
    <w:rsid w:val="00D34E88"/>
    <w:rsid w:val="00D351E9"/>
    <w:rsid w:val="00D35A85"/>
    <w:rsid w:val="00D36567"/>
    <w:rsid w:val="00D372E5"/>
    <w:rsid w:val="00D40B98"/>
    <w:rsid w:val="00D41A9A"/>
    <w:rsid w:val="00D4351B"/>
    <w:rsid w:val="00D43B1B"/>
    <w:rsid w:val="00D43C3D"/>
    <w:rsid w:val="00D504E8"/>
    <w:rsid w:val="00D5139C"/>
    <w:rsid w:val="00D52C2C"/>
    <w:rsid w:val="00D53320"/>
    <w:rsid w:val="00D549A3"/>
    <w:rsid w:val="00D5666A"/>
    <w:rsid w:val="00D6039C"/>
    <w:rsid w:val="00D60C21"/>
    <w:rsid w:val="00D61063"/>
    <w:rsid w:val="00D63DA2"/>
    <w:rsid w:val="00D64B5B"/>
    <w:rsid w:val="00D6674B"/>
    <w:rsid w:val="00D66AD9"/>
    <w:rsid w:val="00D678F0"/>
    <w:rsid w:val="00D67BEA"/>
    <w:rsid w:val="00D702EA"/>
    <w:rsid w:val="00D707E0"/>
    <w:rsid w:val="00D709E1"/>
    <w:rsid w:val="00D70B70"/>
    <w:rsid w:val="00D71134"/>
    <w:rsid w:val="00D71CE3"/>
    <w:rsid w:val="00D71E0A"/>
    <w:rsid w:val="00D7204D"/>
    <w:rsid w:val="00D747FC"/>
    <w:rsid w:val="00D74C7A"/>
    <w:rsid w:val="00D75582"/>
    <w:rsid w:val="00D756B7"/>
    <w:rsid w:val="00D77E4B"/>
    <w:rsid w:val="00D824AE"/>
    <w:rsid w:val="00D82C87"/>
    <w:rsid w:val="00D83F0F"/>
    <w:rsid w:val="00D852DC"/>
    <w:rsid w:val="00D87FB3"/>
    <w:rsid w:val="00D911CC"/>
    <w:rsid w:val="00D93A36"/>
    <w:rsid w:val="00D94D70"/>
    <w:rsid w:val="00D954EB"/>
    <w:rsid w:val="00D965AC"/>
    <w:rsid w:val="00DA0F6C"/>
    <w:rsid w:val="00DA1FB4"/>
    <w:rsid w:val="00DA2B16"/>
    <w:rsid w:val="00DA2BE3"/>
    <w:rsid w:val="00DA2FEA"/>
    <w:rsid w:val="00DA437D"/>
    <w:rsid w:val="00DA4F37"/>
    <w:rsid w:val="00DA55AF"/>
    <w:rsid w:val="00DA61E8"/>
    <w:rsid w:val="00DA7FD0"/>
    <w:rsid w:val="00DB063C"/>
    <w:rsid w:val="00DB0C15"/>
    <w:rsid w:val="00DB1EDC"/>
    <w:rsid w:val="00DB3D03"/>
    <w:rsid w:val="00DB400A"/>
    <w:rsid w:val="00DB62E5"/>
    <w:rsid w:val="00DB646D"/>
    <w:rsid w:val="00DC02A9"/>
    <w:rsid w:val="00DC02E2"/>
    <w:rsid w:val="00DC0F8D"/>
    <w:rsid w:val="00DC1A8F"/>
    <w:rsid w:val="00DC3FCE"/>
    <w:rsid w:val="00DC42C3"/>
    <w:rsid w:val="00DC6565"/>
    <w:rsid w:val="00DC69C6"/>
    <w:rsid w:val="00DC721E"/>
    <w:rsid w:val="00DD018F"/>
    <w:rsid w:val="00DD2E06"/>
    <w:rsid w:val="00DD33B5"/>
    <w:rsid w:val="00DD33E4"/>
    <w:rsid w:val="00DD6A10"/>
    <w:rsid w:val="00DE3811"/>
    <w:rsid w:val="00DE4259"/>
    <w:rsid w:val="00DE6261"/>
    <w:rsid w:val="00DE70B8"/>
    <w:rsid w:val="00DF112C"/>
    <w:rsid w:val="00DF16F9"/>
    <w:rsid w:val="00DF41A1"/>
    <w:rsid w:val="00DF49CD"/>
    <w:rsid w:val="00DF69E4"/>
    <w:rsid w:val="00DF7BF8"/>
    <w:rsid w:val="00E01DBC"/>
    <w:rsid w:val="00E01FCF"/>
    <w:rsid w:val="00E02520"/>
    <w:rsid w:val="00E02D6A"/>
    <w:rsid w:val="00E02F4C"/>
    <w:rsid w:val="00E0348F"/>
    <w:rsid w:val="00E03533"/>
    <w:rsid w:val="00E050B4"/>
    <w:rsid w:val="00E07975"/>
    <w:rsid w:val="00E108E3"/>
    <w:rsid w:val="00E1113A"/>
    <w:rsid w:val="00E12B9B"/>
    <w:rsid w:val="00E1356F"/>
    <w:rsid w:val="00E13809"/>
    <w:rsid w:val="00E145FE"/>
    <w:rsid w:val="00E154A5"/>
    <w:rsid w:val="00E16169"/>
    <w:rsid w:val="00E16C64"/>
    <w:rsid w:val="00E1794D"/>
    <w:rsid w:val="00E17CD2"/>
    <w:rsid w:val="00E202FD"/>
    <w:rsid w:val="00E2240A"/>
    <w:rsid w:val="00E23A86"/>
    <w:rsid w:val="00E25093"/>
    <w:rsid w:val="00E25512"/>
    <w:rsid w:val="00E25674"/>
    <w:rsid w:val="00E26C19"/>
    <w:rsid w:val="00E309F9"/>
    <w:rsid w:val="00E31376"/>
    <w:rsid w:val="00E31505"/>
    <w:rsid w:val="00E31859"/>
    <w:rsid w:val="00E322D7"/>
    <w:rsid w:val="00E331C6"/>
    <w:rsid w:val="00E4222D"/>
    <w:rsid w:val="00E4321E"/>
    <w:rsid w:val="00E468BD"/>
    <w:rsid w:val="00E51AB6"/>
    <w:rsid w:val="00E52856"/>
    <w:rsid w:val="00E52CC7"/>
    <w:rsid w:val="00E539D0"/>
    <w:rsid w:val="00E54333"/>
    <w:rsid w:val="00E56A59"/>
    <w:rsid w:val="00E57485"/>
    <w:rsid w:val="00E60B7F"/>
    <w:rsid w:val="00E60BB0"/>
    <w:rsid w:val="00E6180A"/>
    <w:rsid w:val="00E62D60"/>
    <w:rsid w:val="00E630B9"/>
    <w:rsid w:val="00E649C7"/>
    <w:rsid w:val="00E6500E"/>
    <w:rsid w:val="00E664F2"/>
    <w:rsid w:val="00E66BEC"/>
    <w:rsid w:val="00E7096F"/>
    <w:rsid w:val="00E70B62"/>
    <w:rsid w:val="00E70BA8"/>
    <w:rsid w:val="00E711C5"/>
    <w:rsid w:val="00E71232"/>
    <w:rsid w:val="00E74A7A"/>
    <w:rsid w:val="00E76B30"/>
    <w:rsid w:val="00E7798E"/>
    <w:rsid w:val="00E779EF"/>
    <w:rsid w:val="00E802F8"/>
    <w:rsid w:val="00E80E57"/>
    <w:rsid w:val="00E81A90"/>
    <w:rsid w:val="00E81C3A"/>
    <w:rsid w:val="00E82ECB"/>
    <w:rsid w:val="00E83536"/>
    <w:rsid w:val="00E843F5"/>
    <w:rsid w:val="00E852A4"/>
    <w:rsid w:val="00E861DA"/>
    <w:rsid w:val="00E861E3"/>
    <w:rsid w:val="00E86417"/>
    <w:rsid w:val="00E86A7E"/>
    <w:rsid w:val="00E87807"/>
    <w:rsid w:val="00E91B7A"/>
    <w:rsid w:val="00E95C5A"/>
    <w:rsid w:val="00E96355"/>
    <w:rsid w:val="00E9655C"/>
    <w:rsid w:val="00EA1552"/>
    <w:rsid w:val="00EA158C"/>
    <w:rsid w:val="00EA5138"/>
    <w:rsid w:val="00EA5806"/>
    <w:rsid w:val="00EA5861"/>
    <w:rsid w:val="00EA6AE9"/>
    <w:rsid w:val="00EA749C"/>
    <w:rsid w:val="00EA75EA"/>
    <w:rsid w:val="00EB17DA"/>
    <w:rsid w:val="00EB285F"/>
    <w:rsid w:val="00EB2BEB"/>
    <w:rsid w:val="00EC009C"/>
    <w:rsid w:val="00EC0A55"/>
    <w:rsid w:val="00EC0FFD"/>
    <w:rsid w:val="00EC12CE"/>
    <w:rsid w:val="00EC1664"/>
    <w:rsid w:val="00EC2050"/>
    <w:rsid w:val="00EC3C05"/>
    <w:rsid w:val="00EC400C"/>
    <w:rsid w:val="00EC4928"/>
    <w:rsid w:val="00EC5AA5"/>
    <w:rsid w:val="00EC60C8"/>
    <w:rsid w:val="00EC7DAA"/>
    <w:rsid w:val="00ED130F"/>
    <w:rsid w:val="00ED33DF"/>
    <w:rsid w:val="00ED3567"/>
    <w:rsid w:val="00ED370A"/>
    <w:rsid w:val="00ED4D3C"/>
    <w:rsid w:val="00ED4FC7"/>
    <w:rsid w:val="00ED52B6"/>
    <w:rsid w:val="00ED5392"/>
    <w:rsid w:val="00ED5902"/>
    <w:rsid w:val="00ED5DA6"/>
    <w:rsid w:val="00ED62F9"/>
    <w:rsid w:val="00ED7B10"/>
    <w:rsid w:val="00EE0C8E"/>
    <w:rsid w:val="00EE3ED4"/>
    <w:rsid w:val="00EE54B3"/>
    <w:rsid w:val="00EE5F2D"/>
    <w:rsid w:val="00EE7483"/>
    <w:rsid w:val="00EE7C46"/>
    <w:rsid w:val="00EF0122"/>
    <w:rsid w:val="00EF04F5"/>
    <w:rsid w:val="00EF0E18"/>
    <w:rsid w:val="00EF5473"/>
    <w:rsid w:val="00EF66A5"/>
    <w:rsid w:val="00EF6EE0"/>
    <w:rsid w:val="00F01A49"/>
    <w:rsid w:val="00F02CB7"/>
    <w:rsid w:val="00F037CE"/>
    <w:rsid w:val="00F04E02"/>
    <w:rsid w:val="00F061FB"/>
    <w:rsid w:val="00F10B27"/>
    <w:rsid w:val="00F13371"/>
    <w:rsid w:val="00F13612"/>
    <w:rsid w:val="00F165E1"/>
    <w:rsid w:val="00F169FE"/>
    <w:rsid w:val="00F16BCE"/>
    <w:rsid w:val="00F176A9"/>
    <w:rsid w:val="00F2199E"/>
    <w:rsid w:val="00F225AE"/>
    <w:rsid w:val="00F2521B"/>
    <w:rsid w:val="00F256F8"/>
    <w:rsid w:val="00F26423"/>
    <w:rsid w:val="00F2666D"/>
    <w:rsid w:val="00F27AE4"/>
    <w:rsid w:val="00F3352B"/>
    <w:rsid w:val="00F34C59"/>
    <w:rsid w:val="00F35C82"/>
    <w:rsid w:val="00F360FB"/>
    <w:rsid w:val="00F36253"/>
    <w:rsid w:val="00F373AF"/>
    <w:rsid w:val="00F37510"/>
    <w:rsid w:val="00F44512"/>
    <w:rsid w:val="00F4745C"/>
    <w:rsid w:val="00F47EE4"/>
    <w:rsid w:val="00F5076B"/>
    <w:rsid w:val="00F520B6"/>
    <w:rsid w:val="00F523E1"/>
    <w:rsid w:val="00F523F1"/>
    <w:rsid w:val="00F5408B"/>
    <w:rsid w:val="00F54359"/>
    <w:rsid w:val="00F5532D"/>
    <w:rsid w:val="00F61089"/>
    <w:rsid w:val="00F613C4"/>
    <w:rsid w:val="00F62E44"/>
    <w:rsid w:val="00F6392F"/>
    <w:rsid w:val="00F63A8F"/>
    <w:rsid w:val="00F651CA"/>
    <w:rsid w:val="00F6543B"/>
    <w:rsid w:val="00F6567D"/>
    <w:rsid w:val="00F658B7"/>
    <w:rsid w:val="00F71181"/>
    <w:rsid w:val="00F7150A"/>
    <w:rsid w:val="00F718F1"/>
    <w:rsid w:val="00F71F5B"/>
    <w:rsid w:val="00F72CE0"/>
    <w:rsid w:val="00F76BD0"/>
    <w:rsid w:val="00F76F7F"/>
    <w:rsid w:val="00F82455"/>
    <w:rsid w:val="00F82844"/>
    <w:rsid w:val="00F829EA"/>
    <w:rsid w:val="00F85437"/>
    <w:rsid w:val="00F859D7"/>
    <w:rsid w:val="00F91873"/>
    <w:rsid w:val="00F936AA"/>
    <w:rsid w:val="00F943F1"/>
    <w:rsid w:val="00F953A1"/>
    <w:rsid w:val="00F95B35"/>
    <w:rsid w:val="00F9604B"/>
    <w:rsid w:val="00FA18E0"/>
    <w:rsid w:val="00FA1F49"/>
    <w:rsid w:val="00FA225D"/>
    <w:rsid w:val="00FA2C39"/>
    <w:rsid w:val="00FA71DE"/>
    <w:rsid w:val="00FA72FC"/>
    <w:rsid w:val="00FA77A9"/>
    <w:rsid w:val="00FB1E2E"/>
    <w:rsid w:val="00FB22E6"/>
    <w:rsid w:val="00FB2DD5"/>
    <w:rsid w:val="00FB3166"/>
    <w:rsid w:val="00FB5FE5"/>
    <w:rsid w:val="00FB7DEB"/>
    <w:rsid w:val="00FC1910"/>
    <w:rsid w:val="00FC21DF"/>
    <w:rsid w:val="00FC2288"/>
    <w:rsid w:val="00FC4049"/>
    <w:rsid w:val="00FC48CF"/>
    <w:rsid w:val="00FC4EFF"/>
    <w:rsid w:val="00FC6977"/>
    <w:rsid w:val="00FC6A23"/>
    <w:rsid w:val="00FC6A2F"/>
    <w:rsid w:val="00FD1321"/>
    <w:rsid w:val="00FD1EEC"/>
    <w:rsid w:val="00FD50C5"/>
    <w:rsid w:val="00FD6B64"/>
    <w:rsid w:val="00FD748D"/>
    <w:rsid w:val="00FE161C"/>
    <w:rsid w:val="00FE204C"/>
    <w:rsid w:val="00FE2520"/>
    <w:rsid w:val="00FE5592"/>
    <w:rsid w:val="00FE6628"/>
    <w:rsid w:val="00FE72B2"/>
    <w:rsid w:val="00FF0F85"/>
    <w:rsid w:val="00FF40E3"/>
    <w:rsid w:val="0DE21575"/>
    <w:rsid w:val="1A12B446"/>
    <w:rsid w:val="1A92CC67"/>
    <w:rsid w:val="1ACD76AD"/>
    <w:rsid w:val="1FA7F118"/>
    <w:rsid w:val="1FDA4A79"/>
    <w:rsid w:val="254464E6"/>
    <w:rsid w:val="2CBBD9C9"/>
    <w:rsid w:val="30959D20"/>
    <w:rsid w:val="3C048C6F"/>
    <w:rsid w:val="4E2C9535"/>
    <w:rsid w:val="4FE1656C"/>
    <w:rsid w:val="5594EE50"/>
    <w:rsid w:val="57531347"/>
    <w:rsid w:val="5C845BA1"/>
    <w:rsid w:val="5EC9EA67"/>
    <w:rsid w:val="616EE5B5"/>
    <w:rsid w:val="6525F7B0"/>
    <w:rsid w:val="67C91191"/>
    <w:rsid w:val="67F347FB"/>
    <w:rsid w:val="6B586431"/>
    <w:rsid w:val="7B00CE48"/>
    <w:rsid w:val="7DCD13A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15:docId w15:val="{5612B2EB-9C7A-45E3-9DE7-64279689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269B"/>
    <w:pPr>
      <w:spacing w:line="360" w:lineRule="auto"/>
      <w:ind w:left="144"/>
      <w:jc w:val="both"/>
    </w:pPr>
    <w:rPr>
      <w:sz w:val="24"/>
    </w:rPr>
  </w:style>
  <w:style w:type="paragraph" w:styleId="Nadpis1">
    <w:name w:val="heading 1"/>
    <w:basedOn w:val="Normln"/>
    <w:next w:val="Zkladntext"/>
    <w:link w:val="Nadpis1Char"/>
    <w:uiPriority w:val="9"/>
    <w:qFormat/>
    <w:rsid w:val="003570FD"/>
    <w:pPr>
      <w:keepNext/>
      <w:keepLines/>
      <w:pageBreakBefore/>
      <w:numPr>
        <w:numId w:val="3"/>
      </w:numPr>
      <w:spacing w:before="240" w:after="240"/>
      <w:ind w:left="431" w:hanging="431"/>
      <w:outlineLvl w:val="0"/>
    </w:pPr>
    <w:rPr>
      <w:rFonts w:asciiTheme="majorHAnsi" w:eastAsiaTheme="majorEastAsia" w:hAnsiTheme="majorHAnsi" w:cstheme="majorBidi"/>
      <w:b/>
      <w:sz w:val="32"/>
      <w:szCs w:val="32"/>
    </w:rPr>
  </w:style>
  <w:style w:type="paragraph" w:styleId="Nadpis2">
    <w:name w:val="heading 2"/>
    <w:basedOn w:val="Normln"/>
    <w:next w:val="Zkladntext"/>
    <w:link w:val="Nadpis2Char"/>
    <w:uiPriority w:val="9"/>
    <w:unhideWhenUsed/>
    <w:qFormat/>
    <w:rsid w:val="003570FD"/>
    <w:pPr>
      <w:keepNext/>
      <w:keepLines/>
      <w:numPr>
        <w:ilvl w:val="1"/>
        <w:numId w:val="3"/>
      </w:numPr>
      <w:spacing w:before="40" w:after="240"/>
      <w:ind w:left="578" w:hanging="578"/>
      <w:outlineLvl w:val="1"/>
    </w:pPr>
    <w:rPr>
      <w:rFonts w:asciiTheme="majorHAnsi" w:eastAsiaTheme="majorEastAsia" w:hAnsiTheme="majorHAnsi" w:cstheme="majorBidi"/>
      <w:b/>
      <w:sz w:val="28"/>
      <w:szCs w:val="26"/>
    </w:rPr>
  </w:style>
  <w:style w:type="paragraph" w:styleId="Nadpis3">
    <w:name w:val="heading 3"/>
    <w:basedOn w:val="Normln"/>
    <w:next w:val="Zkladntext"/>
    <w:link w:val="Nadpis3Char"/>
    <w:uiPriority w:val="9"/>
    <w:unhideWhenUsed/>
    <w:qFormat/>
    <w:rsid w:val="003570FD"/>
    <w:pPr>
      <w:keepNext/>
      <w:keepLines/>
      <w:numPr>
        <w:ilvl w:val="2"/>
        <w:numId w:val="3"/>
      </w:numPr>
      <w:spacing w:before="40" w:after="240"/>
      <w:outlineLvl w:val="2"/>
    </w:pPr>
    <w:rPr>
      <w:rFonts w:asciiTheme="majorHAnsi" w:eastAsiaTheme="majorEastAsia" w:hAnsiTheme="majorHAnsi" w:cstheme="majorBidi"/>
      <w:b/>
      <w:color w:val="000000" w:themeColor="accent1" w:themeShade="7F"/>
      <w:szCs w:val="24"/>
    </w:rPr>
  </w:style>
  <w:style w:type="paragraph" w:styleId="Nadpis4">
    <w:name w:val="heading 4"/>
    <w:basedOn w:val="Normln"/>
    <w:next w:val="Normln"/>
    <w:link w:val="Nadpis4Char"/>
    <w:uiPriority w:val="9"/>
    <w:semiHidden/>
    <w:unhideWhenUsed/>
    <w:rsid w:val="00726AAE"/>
    <w:pPr>
      <w:keepNext/>
      <w:keepLines/>
      <w:numPr>
        <w:ilvl w:val="3"/>
        <w:numId w:val="3"/>
      </w:numPr>
      <w:tabs>
        <w:tab w:val="num" w:pos="2880"/>
      </w:tabs>
      <w:spacing w:before="40"/>
      <w:ind w:left="2880" w:hanging="360"/>
      <w:outlineLvl w:val="3"/>
    </w:pPr>
    <w:rPr>
      <w:rFonts w:ascii="Times New Roman" w:eastAsiaTheme="majorEastAsia" w:hAnsi="Times New Roman" w:cstheme="majorBidi"/>
      <w:i/>
      <w:iCs/>
      <w:color w:val="000000" w:themeColor="accent1" w:themeShade="BF"/>
    </w:rPr>
  </w:style>
  <w:style w:type="paragraph" w:styleId="Nadpis5">
    <w:name w:val="heading 5"/>
    <w:basedOn w:val="Normln"/>
    <w:next w:val="Zkladntext"/>
    <w:link w:val="Nadpis5Char"/>
    <w:uiPriority w:val="9"/>
    <w:semiHidden/>
    <w:unhideWhenUsed/>
    <w:rsid w:val="00711EB0"/>
    <w:pPr>
      <w:keepNext/>
      <w:keepLines/>
      <w:numPr>
        <w:ilvl w:val="4"/>
        <w:numId w:val="3"/>
      </w:numPr>
      <w:tabs>
        <w:tab w:val="num" w:pos="3600"/>
      </w:tabs>
      <w:spacing w:before="40"/>
      <w:ind w:left="3600" w:hanging="360"/>
      <w:outlineLvl w:val="4"/>
    </w:pPr>
    <w:rPr>
      <w:rFonts w:asciiTheme="majorHAnsi" w:eastAsiaTheme="majorEastAsia" w:hAnsiTheme="majorHAnsi" w:cstheme="majorBidi"/>
      <w:color w:val="000000" w:themeColor="accent1" w:themeShade="BF"/>
    </w:rPr>
  </w:style>
  <w:style w:type="paragraph" w:styleId="Nadpis6">
    <w:name w:val="heading 6"/>
    <w:basedOn w:val="Normln"/>
    <w:next w:val="Zkladntext"/>
    <w:link w:val="Nadpis6Char"/>
    <w:uiPriority w:val="9"/>
    <w:semiHidden/>
    <w:unhideWhenUsed/>
    <w:rsid w:val="00711EB0"/>
    <w:pPr>
      <w:keepNext/>
      <w:keepLines/>
      <w:numPr>
        <w:ilvl w:val="5"/>
        <w:numId w:val="3"/>
      </w:numPr>
      <w:tabs>
        <w:tab w:val="num" w:pos="4320"/>
      </w:tabs>
      <w:spacing w:before="40"/>
      <w:ind w:left="4320" w:hanging="360"/>
      <w:outlineLvl w:val="5"/>
    </w:pPr>
    <w:rPr>
      <w:rFonts w:asciiTheme="majorHAnsi" w:eastAsiaTheme="majorEastAsia" w:hAnsiTheme="majorHAnsi" w:cstheme="majorBidi"/>
      <w:color w:val="000000" w:themeColor="accent1" w:themeShade="7F"/>
    </w:rPr>
  </w:style>
  <w:style w:type="paragraph" w:styleId="Nadpis7">
    <w:name w:val="heading 7"/>
    <w:basedOn w:val="Normln"/>
    <w:next w:val="Zkladntext"/>
    <w:link w:val="Nadpis7Char"/>
    <w:uiPriority w:val="9"/>
    <w:semiHidden/>
    <w:unhideWhenUsed/>
    <w:rsid w:val="00711EB0"/>
    <w:pPr>
      <w:keepNext/>
      <w:keepLines/>
      <w:numPr>
        <w:ilvl w:val="6"/>
        <w:numId w:val="3"/>
      </w:numPr>
      <w:tabs>
        <w:tab w:val="num" w:pos="5040"/>
      </w:tabs>
      <w:spacing w:before="40"/>
      <w:ind w:left="5040" w:hanging="360"/>
      <w:outlineLvl w:val="6"/>
    </w:pPr>
    <w:rPr>
      <w:rFonts w:asciiTheme="majorHAnsi" w:eastAsiaTheme="majorEastAsia" w:hAnsiTheme="majorHAnsi" w:cstheme="majorBidi"/>
      <w:i/>
      <w:iCs/>
      <w:color w:val="000000" w:themeColor="accent1" w:themeShade="7F"/>
    </w:rPr>
  </w:style>
  <w:style w:type="paragraph" w:styleId="Nadpis8">
    <w:name w:val="heading 8"/>
    <w:basedOn w:val="Normln"/>
    <w:next w:val="Zkladntext"/>
    <w:link w:val="Nadpis8Char"/>
    <w:uiPriority w:val="9"/>
    <w:semiHidden/>
    <w:unhideWhenUsed/>
    <w:rsid w:val="00711EB0"/>
    <w:pPr>
      <w:keepNext/>
      <w:keepLines/>
      <w:numPr>
        <w:ilvl w:val="7"/>
        <w:numId w:val="3"/>
      </w:numPr>
      <w:tabs>
        <w:tab w:val="num" w:pos="5760"/>
      </w:tabs>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Zkladntext"/>
    <w:link w:val="Nadpis9Char"/>
    <w:uiPriority w:val="9"/>
    <w:semiHidden/>
    <w:unhideWhenUsed/>
    <w:rsid w:val="00711EB0"/>
    <w:pPr>
      <w:keepNext/>
      <w:keepLines/>
      <w:numPr>
        <w:ilvl w:val="8"/>
        <w:numId w:val="3"/>
      </w:numPr>
      <w:tabs>
        <w:tab w:val="num" w:pos="6480"/>
      </w:tabs>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08398F"/>
    <w:pPr>
      <w:ind w:firstLine="709"/>
    </w:pPr>
  </w:style>
  <w:style w:type="character" w:customStyle="1" w:styleId="ZkladntextChar">
    <w:name w:val="Základní text Char"/>
    <w:basedOn w:val="Standardnpsmoodstavce"/>
    <w:link w:val="Zkladntext"/>
    <w:uiPriority w:val="99"/>
    <w:rsid w:val="0008398F"/>
    <w:rPr>
      <w:sz w:val="24"/>
    </w:rPr>
  </w:style>
  <w:style w:type="paragraph" w:customStyle="1" w:styleId="Titulnlistnzvy">
    <w:name w:val="Titulní list názvy"/>
    <w:basedOn w:val="Normln"/>
    <w:qFormat/>
    <w:rsid w:val="00BD5154"/>
    <w:pPr>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2"/>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basedOn w:val="Standardnpsmoodstavce"/>
    <w:link w:val="Nadpis1"/>
    <w:uiPriority w:val="9"/>
    <w:rsid w:val="003570FD"/>
    <w:rPr>
      <w:rFonts w:asciiTheme="majorHAnsi" w:eastAsiaTheme="majorEastAsia" w:hAnsiTheme="majorHAnsi" w:cstheme="majorBidi"/>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basedOn w:val="Standardnpsmoodstavce"/>
    <w:link w:val="Nadpis2"/>
    <w:uiPriority w:val="9"/>
    <w:rsid w:val="003570FD"/>
    <w:rPr>
      <w:rFonts w:asciiTheme="majorHAnsi" w:eastAsiaTheme="majorEastAsia" w:hAnsiTheme="majorHAnsi" w:cstheme="majorBidi"/>
      <w:b/>
      <w:sz w:val="28"/>
      <w:szCs w:val="26"/>
    </w:rPr>
  </w:style>
  <w:style w:type="character" w:customStyle="1" w:styleId="Nadpis3Char">
    <w:name w:val="Nadpis 3 Char"/>
    <w:basedOn w:val="Standardnpsmoodstavce"/>
    <w:link w:val="Nadpis3"/>
    <w:uiPriority w:val="9"/>
    <w:rsid w:val="003570FD"/>
    <w:rPr>
      <w:rFonts w:asciiTheme="majorHAnsi" w:eastAsiaTheme="majorEastAsia" w:hAnsiTheme="majorHAnsi" w:cstheme="majorBidi"/>
      <w:b/>
      <w:color w:val="000000" w:themeColor="accent1" w:themeShade="7F"/>
      <w:sz w:val="24"/>
      <w:szCs w:val="24"/>
    </w:rPr>
  </w:style>
  <w:style w:type="character" w:customStyle="1" w:styleId="Nadpis4Char">
    <w:name w:val="Nadpis 4 Char"/>
    <w:basedOn w:val="Standardnpsmoodstavce"/>
    <w:link w:val="Nadpis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Nadpis5Char">
    <w:name w:val="Nadpis 5 Char"/>
    <w:basedOn w:val="Standardnpsmoodstavce"/>
    <w:link w:val="Nadpis5"/>
    <w:uiPriority w:val="9"/>
    <w:semiHidden/>
    <w:rsid w:val="00711EB0"/>
    <w:rPr>
      <w:rFonts w:asciiTheme="majorHAnsi" w:eastAsiaTheme="majorEastAsia" w:hAnsiTheme="majorHAnsi" w:cstheme="majorBidi"/>
      <w:color w:val="000000" w:themeColor="accent1" w:themeShade="BF"/>
      <w:sz w:val="24"/>
    </w:rPr>
  </w:style>
  <w:style w:type="character" w:customStyle="1" w:styleId="Nadpis6Char">
    <w:name w:val="Nadpis 6 Char"/>
    <w:basedOn w:val="Standardnpsmoodstavce"/>
    <w:link w:val="Nadpis6"/>
    <w:uiPriority w:val="9"/>
    <w:semiHidden/>
    <w:rsid w:val="00711EB0"/>
    <w:rPr>
      <w:rFonts w:asciiTheme="majorHAnsi" w:eastAsiaTheme="majorEastAsia" w:hAnsiTheme="majorHAnsi" w:cstheme="majorBidi"/>
      <w:color w:val="000000" w:themeColor="accent1" w:themeShade="7F"/>
      <w:sz w:val="24"/>
    </w:rPr>
  </w:style>
  <w:style w:type="character" w:customStyle="1" w:styleId="Nadpis7Char">
    <w:name w:val="Nadpis 7 Char"/>
    <w:basedOn w:val="Standardnpsmoodstavce"/>
    <w:link w:val="Nadpis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Nadpis8Char">
    <w:name w:val="Nadpis 8 Char"/>
    <w:basedOn w:val="Standardnpsmoodstavce"/>
    <w:link w:val="Nadpis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basedOn w:val="Standardnpsmoodstavce"/>
    <w:uiPriority w:val="99"/>
    <w:unhideWhenUsed/>
    <w:rsid w:val="0020411E"/>
    <w:rPr>
      <w:color w:val="0563C1" w:themeColor="hyperlink"/>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basedOn w:val="Standardnpsmoodstavce"/>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basedOn w:val="Standardnpsmoodstavce"/>
    <w:link w:val="Zpat"/>
    <w:uiPriority w:val="99"/>
    <w:rsid w:val="0020411E"/>
    <w:rPr>
      <w:sz w:val="24"/>
    </w:rPr>
  </w:style>
  <w:style w:type="character" w:styleId="Zstupntext">
    <w:name w:val="Placeholder Text"/>
    <w:basedOn w:val="Standardnpsmoodstavce"/>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basedOn w:val="Standardnpsmoodstavce"/>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Zkladntextodsazen2Char">
    <w:name w:val="Základní text odsazený 2 Char"/>
    <w:basedOn w:val="Standardnpsmoodstavce"/>
    <w:link w:val="Zkladntextodsazen2"/>
    <w:uiPriority w:val="99"/>
    <w:rsid w:val="006E3695"/>
    <w:rPr>
      <w:rFonts w:ascii="Times New Roman" w:eastAsia="Times New Roman" w:hAnsi="Times New Roman" w:cs="Times New Roman"/>
      <w:sz w:val="24"/>
      <w:szCs w:val="24"/>
      <w:lang w:eastAsia="cs-CZ"/>
    </w:rPr>
  </w:style>
  <w:style w:type="paragraph" w:styleId="Nzev">
    <w:name w:val="Title"/>
    <w:basedOn w:val="Normln"/>
    <w:next w:val="Normln"/>
    <w:link w:val="NzevChar"/>
    <w:uiPriority w:val="10"/>
    <w:qFormat/>
    <w:rsid w:val="000512B3"/>
    <w:pPr>
      <w:spacing w:after="0"/>
      <w:contextualSpacing/>
    </w:pPr>
    <w:rPr>
      <w:rFonts w:ascii="Arial" w:eastAsiaTheme="majorEastAsia" w:hAnsi="Arial" w:cs="Times New Roman (Headings CS)"/>
      <w:b/>
      <w:kern w:val="28"/>
      <w:sz w:val="28"/>
      <w:szCs w:val="56"/>
    </w:rPr>
  </w:style>
  <w:style w:type="character" w:customStyle="1" w:styleId="NzevChar">
    <w:name w:val="Název Char"/>
    <w:basedOn w:val="Standardnpsmoodstavce"/>
    <w:link w:val="Nzev"/>
    <w:uiPriority w:val="10"/>
    <w:rsid w:val="000512B3"/>
    <w:rPr>
      <w:rFonts w:ascii="Arial" w:eastAsiaTheme="majorEastAsia" w:hAnsi="Arial" w:cs="Times New Roman (Headings CS)"/>
      <w:b/>
      <w:kern w:val="28"/>
      <w:sz w:val="28"/>
      <w:szCs w:val="56"/>
    </w:rPr>
  </w:style>
  <w:style w:type="character" w:styleId="Nevyeenzmnka">
    <w:name w:val="Unresolved Mention"/>
    <w:basedOn w:val="Standardnpsmoodstavce"/>
    <w:uiPriority w:val="99"/>
    <w:semiHidden/>
    <w:unhideWhenUsed/>
    <w:rsid w:val="00F373AF"/>
    <w:rPr>
      <w:color w:val="605E5C"/>
      <w:shd w:val="clear" w:color="auto" w:fill="E1DFDD"/>
    </w:rPr>
  </w:style>
  <w:style w:type="paragraph" w:styleId="Normlnweb">
    <w:name w:val="Normal (Web)"/>
    <w:basedOn w:val="Normln"/>
    <w:uiPriority w:val="99"/>
    <w:unhideWhenUsed/>
    <w:rsid w:val="00975723"/>
    <w:pPr>
      <w:spacing w:before="100" w:beforeAutospacing="1" w:after="100" w:afterAutospacing="1"/>
      <w:jc w:val="left"/>
    </w:pPr>
    <w:rPr>
      <w:rFonts w:ascii="Times New Roman" w:eastAsia="Times New Roman" w:hAnsi="Times New Roman" w:cs="Times New Roman"/>
      <w:szCs w:val="24"/>
      <w:lang w:val="en-US"/>
    </w:rPr>
  </w:style>
  <w:style w:type="character" w:styleId="Siln">
    <w:name w:val="Strong"/>
    <w:basedOn w:val="Standardnpsmoodstavce"/>
    <w:uiPriority w:val="22"/>
    <w:qFormat/>
    <w:rsid w:val="005B43F4"/>
    <w:rPr>
      <w:b/>
      <w:bCs/>
    </w:rPr>
  </w:style>
  <w:style w:type="character" w:customStyle="1" w:styleId="ng-star-inserted">
    <w:name w:val="ng-star-inserted"/>
    <w:basedOn w:val="Standardnpsmoodstavce"/>
    <w:rsid w:val="00461CFF"/>
  </w:style>
  <w:style w:type="paragraph" w:customStyle="1" w:styleId="paragraph">
    <w:name w:val="paragraph"/>
    <w:basedOn w:val="Normln"/>
    <w:rsid w:val="00461CFF"/>
    <w:pPr>
      <w:spacing w:before="100" w:beforeAutospacing="1" w:after="100" w:afterAutospacing="1" w:line="240" w:lineRule="auto"/>
      <w:ind w:left="0"/>
      <w:jc w:val="left"/>
    </w:pPr>
    <w:rPr>
      <w:rFonts w:ascii="Times New Roman" w:eastAsia="Times New Roman" w:hAnsi="Times New Roman" w:cs="Times New Roman"/>
      <w:szCs w:val="24"/>
      <w:lang w:val="en-US"/>
    </w:rPr>
  </w:style>
  <w:style w:type="character" w:styleId="Sledovanodkaz">
    <w:name w:val="FollowedHyperlink"/>
    <w:basedOn w:val="Standardnpsmoodstavce"/>
    <w:uiPriority w:val="99"/>
    <w:semiHidden/>
    <w:unhideWhenUsed/>
    <w:rsid w:val="00B67A27"/>
    <w:rPr>
      <w:color w:val="954F72" w:themeColor="followedHyperlink"/>
      <w:u w:val="single"/>
    </w:rPr>
  </w:style>
  <w:style w:type="character" w:customStyle="1" w:styleId="mop">
    <w:name w:val="mop"/>
    <w:basedOn w:val="Standardnpsmoodstavce"/>
    <w:rsid w:val="00BF2A6D"/>
  </w:style>
  <w:style w:type="character" w:customStyle="1" w:styleId="mopen">
    <w:name w:val="mopen"/>
    <w:basedOn w:val="Standardnpsmoodstavce"/>
    <w:rsid w:val="00BF2A6D"/>
  </w:style>
  <w:style w:type="character" w:customStyle="1" w:styleId="mord">
    <w:name w:val="mord"/>
    <w:basedOn w:val="Standardnpsmoodstavce"/>
    <w:rsid w:val="00BF2A6D"/>
  </w:style>
  <w:style w:type="character" w:customStyle="1" w:styleId="vlist-s">
    <w:name w:val="vlist-s"/>
    <w:basedOn w:val="Standardnpsmoodstavce"/>
    <w:rsid w:val="00BF2A6D"/>
  </w:style>
  <w:style w:type="character" w:customStyle="1" w:styleId="mclose">
    <w:name w:val="mclose"/>
    <w:basedOn w:val="Standardnpsmoodstavce"/>
    <w:rsid w:val="00BF2A6D"/>
  </w:style>
  <w:style w:type="character" w:customStyle="1" w:styleId="mrel">
    <w:name w:val="mrel"/>
    <w:basedOn w:val="Standardnpsmoodstavce"/>
    <w:rsid w:val="00BF2A6D"/>
  </w:style>
  <w:style w:type="character" w:customStyle="1" w:styleId="mbin">
    <w:name w:val="mbin"/>
    <w:basedOn w:val="Standardnpsmoodstavce"/>
    <w:rsid w:val="00BF2A6D"/>
  </w:style>
  <w:style w:type="paragraph" w:styleId="FormtovanvHTML">
    <w:name w:val="HTML Preformatted"/>
    <w:basedOn w:val="Normln"/>
    <w:link w:val="FormtovanvHTMLChar"/>
    <w:uiPriority w:val="99"/>
    <w:semiHidden/>
    <w:unhideWhenUsed/>
    <w:rsid w:val="00426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Courier New" w:eastAsia="Times New Roman" w:hAnsi="Courier New" w:cs="Courier New"/>
      <w:sz w:val="20"/>
      <w:szCs w:val="20"/>
      <w:lang w:val="en-US"/>
    </w:rPr>
  </w:style>
  <w:style w:type="character" w:customStyle="1" w:styleId="FormtovanvHTMLChar">
    <w:name w:val="Formátovaný v HTML Char"/>
    <w:basedOn w:val="Standardnpsmoodstavce"/>
    <w:link w:val="FormtovanvHTML"/>
    <w:uiPriority w:val="99"/>
    <w:semiHidden/>
    <w:rsid w:val="004269E2"/>
    <w:rPr>
      <w:rFonts w:ascii="Courier New" w:eastAsia="Times New Roman" w:hAnsi="Courier New" w:cs="Courier New"/>
      <w:sz w:val="20"/>
      <w:szCs w:val="20"/>
      <w:lang w:val="en-US"/>
    </w:rPr>
  </w:style>
  <w:style w:type="character" w:styleId="KdHTML">
    <w:name w:val="HTML Code"/>
    <w:basedOn w:val="Standardnpsmoodstavce"/>
    <w:uiPriority w:val="99"/>
    <w:semiHidden/>
    <w:unhideWhenUsed/>
    <w:rsid w:val="004269E2"/>
    <w:rPr>
      <w:rFonts w:ascii="Courier New" w:eastAsia="Times New Roman" w:hAnsi="Courier New" w:cs="Courier New"/>
      <w:sz w:val="20"/>
      <w:szCs w:val="20"/>
    </w:rPr>
  </w:style>
  <w:style w:type="paragraph" w:styleId="Revize">
    <w:name w:val="Revision"/>
    <w:hidden/>
    <w:uiPriority w:val="99"/>
    <w:semiHidden/>
    <w:rsid w:val="001679A3"/>
    <w:pPr>
      <w:spacing w:after="0"/>
    </w:pPr>
    <w:rPr>
      <w:sz w:val="24"/>
    </w:rPr>
  </w:style>
  <w:style w:type="paragraph" w:customStyle="1" w:styleId="p1">
    <w:name w:val="p1"/>
    <w:basedOn w:val="Normln"/>
    <w:rsid w:val="00E70B62"/>
    <w:pPr>
      <w:spacing w:before="100" w:beforeAutospacing="1" w:after="100" w:afterAutospacing="1" w:line="240" w:lineRule="auto"/>
      <w:ind w:left="0"/>
      <w:jc w:val="left"/>
    </w:pPr>
    <w:rPr>
      <w:rFonts w:ascii="Times New Roman" w:eastAsia="Times New Roman" w:hAnsi="Times New Roman" w:cs="Times New Roman"/>
      <w:szCs w:val="24"/>
      <w:lang w:val="en-US"/>
    </w:rPr>
  </w:style>
  <w:style w:type="character" w:customStyle="1" w:styleId="s1">
    <w:name w:val="s1"/>
    <w:basedOn w:val="Standardnpsmoodstavce"/>
    <w:rsid w:val="00E70B62"/>
  </w:style>
  <w:style w:type="paragraph" w:customStyle="1" w:styleId="p2">
    <w:name w:val="p2"/>
    <w:basedOn w:val="Normln"/>
    <w:rsid w:val="00CC26C5"/>
    <w:pPr>
      <w:spacing w:before="100" w:beforeAutospacing="1" w:after="100" w:afterAutospacing="1" w:line="240" w:lineRule="auto"/>
      <w:ind w:left="0"/>
      <w:jc w:val="left"/>
    </w:pPr>
    <w:rPr>
      <w:rFonts w:ascii="Times New Roman" w:eastAsia="Times New Roman" w:hAnsi="Times New Roman" w:cs="Times New Roman"/>
      <w:szCs w:val="24"/>
      <w:lang w:val="en-US"/>
    </w:rPr>
  </w:style>
  <w:style w:type="character" w:styleId="Odkaznakoment">
    <w:name w:val="annotation reference"/>
    <w:basedOn w:val="Standardnpsmoodstavce"/>
    <w:uiPriority w:val="99"/>
    <w:semiHidden/>
    <w:unhideWhenUsed/>
    <w:rsid w:val="00E02D6A"/>
    <w:rPr>
      <w:sz w:val="16"/>
      <w:szCs w:val="16"/>
    </w:rPr>
  </w:style>
  <w:style w:type="paragraph" w:styleId="Textkomente">
    <w:name w:val="annotation text"/>
    <w:basedOn w:val="Normln"/>
    <w:link w:val="TextkomenteChar"/>
    <w:uiPriority w:val="99"/>
    <w:semiHidden/>
    <w:unhideWhenUsed/>
    <w:rsid w:val="00E02D6A"/>
    <w:pPr>
      <w:spacing w:line="240" w:lineRule="auto"/>
    </w:pPr>
    <w:rPr>
      <w:sz w:val="20"/>
      <w:szCs w:val="20"/>
    </w:rPr>
  </w:style>
  <w:style w:type="character" w:customStyle="1" w:styleId="TextkomenteChar">
    <w:name w:val="Text komentáře Char"/>
    <w:basedOn w:val="Standardnpsmoodstavce"/>
    <w:link w:val="Textkomente"/>
    <w:uiPriority w:val="99"/>
    <w:semiHidden/>
    <w:rsid w:val="00E02D6A"/>
    <w:rPr>
      <w:sz w:val="20"/>
      <w:szCs w:val="20"/>
    </w:rPr>
  </w:style>
  <w:style w:type="paragraph" w:styleId="Pedmtkomente">
    <w:name w:val="annotation subject"/>
    <w:basedOn w:val="Textkomente"/>
    <w:next w:val="Textkomente"/>
    <w:link w:val="PedmtkomenteChar"/>
    <w:uiPriority w:val="99"/>
    <w:semiHidden/>
    <w:unhideWhenUsed/>
    <w:rsid w:val="00E02D6A"/>
    <w:rPr>
      <w:b/>
      <w:bCs/>
    </w:rPr>
  </w:style>
  <w:style w:type="character" w:customStyle="1" w:styleId="PedmtkomenteChar">
    <w:name w:val="Předmět komentáře Char"/>
    <w:basedOn w:val="TextkomenteChar"/>
    <w:link w:val="Pedmtkomente"/>
    <w:uiPriority w:val="99"/>
    <w:semiHidden/>
    <w:rsid w:val="00E02D6A"/>
    <w:rPr>
      <w:b/>
      <w:bCs/>
      <w:sz w:val="20"/>
      <w:szCs w:val="20"/>
    </w:rPr>
  </w:style>
  <w:style w:type="paragraph" w:styleId="Textbubliny">
    <w:name w:val="Balloon Text"/>
    <w:basedOn w:val="Normln"/>
    <w:link w:val="TextbublinyChar"/>
    <w:uiPriority w:val="99"/>
    <w:semiHidden/>
    <w:unhideWhenUsed/>
    <w:rsid w:val="00E02D6A"/>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E02D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13164/re.2022.017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109/"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czso.cz/csu/czso/statistiky" TargetMode="External"/><Relationship Id="rId25" Type="http://schemas.openxmlformats.org/officeDocument/2006/relationships/hyperlink" Target="https://www.youtube.com/watch?v=cZ3VC5pSBE0" TargetMode="External"/><Relationship Id="rId2" Type="http://schemas.openxmlformats.org/officeDocument/2006/relationships/numbering" Target="numbering.xml"/><Relationship Id="rId16" Type="http://schemas.openxmlformats.org/officeDocument/2006/relationships/hyperlink" Target="https://www.zakonyprolidi.cz/cs/2012-89" TargetMode="External"/><Relationship Id="rId20" Type="http://schemas.openxmlformats.org/officeDocument/2006/relationships/hyperlink" Target="https://open.spotify.com/episode/2TW0ipESmR9eMdg1na3mz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psv.cz/web/cz/pomoc-v-hmotne-nouzi"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hdl.handle.net/10084/143499" TargetMode="External"/><Relationship Id="rId28"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hyperlink" Target="https://www.bookport.cz/kniha/profesionalita-ctnosti-a-etika-povolani-1052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microsoft.com/office/2018/08/relationships/commentsExtensible" Target="commentsExtensible.xml"/><Relationship Id="rId22" Type="http://schemas.openxmlformats.org/officeDocument/2006/relationships/hyperlink" Target="https://doi.org/10.14311/APP.2022.37.0031" TargetMode="External"/><Relationship Id="rId27" Type="http://schemas.openxmlformats.org/officeDocument/2006/relationships/footer" Target="footer2.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file>

<file path=customXml/itemProps1.xml><?xml version="1.0" encoding="utf-8"?>
<ds:datastoreItem xmlns:ds="http://schemas.openxmlformats.org/officeDocument/2006/customXml" ds:itemID="{C0A15C00-C23D-47E4-AEE7-8BFA757A2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232</TotalTime>
  <Pages>33</Pages>
  <Words>7559</Words>
  <Characters>44602</Characters>
  <Application>Microsoft Office Word</Application>
  <DocSecurity>0</DocSecurity>
  <Lines>371</Lines>
  <Paragraphs>104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Murcek</dc:creator>
  <cp:keywords/>
  <dc:description/>
  <cp:lastModifiedBy>Jakub Murcek</cp:lastModifiedBy>
  <cp:revision>144</cp:revision>
  <dcterms:created xsi:type="dcterms:W3CDTF">2026-04-12T21:17:00Z</dcterms:created>
  <dcterms:modified xsi:type="dcterms:W3CDTF">2026-04-15T08:08:00Z</dcterms:modified>
</cp:coreProperties>
</file>